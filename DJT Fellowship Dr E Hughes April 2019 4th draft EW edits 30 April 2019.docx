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5B300D9" w14:textId="2F185953" w:rsidR="0079335A" w:rsidRPr="00C74379" w:rsidRDefault="00C74379" w:rsidP="0079335A">
      <w:pPr>
        <w:pBdr>
          <w:top w:val="nil"/>
          <w:left w:val="nil"/>
          <w:bottom w:val="nil"/>
          <w:right w:val="nil"/>
          <w:between w:val="nil"/>
          <w:bar w:val="nil"/>
        </w:pBdr>
        <w:spacing w:line="276" w:lineRule="auto"/>
        <w:rPr>
          <w:rFonts w:ascii="Calibri" w:eastAsia="Calibri" w:hAnsi="Calibri" w:cs="Calibri"/>
          <w:color w:val="000000"/>
          <w:sz w:val="32"/>
          <w:szCs w:val="32"/>
          <w:u w:color="000000"/>
          <w:bdr w:val="nil"/>
          <w:lang w:val="en-US" w:eastAsia="en-GB"/>
        </w:rPr>
      </w:pPr>
      <w:r>
        <w:rPr>
          <w:rFonts w:ascii="Calibri" w:eastAsia="Calibri" w:hAnsi="Calibri" w:cs="Calibri"/>
          <w:b/>
          <w:color w:val="000000"/>
          <w:sz w:val="32"/>
          <w:szCs w:val="32"/>
          <w:u w:color="000000"/>
          <w:bdr w:val="nil"/>
          <w:lang w:val="en-US" w:eastAsia="en-GB"/>
        </w:rPr>
        <w:t>Applicant:</w:t>
      </w:r>
      <w:r>
        <w:rPr>
          <w:rFonts w:ascii="Calibri" w:eastAsia="Calibri" w:hAnsi="Calibri" w:cs="Calibri"/>
          <w:b/>
          <w:color w:val="000000"/>
          <w:sz w:val="32"/>
          <w:szCs w:val="32"/>
          <w:u w:color="000000"/>
          <w:bdr w:val="nil"/>
          <w:lang w:val="en-US" w:eastAsia="en-GB"/>
        </w:rPr>
        <w:tab/>
      </w:r>
      <w:r>
        <w:rPr>
          <w:rFonts w:ascii="Calibri" w:eastAsia="Calibri" w:hAnsi="Calibri" w:cs="Calibri"/>
          <w:b/>
          <w:color w:val="000000"/>
          <w:sz w:val="32"/>
          <w:szCs w:val="32"/>
          <w:u w:color="000000"/>
          <w:bdr w:val="nil"/>
          <w:lang w:val="en-US" w:eastAsia="en-GB"/>
        </w:rPr>
        <w:tab/>
      </w:r>
      <w:r>
        <w:rPr>
          <w:rFonts w:ascii="Calibri" w:eastAsia="Calibri" w:hAnsi="Calibri" w:cs="Calibri"/>
          <w:b/>
          <w:color w:val="000000"/>
          <w:sz w:val="32"/>
          <w:szCs w:val="32"/>
          <w:u w:color="000000"/>
          <w:bdr w:val="nil"/>
          <w:lang w:val="en-US" w:eastAsia="en-GB"/>
        </w:rPr>
        <w:tab/>
      </w:r>
      <w:r>
        <w:rPr>
          <w:rFonts w:ascii="Calibri" w:eastAsia="Calibri" w:hAnsi="Calibri" w:cs="Calibri"/>
          <w:b/>
          <w:color w:val="000000"/>
          <w:sz w:val="32"/>
          <w:szCs w:val="32"/>
          <w:u w:color="000000"/>
          <w:bdr w:val="nil"/>
          <w:lang w:val="en-US" w:eastAsia="en-GB"/>
        </w:rPr>
        <w:tab/>
      </w:r>
      <w:r w:rsidRPr="00C74379">
        <w:rPr>
          <w:rFonts w:ascii="Calibri" w:eastAsia="Calibri" w:hAnsi="Calibri" w:cs="Calibri"/>
          <w:color w:val="000000"/>
          <w:sz w:val="28"/>
          <w:szCs w:val="28"/>
          <w:u w:color="000000"/>
          <w:bdr w:val="nil"/>
          <w:lang w:val="en-US" w:eastAsia="en-GB"/>
        </w:rPr>
        <w:t>Dr. Elizabeth Hughes</w:t>
      </w:r>
    </w:p>
    <w:p w14:paraId="6F348987" w14:textId="77777777" w:rsidR="0079335A" w:rsidRPr="0079335A" w:rsidRDefault="0079335A" w:rsidP="0079335A">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p>
    <w:p w14:paraId="4D8CF442" w14:textId="30E5E4BD" w:rsidR="0079335A" w:rsidRDefault="00181C68" w:rsidP="0079335A">
      <w:pPr>
        <w:pBdr>
          <w:top w:val="nil"/>
          <w:left w:val="nil"/>
          <w:bottom w:val="nil"/>
          <w:right w:val="nil"/>
          <w:between w:val="nil"/>
          <w:bar w:val="nil"/>
        </w:pBdr>
        <w:spacing w:line="276" w:lineRule="auto"/>
        <w:rPr>
          <w:rFonts w:ascii="Calibri" w:eastAsia="Calibri" w:hAnsi="Calibri" w:cs="Calibri"/>
          <w:color w:val="000000"/>
          <w:sz w:val="28"/>
          <w:szCs w:val="28"/>
          <w:u w:color="000000"/>
          <w:bdr w:val="nil"/>
          <w:lang w:val="en-US" w:eastAsia="en-GB"/>
        </w:rPr>
      </w:pPr>
      <w:r>
        <w:rPr>
          <w:rFonts w:ascii="Calibri" w:eastAsia="Calibri" w:hAnsi="Calibri" w:cs="Calibri"/>
          <w:b/>
          <w:bCs/>
          <w:color w:val="000000"/>
          <w:sz w:val="32"/>
          <w:szCs w:val="32"/>
          <w:u w:color="000000"/>
          <w:bdr w:val="nil"/>
          <w:lang w:val="en-US" w:eastAsia="en-GB"/>
        </w:rPr>
        <w:t xml:space="preserve">Primary </w:t>
      </w:r>
      <w:r w:rsidR="0079335A" w:rsidRPr="0079335A">
        <w:rPr>
          <w:rFonts w:ascii="Calibri" w:eastAsia="Calibri" w:hAnsi="Calibri" w:cs="Calibri"/>
          <w:b/>
          <w:bCs/>
          <w:color w:val="000000"/>
          <w:sz w:val="32"/>
          <w:szCs w:val="32"/>
          <w:u w:color="000000"/>
          <w:bdr w:val="nil"/>
          <w:lang w:val="en-US" w:eastAsia="en-GB"/>
        </w:rPr>
        <w:t>Supervisor:</w:t>
      </w:r>
      <w:r w:rsidR="0079335A" w:rsidRPr="0079335A">
        <w:rPr>
          <w:rFonts w:ascii="Calibri" w:eastAsia="Calibri" w:hAnsi="Calibri" w:cs="Calibri"/>
          <w:color w:val="000000"/>
          <w:sz w:val="24"/>
          <w:szCs w:val="24"/>
          <w:u w:color="000000"/>
          <w:bdr w:val="nil"/>
          <w:lang w:val="en-US" w:eastAsia="en-GB"/>
        </w:rPr>
        <w:t xml:space="preserve"> </w:t>
      </w:r>
      <w:r w:rsidR="0079335A" w:rsidRPr="0079335A">
        <w:rPr>
          <w:rFonts w:ascii="Calibri" w:eastAsia="Calibri" w:hAnsi="Calibri" w:cs="Calibri"/>
          <w:color w:val="000000"/>
          <w:sz w:val="24"/>
          <w:szCs w:val="24"/>
          <w:u w:color="000000"/>
          <w:bdr w:val="nil"/>
          <w:lang w:val="en-US" w:eastAsia="en-GB"/>
        </w:rPr>
        <w:tab/>
      </w:r>
      <w:r w:rsidR="0079335A" w:rsidRPr="0079335A">
        <w:rPr>
          <w:rFonts w:ascii="Calibri" w:eastAsia="Calibri" w:hAnsi="Calibri" w:cs="Calibri"/>
          <w:color w:val="000000"/>
          <w:sz w:val="24"/>
          <w:szCs w:val="24"/>
          <w:u w:color="000000"/>
          <w:bdr w:val="nil"/>
          <w:lang w:val="en-US" w:eastAsia="en-GB"/>
        </w:rPr>
        <w:tab/>
      </w:r>
      <w:r w:rsidR="0079335A" w:rsidRPr="0079335A">
        <w:rPr>
          <w:rFonts w:ascii="Calibri" w:eastAsia="Calibri" w:hAnsi="Calibri" w:cs="Calibri"/>
          <w:color w:val="000000"/>
          <w:sz w:val="28"/>
          <w:szCs w:val="28"/>
          <w:u w:color="000000"/>
          <w:bdr w:val="nil"/>
          <w:lang w:val="en-US" w:eastAsia="en-GB"/>
        </w:rPr>
        <w:t>Dr. Edward Wallace</w:t>
      </w:r>
    </w:p>
    <w:p w14:paraId="7E84E73F" w14:textId="77777777" w:rsidR="00181C68" w:rsidRDefault="00181C68" w:rsidP="0079335A">
      <w:pPr>
        <w:pBdr>
          <w:top w:val="nil"/>
          <w:left w:val="nil"/>
          <w:bottom w:val="nil"/>
          <w:right w:val="nil"/>
          <w:between w:val="nil"/>
          <w:bar w:val="nil"/>
        </w:pBdr>
        <w:spacing w:line="276" w:lineRule="auto"/>
        <w:rPr>
          <w:rFonts w:ascii="Calibri" w:eastAsia="Calibri" w:hAnsi="Calibri" w:cs="Calibri"/>
          <w:color w:val="000000"/>
          <w:sz w:val="28"/>
          <w:szCs w:val="28"/>
          <w:u w:color="000000"/>
          <w:bdr w:val="nil"/>
          <w:lang w:val="en-US" w:eastAsia="en-GB"/>
        </w:rPr>
      </w:pPr>
    </w:p>
    <w:p w14:paraId="4BA84BC1" w14:textId="3E1AE3DD" w:rsidR="00181C68" w:rsidRPr="00181C68" w:rsidRDefault="00181C68" w:rsidP="0079335A">
      <w:pPr>
        <w:pBdr>
          <w:top w:val="nil"/>
          <w:left w:val="nil"/>
          <w:bottom w:val="nil"/>
          <w:right w:val="nil"/>
          <w:between w:val="nil"/>
          <w:bar w:val="nil"/>
        </w:pBdr>
        <w:spacing w:line="276" w:lineRule="auto"/>
        <w:rPr>
          <w:rFonts w:ascii="Calibri" w:eastAsia="Calibri" w:hAnsi="Calibri" w:cs="Calibri"/>
          <w:b/>
          <w:color w:val="000000"/>
          <w:sz w:val="32"/>
          <w:szCs w:val="32"/>
          <w:u w:color="000000"/>
          <w:bdr w:val="nil"/>
          <w:lang w:val="en-US" w:eastAsia="en-GB"/>
        </w:rPr>
      </w:pPr>
      <w:r w:rsidRPr="00181C68">
        <w:rPr>
          <w:rFonts w:ascii="Calibri" w:eastAsia="Calibri" w:hAnsi="Calibri" w:cs="Calibri"/>
          <w:b/>
          <w:color w:val="000000"/>
          <w:sz w:val="32"/>
          <w:szCs w:val="32"/>
          <w:u w:color="000000"/>
          <w:bdr w:val="nil"/>
          <w:lang w:val="en-US" w:eastAsia="en-GB"/>
        </w:rPr>
        <w:t>Secondary Supervisor:</w:t>
      </w:r>
      <w:r w:rsidR="00A80B7B">
        <w:rPr>
          <w:rFonts w:ascii="Calibri" w:eastAsia="Calibri" w:hAnsi="Calibri" w:cs="Calibri"/>
          <w:b/>
          <w:color w:val="000000"/>
          <w:sz w:val="32"/>
          <w:szCs w:val="32"/>
          <w:u w:color="000000"/>
          <w:bdr w:val="nil"/>
          <w:lang w:val="en-US" w:eastAsia="en-GB"/>
        </w:rPr>
        <w:tab/>
      </w:r>
      <w:r w:rsidR="00EA2CAA" w:rsidRPr="00451A0C">
        <w:rPr>
          <w:rFonts w:ascii="Calibri" w:eastAsia="Calibri" w:hAnsi="Calibri" w:cs="Calibri"/>
          <w:color w:val="000000"/>
          <w:sz w:val="28"/>
          <w:szCs w:val="28"/>
          <w:u w:color="000000"/>
          <w:bdr w:val="nil"/>
          <w:lang w:val="en-US" w:eastAsia="en-GB"/>
        </w:rPr>
        <w:t>Dr. Elizabeth Bayne</w:t>
      </w:r>
    </w:p>
    <w:p w14:paraId="33835754" w14:textId="77777777" w:rsidR="0079335A" w:rsidRPr="0079335A" w:rsidRDefault="0079335A" w:rsidP="0079335A">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p>
    <w:p w14:paraId="50B9F2B4" w14:textId="27D864AE" w:rsidR="0079335A" w:rsidRPr="0079335A" w:rsidRDefault="0079335A" w:rsidP="0079335A">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r w:rsidRPr="0079335A">
        <w:rPr>
          <w:rFonts w:ascii="Calibri" w:eastAsia="Calibri" w:hAnsi="Calibri" w:cs="Calibri"/>
          <w:b/>
          <w:bCs/>
          <w:color w:val="000000"/>
          <w:sz w:val="32"/>
          <w:szCs w:val="32"/>
          <w:u w:color="000000"/>
          <w:bdr w:val="nil"/>
          <w:lang w:val="en-US" w:eastAsia="en-GB"/>
        </w:rPr>
        <w:t>Host Organization:</w:t>
      </w:r>
      <w:r w:rsidRPr="0079335A">
        <w:rPr>
          <w:rFonts w:ascii="Calibri" w:eastAsia="Calibri" w:hAnsi="Calibri" w:cs="Calibri"/>
          <w:color w:val="000000"/>
          <w:sz w:val="24"/>
          <w:szCs w:val="24"/>
          <w:u w:color="000000"/>
          <w:bdr w:val="nil"/>
          <w:lang w:val="en-US" w:eastAsia="en-GB"/>
        </w:rPr>
        <w:t xml:space="preserve"> </w:t>
      </w:r>
      <w:r w:rsidRPr="0079335A">
        <w:rPr>
          <w:rFonts w:ascii="Calibri" w:eastAsia="Calibri" w:hAnsi="Calibri" w:cs="Calibri"/>
          <w:color w:val="000000"/>
          <w:sz w:val="24"/>
          <w:szCs w:val="24"/>
          <w:u w:color="000000"/>
          <w:bdr w:val="nil"/>
          <w:lang w:val="en-US" w:eastAsia="en-GB"/>
        </w:rPr>
        <w:tab/>
      </w:r>
      <w:r w:rsidR="00181C68">
        <w:rPr>
          <w:rFonts w:ascii="Calibri" w:eastAsia="Calibri" w:hAnsi="Calibri" w:cs="Calibri"/>
          <w:color w:val="000000"/>
          <w:sz w:val="24"/>
          <w:szCs w:val="24"/>
          <w:u w:color="000000"/>
          <w:bdr w:val="nil"/>
          <w:lang w:val="en-US" w:eastAsia="en-GB"/>
        </w:rPr>
        <w:tab/>
      </w:r>
      <w:r w:rsidRPr="0079335A">
        <w:rPr>
          <w:rFonts w:ascii="Calibri" w:eastAsia="Calibri" w:hAnsi="Calibri" w:cs="Calibri"/>
          <w:color w:val="000000"/>
          <w:sz w:val="28"/>
          <w:szCs w:val="28"/>
          <w:u w:color="000000"/>
          <w:bdr w:val="nil"/>
          <w:lang w:val="en-US" w:eastAsia="en-GB"/>
        </w:rPr>
        <w:t xml:space="preserve">Institute for Cell Biology, School of Biological </w:t>
      </w:r>
      <w:r>
        <w:rPr>
          <w:rFonts w:ascii="Calibri" w:eastAsia="Calibri" w:hAnsi="Calibri" w:cs="Calibri"/>
          <w:color w:val="000000"/>
          <w:sz w:val="28"/>
          <w:szCs w:val="28"/>
          <w:u w:color="000000"/>
          <w:bdr w:val="nil"/>
          <w:lang w:val="en-US" w:eastAsia="en-GB"/>
        </w:rPr>
        <w:tab/>
      </w:r>
      <w:r>
        <w:rPr>
          <w:rFonts w:ascii="Calibri" w:eastAsia="Calibri" w:hAnsi="Calibri" w:cs="Calibri"/>
          <w:color w:val="000000"/>
          <w:sz w:val="28"/>
          <w:szCs w:val="28"/>
          <w:u w:color="000000"/>
          <w:bdr w:val="nil"/>
          <w:lang w:val="en-US" w:eastAsia="en-GB"/>
        </w:rPr>
        <w:tab/>
      </w:r>
      <w:r>
        <w:rPr>
          <w:rFonts w:ascii="Calibri" w:eastAsia="Calibri" w:hAnsi="Calibri" w:cs="Calibri"/>
          <w:color w:val="000000"/>
          <w:sz w:val="28"/>
          <w:szCs w:val="28"/>
          <w:u w:color="000000"/>
          <w:bdr w:val="nil"/>
          <w:lang w:val="en-US" w:eastAsia="en-GB"/>
        </w:rPr>
        <w:tab/>
      </w:r>
      <w:r>
        <w:rPr>
          <w:rFonts w:ascii="Calibri" w:eastAsia="Calibri" w:hAnsi="Calibri" w:cs="Calibri"/>
          <w:color w:val="000000"/>
          <w:sz w:val="28"/>
          <w:szCs w:val="28"/>
          <w:u w:color="000000"/>
          <w:bdr w:val="nil"/>
          <w:lang w:val="en-US" w:eastAsia="en-GB"/>
        </w:rPr>
        <w:tab/>
      </w:r>
      <w:r>
        <w:rPr>
          <w:rFonts w:ascii="Calibri" w:eastAsia="Calibri" w:hAnsi="Calibri" w:cs="Calibri"/>
          <w:color w:val="000000"/>
          <w:sz w:val="28"/>
          <w:szCs w:val="28"/>
          <w:u w:color="000000"/>
          <w:bdr w:val="nil"/>
          <w:lang w:val="en-US" w:eastAsia="en-GB"/>
        </w:rPr>
        <w:tab/>
        <w:t>S</w:t>
      </w:r>
      <w:r w:rsidRPr="0079335A">
        <w:rPr>
          <w:rFonts w:ascii="Calibri" w:eastAsia="Calibri" w:hAnsi="Calibri" w:cs="Calibri"/>
          <w:color w:val="000000"/>
          <w:sz w:val="28"/>
          <w:szCs w:val="28"/>
          <w:u w:color="000000"/>
          <w:bdr w:val="nil"/>
          <w:lang w:val="en-US" w:eastAsia="en-GB"/>
        </w:rPr>
        <w:t>ciences, University of Edinburgh.</w:t>
      </w:r>
    </w:p>
    <w:p w14:paraId="08A0BE48" w14:textId="77777777" w:rsidR="0079335A" w:rsidRPr="0079335A" w:rsidRDefault="0079335A" w:rsidP="0079335A">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p>
    <w:p w14:paraId="19B0904C" w14:textId="339B3703" w:rsidR="0079335A" w:rsidRPr="0079335A" w:rsidRDefault="0079335A" w:rsidP="0079335A">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r w:rsidRPr="0079335A">
        <w:rPr>
          <w:rFonts w:ascii="Calibri" w:eastAsia="Calibri" w:hAnsi="Calibri" w:cs="Calibri"/>
          <w:b/>
          <w:bCs/>
          <w:color w:val="000000"/>
          <w:sz w:val="32"/>
          <w:szCs w:val="32"/>
          <w:u w:color="000000"/>
          <w:bdr w:val="nil"/>
          <w:lang w:val="en-US" w:eastAsia="en-GB"/>
        </w:rPr>
        <w:t xml:space="preserve">Project Title: </w:t>
      </w:r>
      <w:r w:rsidRPr="0079335A">
        <w:rPr>
          <w:rFonts w:ascii="Calibri" w:eastAsia="Calibri" w:hAnsi="Calibri" w:cs="Calibri"/>
          <w:b/>
          <w:bCs/>
          <w:color w:val="000000"/>
          <w:sz w:val="32"/>
          <w:szCs w:val="32"/>
          <w:u w:color="000000"/>
          <w:bdr w:val="nil"/>
          <w:lang w:val="en-US" w:eastAsia="en-GB"/>
        </w:rPr>
        <w:tab/>
      </w:r>
      <w:r w:rsidRPr="0079335A">
        <w:rPr>
          <w:rFonts w:ascii="Calibri" w:eastAsia="Calibri" w:hAnsi="Calibri" w:cs="Calibri"/>
          <w:color w:val="000000"/>
          <w:sz w:val="24"/>
          <w:szCs w:val="24"/>
          <w:u w:color="000000"/>
          <w:bdr w:val="nil"/>
          <w:lang w:val="en-US" w:eastAsia="en-GB"/>
        </w:rPr>
        <w:tab/>
      </w:r>
      <w:r w:rsidR="00181C68">
        <w:rPr>
          <w:rFonts w:ascii="Calibri" w:eastAsia="Calibri" w:hAnsi="Calibri" w:cs="Calibri"/>
          <w:color w:val="000000"/>
          <w:sz w:val="24"/>
          <w:szCs w:val="24"/>
          <w:u w:color="000000"/>
          <w:bdr w:val="nil"/>
          <w:lang w:val="en-US" w:eastAsia="en-GB"/>
        </w:rPr>
        <w:tab/>
      </w:r>
      <w:r w:rsidRPr="0079335A">
        <w:rPr>
          <w:rFonts w:ascii="Calibri" w:eastAsia="Calibri" w:hAnsi="Calibri" w:cs="Calibri"/>
          <w:color w:val="000000"/>
          <w:sz w:val="28"/>
          <w:szCs w:val="28"/>
          <w:u w:color="000000"/>
          <w:bdr w:val="nil"/>
          <w:lang w:val="en-US" w:eastAsia="en-GB"/>
        </w:rPr>
        <w:t xml:space="preserve">Dynamic mRNA processing in response to </w:t>
      </w:r>
      <w:r>
        <w:rPr>
          <w:rFonts w:ascii="Calibri" w:eastAsia="Calibri" w:hAnsi="Calibri" w:cs="Calibri"/>
          <w:color w:val="000000"/>
          <w:sz w:val="28"/>
          <w:szCs w:val="28"/>
          <w:u w:color="000000"/>
          <w:bdr w:val="nil"/>
          <w:lang w:val="en-US" w:eastAsia="en-GB"/>
        </w:rPr>
        <w:tab/>
      </w:r>
      <w:r>
        <w:rPr>
          <w:rFonts w:ascii="Calibri" w:eastAsia="Calibri" w:hAnsi="Calibri" w:cs="Calibri"/>
          <w:color w:val="000000"/>
          <w:sz w:val="28"/>
          <w:szCs w:val="28"/>
          <w:u w:color="000000"/>
          <w:bdr w:val="nil"/>
          <w:lang w:val="en-US" w:eastAsia="en-GB"/>
        </w:rPr>
        <w:tab/>
      </w:r>
      <w:r>
        <w:rPr>
          <w:rFonts w:ascii="Calibri" w:eastAsia="Calibri" w:hAnsi="Calibri" w:cs="Calibri"/>
          <w:color w:val="000000"/>
          <w:sz w:val="28"/>
          <w:szCs w:val="28"/>
          <w:u w:color="000000"/>
          <w:bdr w:val="nil"/>
          <w:lang w:val="en-US" w:eastAsia="en-GB"/>
        </w:rPr>
        <w:tab/>
      </w:r>
      <w:r>
        <w:rPr>
          <w:rFonts w:ascii="Calibri" w:eastAsia="Calibri" w:hAnsi="Calibri" w:cs="Calibri"/>
          <w:color w:val="000000"/>
          <w:sz w:val="28"/>
          <w:szCs w:val="28"/>
          <w:u w:color="000000"/>
          <w:bdr w:val="nil"/>
          <w:lang w:val="en-US" w:eastAsia="en-GB"/>
        </w:rPr>
        <w:tab/>
      </w:r>
      <w:r>
        <w:rPr>
          <w:rFonts w:ascii="Calibri" w:eastAsia="Calibri" w:hAnsi="Calibri" w:cs="Calibri"/>
          <w:color w:val="000000"/>
          <w:sz w:val="28"/>
          <w:szCs w:val="28"/>
          <w:u w:color="000000"/>
          <w:bdr w:val="nil"/>
          <w:lang w:val="en-US" w:eastAsia="en-GB"/>
        </w:rPr>
        <w:tab/>
      </w:r>
      <w:r>
        <w:rPr>
          <w:rFonts w:ascii="Calibri" w:eastAsia="Calibri" w:hAnsi="Calibri" w:cs="Calibri"/>
          <w:color w:val="000000"/>
          <w:sz w:val="28"/>
          <w:szCs w:val="28"/>
          <w:u w:color="000000"/>
          <w:bdr w:val="nil"/>
          <w:lang w:val="en-US" w:eastAsia="en-GB"/>
        </w:rPr>
        <w:tab/>
      </w:r>
      <w:r w:rsidRPr="0079335A">
        <w:rPr>
          <w:rFonts w:ascii="Calibri" w:eastAsia="Calibri" w:hAnsi="Calibri" w:cs="Calibri"/>
          <w:color w:val="000000"/>
          <w:sz w:val="28"/>
          <w:szCs w:val="28"/>
          <w:u w:color="000000"/>
          <w:bdr w:val="nil"/>
          <w:lang w:val="en-US" w:eastAsia="en-GB"/>
        </w:rPr>
        <w:t xml:space="preserve">environmental stimuli in the fungal pathogen </w:t>
      </w:r>
      <w:r>
        <w:rPr>
          <w:rFonts w:ascii="Calibri" w:eastAsia="Calibri" w:hAnsi="Calibri" w:cs="Calibri"/>
          <w:color w:val="000000"/>
          <w:sz w:val="28"/>
          <w:szCs w:val="28"/>
          <w:u w:color="000000"/>
          <w:bdr w:val="nil"/>
          <w:lang w:val="en-US" w:eastAsia="en-GB"/>
        </w:rPr>
        <w:tab/>
      </w:r>
      <w:r>
        <w:rPr>
          <w:rFonts w:ascii="Calibri" w:eastAsia="Calibri" w:hAnsi="Calibri" w:cs="Calibri"/>
          <w:color w:val="000000"/>
          <w:sz w:val="28"/>
          <w:szCs w:val="28"/>
          <w:u w:color="000000"/>
          <w:bdr w:val="nil"/>
          <w:lang w:val="en-US" w:eastAsia="en-GB"/>
        </w:rPr>
        <w:tab/>
      </w:r>
      <w:r>
        <w:rPr>
          <w:rFonts w:ascii="Calibri" w:eastAsia="Calibri" w:hAnsi="Calibri" w:cs="Calibri"/>
          <w:color w:val="000000"/>
          <w:sz w:val="28"/>
          <w:szCs w:val="28"/>
          <w:u w:color="000000"/>
          <w:bdr w:val="nil"/>
          <w:lang w:val="en-US" w:eastAsia="en-GB"/>
        </w:rPr>
        <w:tab/>
      </w:r>
      <w:r>
        <w:rPr>
          <w:rFonts w:ascii="Calibri" w:eastAsia="Calibri" w:hAnsi="Calibri" w:cs="Calibri"/>
          <w:color w:val="000000"/>
          <w:sz w:val="28"/>
          <w:szCs w:val="28"/>
          <w:u w:color="000000"/>
          <w:bdr w:val="nil"/>
          <w:lang w:val="en-US" w:eastAsia="en-GB"/>
        </w:rPr>
        <w:tab/>
      </w:r>
      <w:r>
        <w:rPr>
          <w:rFonts w:ascii="Calibri" w:eastAsia="Calibri" w:hAnsi="Calibri" w:cs="Calibri"/>
          <w:color w:val="000000"/>
          <w:sz w:val="28"/>
          <w:szCs w:val="28"/>
          <w:u w:color="000000"/>
          <w:bdr w:val="nil"/>
          <w:lang w:val="en-US" w:eastAsia="en-GB"/>
        </w:rPr>
        <w:tab/>
      </w:r>
      <w:r w:rsidRPr="0079335A">
        <w:rPr>
          <w:rFonts w:ascii="Calibri" w:eastAsia="Calibri" w:hAnsi="Calibri" w:cs="Calibri"/>
          <w:i/>
          <w:iCs/>
          <w:color w:val="000000"/>
          <w:sz w:val="28"/>
          <w:szCs w:val="28"/>
          <w:u w:color="000000"/>
          <w:bdr w:val="nil"/>
          <w:lang w:val="en-US" w:eastAsia="en-GB"/>
        </w:rPr>
        <w:t>Cryptococcus neoformans</w:t>
      </w:r>
      <w:r w:rsidRPr="0079335A">
        <w:rPr>
          <w:rFonts w:ascii="Calibri" w:eastAsia="Calibri" w:hAnsi="Calibri" w:cs="Calibri"/>
          <w:color w:val="000000"/>
          <w:sz w:val="28"/>
          <w:szCs w:val="28"/>
          <w:u w:color="000000"/>
          <w:bdr w:val="nil"/>
          <w:lang w:val="en-US" w:eastAsia="en-GB"/>
        </w:rPr>
        <w:t>.</w:t>
      </w:r>
    </w:p>
    <w:p w14:paraId="259C79AB" w14:textId="77777777" w:rsidR="0079335A" w:rsidRDefault="0079335A">
      <w:r>
        <w:br w:type="page"/>
      </w:r>
    </w:p>
    <w:p w14:paraId="66E87C81" w14:textId="05F24343" w:rsidR="0056494C" w:rsidRPr="004C582D" w:rsidRDefault="0079335A" w:rsidP="00ED33D8">
      <w:pPr>
        <w:pStyle w:val="ListParagraph"/>
        <w:widowControl w:val="0"/>
        <w:numPr>
          <w:ilvl w:val="0"/>
          <w:numId w:val="27"/>
        </w:numPr>
        <w:pBdr>
          <w:top w:val="nil"/>
          <w:left w:val="nil"/>
          <w:bottom w:val="nil"/>
          <w:right w:val="nil"/>
          <w:between w:val="nil"/>
          <w:bar w:val="nil"/>
        </w:pBdr>
        <w:tabs>
          <w:tab w:val="left" w:pos="567"/>
        </w:tabs>
        <w:autoSpaceDE w:val="0"/>
        <w:autoSpaceDN w:val="0"/>
        <w:adjustRightInd w:val="0"/>
        <w:spacing w:line="240" w:lineRule="auto"/>
        <w:ind w:left="0" w:firstLine="0"/>
        <w:rPr>
          <w:rFonts w:ascii="Calibri" w:eastAsia="Calibri" w:hAnsi="Calibri" w:cs="Calibri"/>
          <w:b/>
          <w:sz w:val="32"/>
          <w:szCs w:val="32"/>
          <w:bdr w:val="nil"/>
          <w:lang w:val="en-US"/>
        </w:rPr>
      </w:pPr>
      <w:r w:rsidRPr="004C582D">
        <w:rPr>
          <w:rFonts w:ascii="Calibri" w:eastAsia="Calibri" w:hAnsi="Calibri" w:cs="Calibri"/>
          <w:b/>
          <w:sz w:val="32"/>
          <w:szCs w:val="32"/>
          <w:bdr w:val="nil"/>
          <w:lang w:val="en-US"/>
        </w:rPr>
        <w:lastRenderedPageBreak/>
        <w:t>Reasons for applying for</w:t>
      </w:r>
      <w:r w:rsidR="0056494C" w:rsidRPr="004C582D">
        <w:rPr>
          <w:rFonts w:ascii="Calibri" w:eastAsia="Calibri" w:hAnsi="Calibri" w:cs="Calibri"/>
          <w:b/>
          <w:sz w:val="32"/>
          <w:szCs w:val="32"/>
          <w:bdr w:val="nil"/>
          <w:lang w:val="en-US"/>
        </w:rPr>
        <w:t xml:space="preserve"> a f</w:t>
      </w:r>
      <w:r w:rsidRPr="004C582D">
        <w:rPr>
          <w:rFonts w:ascii="Calibri" w:eastAsia="Calibri" w:hAnsi="Calibri" w:cs="Calibri"/>
          <w:b/>
          <w:sz w:val="32"/>
          <w:szCs w:val="32"/>
          <w:bdr w:val="nil"/>
          <w:lang w:val="en-US"/>
        </w:rPr>
        <w:t>ellowship</w:t>
      </w:r>
    </w:p>
    <w:p w14:paraId="015D5009" w14:textId="266D6BD3" w:rsidR="0079335A" w:rsidRPr="0079335A" w:rsidRDefault="0079335A" w:rsidP="0079335A">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r w:rsidRPr="0079335A">
        <w:rPr>
          <w:rFonts w:ascii="Calibri" w:eastAsia="Calibri" w:hAnsi="Calibri" w:cs="Calibri"/>
          <w:color w:val="000000"/>
          <w:sz w:val="24"/>
          <w:szCs w:val="24"/>
          <w:u w:color="000000"/>
          <w:bdr w:val="nil"/>
          <w:lang w:val="en-US" w:eastAsia="en-GB"/>
        </w:rPr>
        <w:t>I am a skilled and highly motivated molecular biologist with 10 years lab-based experience, 6 po</w:t>
      </w:r>
      <w:r w:rsidR="00F86FD7">
        <w:rPr>
          <w:rFonts w:ascii="Calibri" w:eastAsia="Calibri" w:hAnsi="Calibri" w:cs="Calibri"/>
          <w:color w:val="000000"/>
          <w:sz w:val="24"/>
          <w:szCs w:val="24"/>
          <w:u w:color="000000"/>
          <w:bdr w:val="nil"/>
          <w:lang w:val="en-US" w:eastAsia="en-GB"/>
        </w:rPr>
        <w:t>st-doctoral. In order to succeed</w:t>
      </w:r>
      <w:r w:rsidRPr="0079335A">
        <w:rPr>
          <w:rFonts w:ascii="Calibri" w:eastAsia="Calibri" w:hAnsi="Calibri" w:cs="Calibri"/>
          <w:color w:val="000000"/>
          <w:sz w:val="24"/>
          <w:szCs w:val="24"/>
          <w:u w:color="000000"/>
          <w:bdr w:val="nil"/>
          <w:lang w:val="en-US" w:eastAsia="en-GB"/>
        </w:rPr>
        <w:t xml:space="preserve"> in the current job market</w:t>
      </w:r>
      <w:r w:rsidR="00F86FD7">
        <w:rPr>
          <w:rFonts w:ascii="Calibri" w:eastAsia="Calibri" w:hAnsi="Calibri" w:cs="Calibri"/>
          <w:color w:val="000000"/>
          <w:sz w:val="24"/>
          <w:szCs w:val="24"/>
          <w:u w:color="000000"/>
          <w:bdr w:val="nil"/>
          <w:lang w:val="en-US" w:eastAsia="en-GB"/>
        </w:rPr>
        <w:t>,</w:t>
      </w:r>
      <w:r w:rsidR="00433723">
        <w:rPr>
          <w:rFonts w:ascii="Calibri" w:eastAsia="Calibri" w:hAnsi="Calibri" w:cs="Calibri"/>
          <w:color w:val="000000"/>
          <w:sz w:val="24"/>
          <w:szCs w:val="24"/>
          <w:u w:color="000000"/>
          <w:bdr w:val="nil"/>
          <w:lang w:val="en-US" w:eastAsia="en-GB"/>
        </w:rPr>
        <w:t xml:space="preserve"> </w:t>
      </w:r>
      <w:r w:rsidRPr="0079335A">
        <w:rPr>
          <w:rFonts w:ascii="Calibri" w:eastAsia="Calibri" w:hAnsi="Calibri" w:cs="Calibri"/>
          <w:color w:val="000000"/>
          <w:sz w:val="24"/>
          <w:szCs w:val="24"/>
          <w:u w:color="000000"/>
          <w:bdr w:val="nil"/>
          <w:lang w:val="en-US" w:eastAsia="en-GB"/>
        </w:rPr>
        <w:t>I need to update my skillset and access the rapidly advancing technologies and evolving practices in my field.</w:t>
      </w:r>
    </w:p>
    <w:p w14:paraId="58C07BAC" w14:textId="356D56D7" w:rsidR="0079335A" w:rsidRPr="0079335A" w:rsidRDefault="0079335A" w:rsidP="00181C68">
      <w:pPr>
        <w:widowControl w:val="0"/>
        <w:pBdr>
          <w:top w:val="nil"/>
          <w:left w:val="nil"/>
          <w:bottom w:val="nil"/>
          <w:right w:val="nil"/>
          <w:between w:val="nil"/>
          <w:bar w:val="nil"/>
        </w:pBdr>
        <w:autoSpaceDE w:val="0"/>
        <w:autoSpaceDN w:val="0"/>
        <w:adjustRightInd w:val="0"/>
        <w:spacing w:line="276" w:lineRule="auto"/>
        <w:rPr>
          <w:rFonts w:ascii="Calibri" w:eastAsia="Calibri" w:hAnsi="Calibri" w:cs="Calibri"/>
          <w:color w:val="000000"/>
          <w:sz w:val="24"/>
          <w:szCs w:val="24"/>
          <w:u w:color="000000"/>
          <w:bdr w:val="nil"/>
          <w:lang w:val="en-US" w:eastAsia="en-GB"/>
        </w:rPr>
      </w:pPr>
      <w:r w:rsidRPr="0079335A">
        <w:rPr>
          <w:rFonts w:ascii="Calibri" w:eastAsia="Calibri" w:hAnsi="Calibri" w:cs="Calibri"/>
          <w:sz w:val="24"/>
          <w:szCs w:val="24"/>
          <w:bdr w:val="nil"/>
          <w:lang w:val="en-US"/>
        </w:rPr>
        <w:t>My PhD investigated the relationship of HIV viral populations an</w:t>
      </w:r>
      <w:r w:rsidR="0056494C">
        <w:rPr>
          <w:rFonts w:ascii="Calibri" w:eastAsia="Calibri" w:hAnsi="Calibri" w:cs="Calibri"/>
          <w:sz w:val="24"/>
          <w:szCs w:val="24"/>
          <w:bdr w:val="nil"/>
          <w:lang w:val="en-US"/>
        </w:rPr>
        <w:t>d disease progression</w:t>
      </w:r>
      <w:r w:rsidRPr="0079335A">
        <w:rPr>
          <w:rFonts w:ascii="Calibri" w:eastAsia="Calibri" w:hAnsi="Calibri" w:cs="Calibri"/>
          <w:sz w:val="24"/>
          <w:szCs w:val="24"/>
          <w:bdr w:val="nil"/>
          <w:lang w:val="en-US"/>
        </w:rPr>
        <w:t xml:space="preserve"> via evolutionary analysis of isolates infecting lymphoid and non-lymphoid tissues </w:t>
      </w:r>
      <w:r w:rsidRPr="0079335A">
        <w:rPr>
          <w:rFonts w:ascii="Calibri" w:eastAsia="Calibri" w:hAnsi="Calibri" w:cs="Calibri"/>
          <w:sz w:val="24"/>
          <w:szCs w:val="24"/>
          <w:bdr w:val="nil"/>
          <w:vertAlign w:val="superscript"/>
          <w:lang w:val="en-US"/>
        </w:rPr>
        <w:fldChar w:fldCharType="begin" w:fldLock="1"/>
      </w:r>
      <w:r w:rsidRPr="0079335A">
        <w:rPr>
          <w:rFonts w:ascii="Calibri" w:eastAsia="Calibri" w:hAnsi="Calibri" w:cs="Calibri"/>
          <w:sz w:val="24"/>
          <w:szCs w:val="24"/>
          <w:bdr w:val="nil"/>
          <w:lang w:val="en-US"/>
        </w:rPr>
        <w:instrText>ADDIN CSL_CITATION {"citationItems":[{"id":"ITEM-1","itemData":{"ISBN":"0022-538X (Print)\\r0022-538X (Linking)","ISSN":"0022-538X","PMID":"8995651","abstract":"The time of spread of human immunodeficiency virus type 1 (HIV-1) from lymphoid to nonlymphoid tissues in the course of infection was investigated by sequence comparisons of variants infecting a range of lymphoid and nonlymphoid tissues from three individuals with AIDS in the pl7gag gene and regions flanking the V1/V2 hypervariable regions. Phylogenetic analysis in both regions revealed several lineages in each individual that contained sequences from both lymphoid and nonlymphoid tissues such as the brain. This observation contrasts strongly with the previously described organ-specific sequences in the V3 region in this study population and other investigations. Although individual pairwise comparisons of relatively short sequences such as p17gag are subject to considerable stochastic error, we found that the diversity of gag sequences in variants from lymphoid tissue was consistently lower than that found among variants amplified from the brain. By estimating mean synonymous pairwise distances in the p17gag region, we were able to make an approximate calculation of the ages of populations in different tissues. Those from lymphoid tissue ranged from 2.65 to 5.6 years in the three study subjects, compared with 4.1 to 6.2 years for variants in the brain. Indeed, variants infecting the brain were no more closely related to each other than they were to variants infecting other tissues in the body. In two of the three individuals, these times of divergence indicate that infection of the brain may have occurred as an early event in the progression to disease, preceding the onset of AIDS by several years. This study is the first in which it was possible to estimate times of diversification in different tissues in vivo and is of importance in understanding the dynamics of the spread of HIV-1 into nonlymphoid tissues and its possible adaptation for replication in different cell types.","author":[{"dropping-particle":"","family":"Hughes","given":"E S","non-dropping-particle":"","parse-names":false,"suffix":""},{"dropping-particle":"","family":"Bell","given":"J E","non-dropping-particle":"","parse-names":false,"suffix":""},{"dropping-particle":"","family":"Simmonds","given":"P","non-dropping-particle":"","parse-names":false,"suffix":""}],"container-title":"Journal of virology","id":"ITEM-1","issue":"2","issued":{"date-parts":[["1997","2"]]},"page":"1272-80","publisher":"American Society for Microbiology (ASM)","title":"Investigation of the dynamics of the spread of human immunodeficiency virus to brain and other tissues by evolutionary analysis of sequences from the p17gag and env genes.","type":"article-journal","volume":"71"},"uris":["http://www.mendeley.com/documents/?uuid=474b58a4-546c-42f3-bd80-3c48be958cb3"]},{"id":"ITEM-2","itemData":{"DOI":"10.1099/0022-1317-78-11-2871","ISSN":"00221317","PMID":"9367374","abstract":"In this study we have analysed variability in the V1 and V2 regions of human immunodeficiency virus type 1 (HIV-1) proviral sequences amplified from lymphoid tissue, brain and other non-lymphoid tissue collected at autopsy from three HIV-1-infected individuals with giant cell encephalitis. We found no evidence for any tissue-specific grouping of variants in the V1/V2 regions, in contrast to previous comparisons of sequences in the V3 region, but consistent with the existence of evolutionarily distinct lineages previously observed in these study subjects by sequence comparisons of the p17gag gene. Examination of inferred amino acid sequences from V1 and V2 revealed no correlations between tissue origin with overall charge, length or number of glycosylation sites. Length polymorphism analysis is a rapid method to compare whole populations of HIV-1 variants within a sample, and provides information on the length and diversity of the V1 and V2 hypervariable regions. Based upon a comparison of 42 individuals with CD4 counts ranging from 802 to &lt; 1 at time of death, we found no evidence for changes in the length of V2 with development of AIDS. Using the number of length variants in the V1 and V2 hypervariable region as a marker of the overall degree of variability within HIV populations, we found no evidence for an increase or a decrease in diversity between those with and without AIDS defining illness.","author":[{"dropping-particle":"","family":"Hughes","given":"Elizabeth S.","non-dropping-particle":"","parse-names":false,"suffix":""},{"dropping-particle":"","family":"Bell","given":"Jeanne E.","non-dropping-particle":"","parse-names":false,"suffix":""},{"dropping-particle":"","family":"Simmonds","given":"Peter","non-dropping-particle":"","parse-names":false,"suffix":""}],"container-title":"Journal of General Virology","id":"ITEM-2","issue":"11","issued":{"date-parts":[["1997"]]},"page":"2871-2882","title":"Investigation of population diversity of human immunodeficiency virus type 1 in vivo by nucleotide sequencing and length polymorphism analysis of the V1/V2 hypervariable region of env","type":"article-journal","volume":"78"},"uris":["http://www.mendeley.com/documents/?uuid=26847f47-3edc-47ef-9f92-e37f62d98335"]}],"mendeley":{"formattedCitation":"&lt;sup&gt;1,2&lt;/sup&gt;","plainTextFormattedCitation":"1,2","previouslyFormattedCitation":"&lt;sup&gt;1,2&lt;/sup&gt;"},"properties":{"noteIndex":0},"schema":"https://github.com/citation-style-language/schema/raw/master/csl-citation.json"}</w:instrText>
      </w:r>
      <w:r w:rsidRPr="0079335A">
        <w:rPr>
          <w:rFonts w:ascii="Calibri" w:eastAsia="Calibri" w:hAnsi="Calibri" w:cs="Calibri"/>
          <w:sz w:val="24"/>
          <w:szCs w:val="24"/>
          <w:bdr w:val="nil"/>
          <w:vertAlign w:val="superscript"/>
          <w:lang w:val="en-US"/>
        </w:rPr>
        <w:fldChar w:fldCharType="separate"/>
      </w:r>
      <w:r w:rsidRPr="0079335A">
        <w:rPr>
          <w:rFonts w:ascii="Calibri" w:eastAsia="Calibri" w:hAnsi="Calibri" w:cs="Calibri"/>
          <w:bCs/>
          <w:noProof/>
          <w:sz w:val="24"/>
          <w:szCs w:val="24"/>
          <w:bdr w:val="nil"/>
          <w:vertAlign w:val="superscript"/>
          <w:lang w:val="en-US"/>
        </w:rPr>
        <w:t>1,2</w:t>
      </w:r>
      <w:r w:rsidRPr="0079335A">
        <w:rPr>
          <w:rFonts w:ascii="Calibri" w:eastAsia="Calibri" w:hAnsi="Calibri" w:cs="Calibri"/>
          <w:sz w:val="24"/>
          <w:szCs w:val="24"/>
          <w:bdr w:val="nil"/>
          <w:vertAlign w:val="superscript"/>
          <w:lang w:val="en-US"/>
        </w:rPr>
        <w:fldChar w:fldCharType="end"/>
      </w:r>
      <w:r w:rsidRPr="0079335A">
        <w:rPr>
          <w:rFonts w:ascii="Calibri" w:eastAsia="Calibri" w:hAnsi="Calibri" w:cs="Calibri"/>
          <w:sz w:val="24"/>
          <w:szCs w:val="24"/>
          <w:bdr w:val="nil"/>
          <w:lang w:val="en-US"/>
        </w:rPr>
        <w:t xml:space="preserve">. My first author paper reported the discovery of a previously unknown dormant HIV population in the brain and has over 100 citations to date. </w:t>
      </w:r>
      <w:r w:rsidRPr="0079335A">
        <w:rPr>
          <w:rFonts w:ascii="Calibri" w:eastAsia="Calibri" w:hAnsi="Calibri" w:cs="Calibri"/>
          <w:sz w:val="24"/>
          <w:szCs w:val="24"/>
          <w:bdr w:val="nil"/>
          <w:vertAlign w:val="superscript"/>
          <w:lang w:val="en-US"/>
        </w:rPr>
        <w:fldChar w:fldCharType="begin" w:fldLock="1"/>
      </w:r>
      <w:r w:rsidRPr="0079335A">
        <w:rPr>
          <w:rFonts w:ascii="Calibri" w:eastAsia="Calibri" w:hAnsi="Calibri" w:cs="Calibri"/>
          <w:sz w:val="24"/>
          <w:szCs w:val="24"/>
          <w:bdr w:val="nil"/>
          <w:lang w:val="en-US"/>
        </w:rPr>
        <w:instrText>ADDIN CSL_CITATION {"citationItems":[{"id":"ITEM-1","itemData":{"ISBN":"0022-538X (Print)\\r0022-538X (Linking)","ISSN":"0022-538X","PMID":"8995651","abstract":"The time of spread of human immunodeficiency virus type 1 (HIV-1) from lymphoid to nonlymphoid tissues in the course of infection was investigated by sequence comparisons of variants infecting a range of lymphoid and nonlymphoid tissues from three individuals with AIDS in the pl7gag gene and regions flanking the V1/V2 hypervariable regions. Phylogenetic analysis in both regions revealed several lineages in each individual that contained sequences from both lymphoid and nonlymphoid tissues such as the brain. This observation contrasts strongly with the previously described organ-specific sequences in the V3 region in this study population and other investigations. Although individual pairwise comparisons of relatively short sequences such as p17gag are subject to considerable stochastic error, we found that the diversity of gag sequences in variants from lymphoid tissue was consistently lower than that found among variants amplified from the brain. By estimating mean synonymous pairwise distances in the p17gag region, we were able to make an approximate calculation of the ages of populations in different tissues. Those from lymphoid tissue ranged from 2.65 to 5.6 years in the three study subjects, compared with 4.1 to 6.2 years for variants in the brain. Indeed, variants infecting the brain were no more closely related to each other than they were to variants infecting other tissues in the body. In two of the three individuals, these times of divergence indicate that infection of the brain may have occurred as an early event in the progression to disease, preceding the onset of AIDS by several years. This study is the first in which it was possible to estimate times of diversification in different tissues in vivo and is of importance in understanding the dynamics of the spread of HIV-1 into nonlymphoid tissues and its possible adaptation for replication in different cell types.","author":[{"dropping-particle":"","family":"Hughes","given":"E S","non-dropping-particle":"","parse-names":false,"suffix":""},{"dropping-particle":"","family":"Bell","given":"J E","non-dropping-particle":"","parse-names":false,"suffix":""},{"dropping-particle":"","family":"Simmonds","given":"P","non-dropping-particle":"","parse-names":false,"suffix":""}],"container-title":"Journal of virology","id":"ITEM-1","issue":"2","issued":{"date-parts":[["1997","2"]]},"page":"1272-80","publisher":"American Society for Microbiology (ASM)","title":"Investigation of the dynamics of the spread of human immunodeficiency virus to brain and other tissues by evolutionary analysis of sequences from the p17gag and env genes.","type":"article-journal","volume":"71"},"uris":["http://www.mendeley.com/documents/?uuid=474b58a4-546c-42f3-bd80-3c48be958cb3"]}],"mendeley":{"formattedCitation":"&lt;sup&gt;1&lt;/sup&gt;","plainTextFormattedCitation":"1","previouslyFormattedCitation":"&lt;sup&gt;1&lt;/sup&gt;"},"properties":{"noteIndex":0},"schema":"https://github.com/citation-style-language/schema/raw/master/csl-citation.json"}</w:instrText>
      </w:r>
      <w:r w:rsidRPr="0079335A">
        <w:rPr>
          <w:rFonts w:ascii="Calibri" w:eastAsia="Calibri" w:hAnsi="Calibri" w:cs="Calibri"/>
          <w:sz w:val="24"/>
          <w:szCs w:val="24"/>
          <w:bdr w:val="nil"/>
          <w:vertAlign w:val="superscript"/>
          <w:lang w:val="en-US"/>
        </w:rPr>
        <w:fldChar w:fldCharType="separate"/>
      </w:r>
      <w:r w:rsidRPr="0079335A">
        <w:rPr>
          <w:rFonts w:ascii="Calibri" w:eastAsia="Calibri" w:hAnsi="Calibri" w:cs="Calibri"/>
          <w:noProof/>
          <w:sz w:val="24"/>
          <w:szCs w:val="24"/>
          <w:bdr w:val="nil"/>
          <w:vertAlign w:val="superscript"/>
          <w:lang w:val="en-US"/>
        </w:rPr>
        <w:t>1</w:t>
      </w:r>
      <w:r w:rsidRPr="0079335A">
        <w:rPr>
          <w:rFonts w:ascii="Calibri" w:eastAsia="Calibri" w:hAnsi="Calibri" w:cs="Calibri"/>
          <w:sz w:val="24"/>
          <w:szCs w:val="24"/>
          <w:bdr w:val="nil"/>
          <w:vertAlign w:val="superscript"/>
          <w:lang w:val="en-US"/>
        </w:rPr>
        <w:fldChar w:fldCharType="end"/>
      </w:r>
      <w:r w:rsidR="00181C68">
        <w:rPr>
          <w:rFonts w:ascii="Calibri" w:eastAsia="Calibri" w:hAnsi="Calibri" w:cs="Calibri"/>
          <w:sz w:val="24"/>
          <w:szCs w:val="24"/>
          <w:bdr w:val="nil"/>
          <w:vertAlign w:val="superscript"/>
          <w:lang w:val="en-US"/>
        </w:rPr>
        <w:t xml:space="preserve"> </w:t>
      </w:r>
      <w:r w:rsidRPr="0079335A">
        <w:rPr>
          <w:rFonts w:ascii="Calibri" w:eastAsia="Calibri" w:hAnsi="Calibri" w:cs="Calibri"/>
          <w:color w:val="000000"/>
          <w:sz w:val="24"/>
          <w:szCs w:val="24"/>
          <w:u w:color="000000"/>
          <w:bdr w:val="nil"/>
          <w:lang w:val="en-US" w:eastAsia="en-GB"/>
        </w:rPr>
        <w:t>As a post-doc, I examined Hepatitis C Virus replicative processes by investigating a non-structural protein (NS5B) implicated in RNA-dependent-RNA-polymerase activity. I optimized bacterial expression systems and purified this protein.</w:t>
      </w:r>
      <w:r w:rsidR="00181C68">
        <w:rPr>
          <w:rFonts w:ascii="Calibri" w:eastAsia="Calibri" w:hAnsi="Calibri" w:cs="Calibri"/>
          <w:color w:val="000000"/>
          <w:sz w:val="24"/>
          <w:szCs w:val="24"/>
          <w:u w:color="000000"/>
          <w:bdr w:val="nil"/>
          <w:lang w:val="en-US" w:eastAsia="en-GB"/>
        </w:rPr>
        <w:t xml:space="preserve"> </w:t>
      </w:r>
      <w:r w:rsidRPr="0079335A">
        <w:rPr>
          <w:rFonts w:ascii="Calibri" w:eastAsia="Calibri" w:hAnsi="Calibri" w:cs="Calibri"/>
          <w:color w:val="000000"/>
          <w:sz w:val="24"/>
          <w:szCs w:val="24"/>
          <w:u w:color="000000"/>
          <w:bdr w:val="nil"/>
          <w:lang w:val="en-US" w:eastAsia="en-GB"/>
        </w:rPr>
        <w:t>I also investigated</w:t>
      </w:r>
      <w:r w:rsidR="0056494C">
        <w:rPr>
          <w:rFonts w:ascii="Calibri" w:eastAsia="Calibri" w:hAnsi="Calibri" w:cs="Calibri"/>
          <w:color w:val="000000"/>
          <w:sz w:val="24"/>
          <w:szCs w:val="24"/>
          <w:u w:color="000000"/>
          <w:bdr w:val="nil"/>
          <w:lang w:val="en-US" w:eastAsia="en-GB"/>
        </w:rPr>
        <w:t xml:space="preserve"> the structure/function of the m</w:t>
      </w:r>
      <w:r w:rsidRPr="0079335A">
        <w:rPr>
          <w:rFonts w:ascii="Calibri" w:eastAsia="Calibri" w:hAnsi="Calibri" w:cs="Calibri"/>
          <w:color w:val="000000"/>
          <w:sz w:val="24"/>
          <w:szCs w:val="24"/>
          <w:u w:color="000000"/>
          <w:bdr w:val="nil"/>
          <w:lang w:val="en-US" w:eastAsia="en-GB"/>
        </w:rPr>
        <w:t>ajor</w:t>
      </w:r>
      <w:r w:rsidR="0056494C">
        <w:rPr>
          <w:rFonts w:ascii="Calibri" w:eastAsia="Calibri" w:hAnsi="Calibri" w:cs="Calibri"/>
          <w:color w:val="000000"/>
          <w:sz w:val="24"/>
          <w:szCs w:val="24"/>
          <w:u w:color="000000"/>
          <w:bdr w:val="nil"/>
          <w:lang w:val="en-US" w:eastAsia="en-GB"/>
        </w:rPr>
        <w:t>- outer-membrane-p</w:t>
      </w:r>
      <w:r w:rsidRPr="0079335A">
        <w:rPr>
          <w:rFonts w:ascii="Calibri" w:eastAsia="Calibri" w:hAnsi="Calibri" w:cs="Calibri"/>
          <w:color w:val="000000"/>
          <w:sz w:val="24"/>
          <w:szCs w:val="24"/>
          <w:u w:color="000000"/>
          <w:bdr w:val="nil"/>
          <w:lang w:val="en-US" w:eastAsia="en-GB"/>
        </w:rPr>
        <w:t xml:space="preserve">roteins of </w:t>
      </w:r>
      <w:r w:rsidRPr="0079335A">
        <w:rPr>
          <w:rFonts w:ascii="Calibri" w:eastAsia="Calibri" w:hAnsi="Calibri" w:cs="Calibri"/>
          <w:i/>
          <w:color w:val="000000"/>
          <w:sz w:val="24"/>
          <w:szCs w:val="24"/>
          <w:u w:color="000000"/>
          <w:bdr w:val="nil"/>
          <w:lang w:val="en-US" w:eastAsia="en-GB"/>
        </w:rPr>
        <w:t>Chlamydia trachomatis</w:t>
      </w:r>
      <w:r w:rsidRPr="0079335A">
        <w:rPr>
          <w:rFonts w:ascii="Calibri" w:eastAsia="Calibri" w:hAnsi="Calibri" w:cs="Calibri"/>
          <w:color w:val="000000"/>
          <w:sz w:val="24"/>
          <w:szCs w:val="24"/>
          <w:u w:color="000000"/>
          <w:bdr w:val="nil"/>
          <w:lang w:val="en-US" w:eastAsia="en-GB"/>
        </w:rPr>
        <w:t xml:space="preserve"> and </w:t>
      </w:r>
      <w:proofErr w:type="spellStart"/>
      <w:r w:rsidRPr="0079335A">
        <w:rPr>
          <w:rFonts w:ascii="Calibri" w:eastAsia="Calibri" w:hAnsi="Calibri" w:cs="Calibri"/>
          <w:i/>
          <w:color w:val="000000"/>
          <w:sz w:val="24"/>
          <w:szCs w:val="24"/>
          <w:u w:color="000000"/>
          <w:bdr w:val="nil"/>
          <w:lang w:val="en-US" w:eastAsia="en-GB"/>
        </w:rPr>
        <w:t>psittaci</w:t>
      </w:r>
      <w:proofErr w:type="spellEnd"/>
      <w:r w:rsidRPr="0079335A">
        <w:rPr>
          <w:rFonts w:ascii="Calibri" w:eastAsia="Calibri" w:hAnsi="Calibri" w:cs="Calibri"/>
          <w:color w:val="000000"/>
          <w:sz w:val="24"/>
          <w:szCs w:val="24"/>
          <w:u w:color="000000"/>
          <w:bdr w:val="nil"/>
          <w:lang w:val="en-US" w:eastAsia="en-GB"/>
        </w:rPr>
        <w:t xml:space="preserve"> where I cloned and expressed wild-</w:t>
      </w:r>
      <w:r w:rsidR="0056494C">
        <w:rPr>
          <w:rFonts w:ascii="Calibri" w:eastAsia="Calibri" w:hAnsi="Calibri" w:cs="Calibri"/>
          <w:color w:val="000000"/>
          <w:sz w:val="24"/>
          <w:szCs w:val="24"/>
          <w:u w:color="000000"/>
          <w:bdr w:val="nil"/>
          <w:lang w:val="en-US" w:eastAsia="en-GB"/>
        </w:rPr>
        <w:t>type and</w:t>
      </w:r>
      <w:r w:rsidRPr="0079335A">
        <w:rPr>
          <w:rFonts w:ascii="Calibri" w:eastAsia="Calibri" w:hAnsi="Calibri" w:cs="Calibri"/>
          <w:color w:val="000000"/>
          <w:sz w:val="24"/>
          <w:szCs w:val="24"/>
          <w:u w:color="000000"/>
          <w:bdr w:val="nil"/>
          <w:lang w:val="en-US" w:eastAsia="en-GB"/>
        </w:rPr>
        <w:t xml:space="preserve"> mutated proteins and functionally reconstituted them at the single-channel level.</w:t>
      </w:r>
      <w:r w:rsidRPr="0079335A">
        <w:rPr>
          <w:rFonts w:ascii="Calibri" w:eastAsia="Calibri" w:hAnsi="Calibri" w:cs="Calibri"/>
          <w:color w:val="000000"/>
          <w:sz w:val="24"/>
          <w:szCs w:val="24"/>
          <w:u w:color="000000"/>
          <w:bdr w:val="nil"/>
          <w:vertAlign w:val="superscript"/>
          <w:lang w:val="en-US" w:eastAsia="en-GB"/>
        </w:rPr>
        <w:fldChar w:fldCharType="begin" w:fldLock="1"/>
      </w:r>
      <w:r w:rsidRPr="0079335A">
        <w:rPr>
          <w:rFonts w:ascii="Calibri" w:eastAsia="Calibri" w:hAnsi="Calibri" w:cs="Calibri"/>
          <w:color w:val="000000"/>
          <w:sz w:val="24"/>
          <w:szCs w:val="24"/>
          <w:u w:color="000000"/>
          <w:bdr w:val="nil"/>
          <w:lang w:val="en-US" w:eastAsia="en-GB"/>
        </w:rPr>
        <w:instrText>ADDIN CSL_CITATION {"citationItems":[{"id":"ITEM-1","itemData":{"DOI":"10.1128/IAI.69.3.1671-1678.2001","ISBN":"0)316503711","ISSN":"00199567","PMID":"11179342","abstract":"Chlamidial organisms are obligate intracellular pathogens containing highly antigenic porin-like major outer membrane proteins (MOMPs). MOMP epitopes are of substantial medical interest, and they cluster within four relatively short variable (VS) domains. If MOMPs adopt a beta-barrel fold, like bacterial porins, the VS domains may form extramembranous loops and the conserved regions of the protein may correspond to predicted membrane-located beta-strands. However, molecular studies on native MOMPs have been hampered by the need to culture chlamydiae in eukaryotic host cells and purification and reconstitution remain problematic. In addition, the organisms are difficult to manipulate genetically, and it has also been difficult to functionally reconstitute recombinant MOMPs. To help overcome these problems and improve our understanding of MOMP structure and function, we cloned and expressed C. trachomatis and C. psittaci MOMPs and functionally reconstituted them at the single-channel level. We measured significant functional differences between the two proteins, and by removing and exchanging VS4, we tested the hypothesis that the largest variable domain forms an extramembranous loop that contributes to these differences. Proteins in which VS4 was deleted continued to form functional ion channels, consistent with the idea that the domain forms an extramembranous protein loop and incompatible with models in which it contributes to predicted membrane-located beta-strands. Additionally, the properties of the chimeric proteins strongly suggested that the VS4 domain interacts closely with other regions of the protein to form the channel entrance or vestibule. Our approach can be used to probe structure-function relationships in chlamydial MOMPs and may have implications for the generation of effective antichlamydial vaccines","author":[{"dropping-particle":"","family":"Hughes","given":"E. S.","non-dropping-particle":"","parse-names":false,"suffix":""},{"dropping-particle":"","family":"Shaw","given":"K. M.","non-dropping-particle":"","parse-names":false,"suffix":""},{"dropping-particle":"","family":"Ashley","given":"R. H.","non-dropping-particle":"","parse-names":false,"suffix":""}],"container-title":"Infection and Immunity","id":"ITEM-1","issue":"3","issued":{"date-parts":[["2001"]]},"page":"1671-1678","title":"Mutagenesis and functional reconstitution of chlamydial major outer membrane proteins: VS4 domains are not required for pore formation but modify channel function","type":"article-journal","volume":"69"},"uris":["http://www.mendeley.com/documents/?uuid=88a548c6-92db-4ce6-afa5-07a7dbbc6ca0"]}],"mendeley":{"formattedCitation":"&lt;sup&gt;3&lt;/sup&gt;","plainTextFormattedCitation":"3","previouslyFormattedCitation":"&lt;sup&gt;3&lt;/sup&gt;"},"properties":{"noteIndex":0},"schema":"https://github.com/citation-style-language/schema/raw/master/csl-citation.json"}</w:instrText>
      </w:r>
      <w:r w:rsidRPr="0079335A">
        <w:rPr>
          <w:rFonts w:ascii="Calibri" w:eastAsia="Calibri" w:hAnsi="Calibri" w:cs="Calibri"/>
          <w:color w:val="000000"/>
          <w:sz w:val="24"/>
          <w:szCs w:val="24"/>
          <w:u w:color="000000"/>
          <w:bdr w:val="nil"/>
          <w:vertAlign w:val="superscript"/>
          <w:lang w:val="en-US" w:eastAsia="en-GB"/>
        </w:rPr>
        <w:fldChar w:fldCharType="separate"/>
      </w:r>
      <w:r w:rsidRPr="0079335A">
        <w:rPr>
          <w:rFonts w:ascii="Calibri" w:eastAsia="Calibri" w:hAnsi="Calibri" w:cs="Calibri"/>
          <w:bCs/>
          <w:noProof/>
          <w:color w:val="000000"/>
          <w:sz w:val="24"/>
          <w:szCs w:val="24"/>
          <w:u w:color="000000"/>
          <w:bdr w:val="nil"/>
          <w:vertAlign w:val="superscript"/>
          <w:lang w:val="en-US" w:eastAsia="en-GB"/>
        </w:rPr>
        <w:t>3</w:t>
      </w:r>
      <w:r w:rsidRPr="0079335A">
        <w:rPr>
          <w:rFonts w:ascii="Calibri" w:eastAsia="Calibri" w:hAnsi="Calibri" w:cs="Calibri"/>
          <w:color w:val="000000"/>
          <w:sz w:val="24"/>
          <w:szCs w:val="24"/>
          <w:u w:color="000000"/>
          <w:bdr w:val="nil"/>
          <w:vertAlign w:val="superscript"/>
          <w:lang w:val="en-US" w:eastAsia="en-GB"/>
        </w:rPr>
        <w:fldChar w:fldCharType="end"/>
      </w:r>
      <w:r w:rsidRPr="0079335A">
        <w:rPr>
          <w:rFonts w:ascii="Calibri" w:eastAsia="Calibri" w:hAnsi="Calibri" w:cs="Calibri"/>
          <w:color w:val="000000"/>
          <w:sz w:val="24"/>
          <w:szCs w:val="24"/>
          <w:u w:color="000000"/>
          <w:bdr w:val="nil"/>
          <w:lang w:val="en-US" w:eastAsia="en-GB"/>
        </w:rPr>
        <w:t xml:space="preserve"> I then joined a leading bio-safety testing facility, </w:t>
      </w:r>
      <w:proofErr w:type="spellStart"/>
      <w:r w:rsidRPr="0079335A">
        <w:rPr>
          <w:rFonts w:ascii="Calibri" w:eastAsia="Calibri" w:hAnsi="Calibri" w:cs="Calibri"/>
          <w:color w:val="000000"/>
          <w:sz w:val="24"/>
          <w:szCs w:val="24"/>
          <w:u w:color="000000"/>
          <w:bdr w:val="nil"/>
          <w:lang w:val="en-US" w:eastAsia="en-GB"/>
        </w:rPr>
        <w:t>BioReliance</w:t>
      </w:r>
      <w:proofErr w:type="spellEnd"/>
      <w:r w:rsidRPr="0079335A">
        <w:rPr>
          <w:rFonts w:ascii="Calibri" w:eastAsia="Calibri" w:hAnsi="Calibri" w:cs="Calibri"/>
          <w:color w:val="000000"/>
          <w:sz w:val="24"/>
          <w:szCs w:val="24"/>
          <w:u w:color="000000"/>
          <w:bdr w:val="nil"/>
          <w:lang w:val="en-US" w:eastAsia="en-GB"/>
        </w:rPr>
        <w:t>, as the research and development scientist and developed a wide range of molecular base</w:t>
      </w:r>
      <w:r w:rsidR="0056494C">
        <w:rPr>
          <w:rFonts w:ascii="Calibri" w:eastAsia="Calibri" w:hAnsi="Calibri" w:cs="Calibri"/>
          <w:color w:val="000000"/>
          <w:sz w:val="24"/>
          <w:szCs w:val="24"/>
          <w:u w:color="000000"/>
          <w:bdr w:val="nil"/>
          <w:lang w:val="en-US" w:eastAsia="en-GB"/>
        </w:rPr>
        <w:t xml:space="preserve">d assays for clients while also </w:t>
      </w:r>
      <w:r w:rsidRPr="0079335A">
        <w:rPr>
          <w:rFonts w:ascii="Calibri" w:eastAsia="Calibri" w:hAnsi="Calibri" w:cs="Calibri"/>
          <w:color w:val="000000"/>
          <w:sz w:val="24"/>
          <w:szCs w:val="24"/>
          <w:u w:color="000000"/>
          <w:bdr w:val="nil"/>
          <w:lang w:val="en-US" w:eastAsia="en-GB"/>
        </w:rPr>
        <w:t>p</w:t>
      </w:r>
      <w:r w:rsidR="0056494C">
        <w:rPr>
          <w:rFonts w:ascii="Calibri" w:eastAsia="Calibri" w:hAnsi="Calibri" w:cs="Calibri"/>
          <w:color w:val="000000"/>
          <w:sz w:val="24"/>
          <w:szCs w:val="24"/>
          <w:u w:color="000000"/>
          <w:bdr w:val="nil"/>
          <w:lang w:val="en-US" w:eastAsia="en-GB"/>
        </w:rPr>
        <w:t>roviding technical training/</w:t>
      </w:r>
      <w:r w:rsidRPr="0079335A">
        <w:rPr>
          <w:rFonts w:ascii="Calibri" w:eastAsia="Calibri" w:hAnsi="Calibri" w:cs="Calibri"/>
          <w:color w:val="000000"/>
          <w:sz w:val="24"/>
          <w:szCs w:val="24"/>
          <w:u w:color="000000"/>
          <w:bdr w:val="nil"/>
          <w:lang w:val="en-US" w:eastAsia="en-GB"/>
        </w:rPr>
        <w:t>support for colleagues.</w:t>
      </w:r>
    </w:p>
    <w:p w14:paraId="2AF0A46B" w14:textId="17A8A1C8" w:rsidR="00181C68" w:rsidRDefault="0079335A" w:rsidP="00181C68">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r w:rsidRPr="0079335A">
        <w:rPr>
          <w:rFonts w:ascii="Calibri" w:eastAsia="Calibri" w:hAnsi="Calibri" w:cs="Calibri"/>
          <w:color w:val="000000"/>
          <w:sz w:val="24"/>
          <w:szCs w:val="24"/>
          <w:u w:color="000000"/>
          <w:bdr w:val="nil"/>
          <w:lang w:val="en-US" w:eastAsia="en-GB"/>
        </w:rPr>
        <w:t xml:space="preserve">I took a career break </w:t>
      </w:r>
      <w:r w:rsidR="00555E87">
        <w:rPr>
          <w:rFonts w:ascii="Calibri" w:eastAsia="Calibri" w:hAnsi="Calibri" w:cs="Calibri"/>
          <w:color w:val="000000"/>
          <w:sz w:val="24"/>
          <w:szCs w:val="24"/>
          <w:u w:color="000000"/>
          <w:bdr w:val="nil"/>
          <w:lang w:val="en-US" w:eastAsia="en-GB"/>
        </w:rPr>
        <w:t xml:space="preserve">at the end of April 2004 when my daughter was 18 months old </w:t>
      </w:r>
      <w:r w:rsidRPr="0079335A">
        <w:rPr>
          <w:rFonts w:ascii="Calibri" w:eastAsia="Calibri" w:hAnsi="Calibri" w:cs="Calibri"/>
          <w:color w:val="000000"/>
          <w:sz w:val="24"/>
          <w:szCs w:val="24"/>
          <w:u w:color="000000"/>
          <w:bdr w:val="nil"/>
          <w:lang w:val="en-US" w:eastAsia="en-GB"/>
        </w:rPr>
        <w:t>to raise my family. My husband works in the marine industry as a consultant which regularly takes him away from home</w:t>
      </w:r>
      <w:r w:rsidR="0056494C">
        <w:rPr>
          <w:rFonts w:ascii="Calibri" w:eastAsia="Calibri" w:hAnsi="Calibri" w:cs="Calibri"/>
          <w:color w:val="000000"/>
          <w:sz w:val="24"/>
          <w:szCs w:val="24"/>
          <w:u w:color="000000"/>
          <w:bdr w:val="nil"/>
          <w:lang w:val="en-US" w:eastAsia="en-GB"/>
        </w:rPr>
        <w:t xml:space="preserve"> for extended periods of time</w:t>
      </w:r>
      <w:r w:rsidRPr="0079335A">
        <w:rPr>
          <w:rFonts w:ascii="Calibri" w:eastAsia="Calibri" w:hAnsi="Calibri" w:cs="Calibri"/>
          <w:color w:val="000000"/>
          <w:sz w:val="24"/>
          <w:szCs w:val="24"/>
          <w:u w:color="000000"/>
          <w:bdr w:val="nil"/>
          <w:lang w:val="en-US" w:eastAsia="en-GB"/>
        </w:rPr>
        <w:t xml:space="preserve">. Due to this and prohibitive childcare costs we decided I would put my career on hold and take on the administrative side of my husband’s business. </w:t>
      </w:r>
      <w:r w:rsidR="00427C01">
        <w:rPr>
          <w:rFonts w:ascii="Calibri" w:eastAsia="Calibri" w:hAnsi="Calibri" w:cs="Calibri"/>
          <w:color w:val="000000"/>
          <w:sz w:val="24"/>
          <w:szCs w:val="24"/>
          <w:u w:color="000000"/>
          <w:bdr w:val="nil"/>
          <w:lang w:val="en-US" w:eastAsia="en-GB"/>
        </w:rPr>
        <w:t>During this time I have been an active member of primary and secondary school councils and have volunteered as a teacher’s assistant at Lanark Primary School for general science and as a group leader for cub pack holidays and weekly meetings for cubs and scouts. I have been an active fundraiser through school parent councils and local youth groups. M</w:t>
      </w:r>
      <w:r w:rsidRPr="0079335A">
        <w:rPr>
          <w:rFonts w:ascii="Calibri" w:eastAsia="Calibri" w:hAnsi="Calibri" w:cs="Calibri"/>
          <w:color w:val="000000"/>
          <w:sz w:val="24"/>
          <w:szCs w:val="24"/>
          <w:u w:color="000000"/>
          <w:bdr w:val="nil"/>
          <w:lang w:val="en-US" w:eastAsia="en-GB"/>
        </w:rPr>
        <w:t>y children</w:t>
      </w:r>
      <w:r w:rsidR="00427C01">
        <w:rPr>
          <w:rFonts w:ascii="Calibri" w:eastAsia="Calibri" w:hAnsi="Calibri" w:cs="Calibri"/>
          <w:color w:val="000000"/>
          <w:sz w:val="24"/>
          <w:szCs w:val="24"/>
          <w:u w:color="000000"/>
          <w:bdr w:val="nil"/>
          <w:lang w:val="en-US" w:eastAsia="en-GB"/>
        </w:rPr>
        <w:t xml:space="preserve"> (16 and 13 years)</w:t>
      </w:r>
      <w:r w:rsidRPr="0079335A">
        <w:rPr>
          <w:rFonts w:ascii="Calibri" w:eastAsia="Calibri" w:hAnsi="Calibri" w:cs="Calibri"/>
          <w:color w:val="000000"/>
          <w:sz w:val="24"/>
          <w:szCs w:val="24"/>
          <w:u w:color="000000"/>
          <w:bdr w:val="nil"/>
          <w:lang w:val="en-US" w:eastAsia="en-GB"/>
        </w:rPr>
        <w:t xml:space="preserve"> </w:t>
      </w:r>
      <w:r w:rsidR="00181C68">
        <w:rPr>
          <w:rFonts w:ascii="Calibri" w:eastAsia="Calibri" w:hAnsi="Calibri" w:cs="Calibri"/>
          <w:color w:val="000000"/>
          <w:sz w:val="24"/>
          <w:szCs w:val="24"/>
          <w:u w:color="000000"/>
          <w:bdr w:val="nil"/>
          <w:lang w:val="en-US" w:eastAsia="en-GB"/>
        </w:rPr>
        <w:t xml:space="preserve">now </w:t>
      </w:r>
      <w:r w:rsidRPr="0079335A">
        <w:rPr>
          <w:rFonts w:ascii="Calibri" w:eastAsia="Calibri" w:hAnsi="Calibri" w:cs="Calibri"/>
          <w:color w:val="000000"/>
          <w:sz w:val="24"/>
          <w:szCs w:val="24"/>
          <w:u w:color="000000"/>
          <w:bdr w:val="nil"/>
          <w:lang w:val="en-US" w:eastAsia="en-GB"/>
        </w:rPr>
        <w:t xml:space="preserve">attend high school </w:t>
      </w:r>
      <w:r w:rsidR="004372D9">
        <w:rPr>
          <w:rFonts w:ascii="Calibri" w:eastAsia="Calibri" w:hAnsi="Calibri" w:cs="Calibri"/>
          <w:color w:val="000000"/>
          <w:sz w:val="24"/>
          <w:szCs w:val="24"/>
          <w:u w:color="000000"/>
          <w:bdr w:val="nil"/>
          <w:lang w:val="en-US" w:eastAsia="en-GB"/>
        </w:rPr>
        <w:t xml:space="preserve">and I feel it is the right time for me to return to my chosen career. </w:t>
      </w:r>
    </w:p>
    <w:p w14:paraId="0D614032" w14:textId="3BEFC932" w:rsidR="0056494C" w:rsidRPr="0079335A" w:rsidRDefault="0079335A" w:rsidP="00181C68">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r w:rsidRPr="0079335A">
        <w:rPr>
          <w:rFonts w:ascii="Calibri" w:eastAsia="Calibri" w:hAnsi="Calibri" w:cs="Calibri"/>
          <w:color w:val="000000"/>
          <w:sz w:val="24"/>
          <w:szCs w:val="24"/>
          <w:u w:color="000000"/>
          <w:bdr w:val="nil"/>
          <w:lang w:val="en-US" w:eastAsia="en-GB"/>
        </w:rPr>
        <w:t>After applying for nume</w:t>
      </w:r>
      <w:r w:rsidR="00427C01">
        <w:rPr>
          <w:rFonts w:ascii="Calibri" w:eastAsia="Calibri" w:hAnsi="Calibri" w:cs="Calibri"/>
          <w:color w:val="000000"/>
          <w:sz w:val="24"/>
          <w:szCs w:val="24"/>
          <w:u w:color="000000"/>
          <w:bdr w:val="nil"/>
          <w:lang w:val="en-US" w:eastAsia="en-GB"/>
        </w:rPr>
        <w:t>rous positions</w:t>
      </w:r>
      <w:r w:rsidRPr="0079335A">
        <w:rPr>
          <w:rFonts w:ascii="Calibri" w:eastAsia="Calibri" w:hAnsi="Calibri" w:cs="Calibri"/>
          <w:color w:val="000000"/>
          <w:sz w:val="24"/>
          <w:szCs w:val="24"/>
          <w:u w:color="000000"/>
          <w:bdr w:val="nil"/>
          <w:lang w:val="en-US" w:eastAsia="en-GB"/>
        </w:rPr>
        <w:t xml:space="preserve"> I learned of the Daphne Jackson career re-entry Fellowsh</w:t>
      </w:r>
      <w:r w:rsidR="00D77DBA">
        <w:rPr>
          <w:rFonts w:ascii="Calibri" w:eastAsia="Calibri" w:hAnsi="Calibri" w:cs="Calibri"/>
          <w:color w:val="000000"/>
          <w:sz w:val="24"/>
          <w:szCs w:val="24"/>
          <w:u w:color="000000"/>
          <w:bdr w:val="nil"/>
          <w:lang w:val="en-US" w:eastAsia="en-GB"/>
        </w:rPr>
        <w:t>ip</w:t>
      </w:r>
      <w:r w:rsidR="00DB3B43">
        <w:rPr>
          <w:rFonts w:ascii="Calibri" w:eastAsia="Calibri" w:hAnsi="Calibri" w:cs="Calibri"/>
          <w:color w:val="000000"/>
          <w:sz w:val="24"/>
          <w:szCs w:val="24"/>
          <w:u w:color="000000"/>
          <w:bdr w:val="nil"/>
          <w:lang w:val="en-US" w:eastAsia="en-GB"/>
        </w:rPr>
        <w:t xml:space="preserve"> from my supervisor Dr. Wallace</w:t>
      </w:r>
      <w:r w:rsidR="00D77DBA">
        <w:rPr>
          <w:rFonts w:ascii="Calibri" w:eastAsia="Calibri" w:hAnsi="Calibri" w:cs="Calibri"/>
          <w:color w:val="000000"/>
          <w:sz w:val="24"/>
          <w:szCs w:val="24"/>
          <w:u w:color="000000"/>
          <w:bdr w:val="nil"/>
          <w:lang w:val="en-US" w:eastAsia="en-GB"/>
        </w:rPr>
        <w:t>. This is an ideal platform</w:t>
      </w:r>
      <w:r w:rsidRPr="0079335A">
        <w:rPr>
          <w:rFonts w:ascii="Calibri" w:eastAsia="Calibri" w:hAnsi="Calibri" w:cs="Calibri"/>
          <w:color w:val="000000"/>
          <w:sz w:val="24"/>
          <w:szCs w:val="24"/>
          <w:u w:color="000000"/>
          <w:bdr w:val="nil"/>
          <w:lang w:val="en-US" w:eastAsia="en-GB"/>
        </w:rPr>
        <w:t xml:space="preserve"> for me </w:t>
      </w:r>
      <w:r w:rsidR="00427C01">
        <w:rPr>
          <w:rFonts w:ascii="Calibri" w:eastAsia="Calibri" w:hAnsi="Calibri" w:cs="Calibri"/>
          <w:color w:val="000000"/>
          <w:sz w:val="24"/>
          <w:szCs w:val="24"/>
          <w:u w:color="000000"/>
          <w:bdr w:val="nil"/>
          <w:lang w:val="en-US" w:eastAsia="en-GB"/>
        </w:rPr>
        <w:t>to resume my</w:t>
      </w:r>
      <w:r w:rsidR="00D77DBA">
        <w:rPr>
          <w:rFonts w:ascii="Calibri" w:eastAsia="Calibri" w:hAnsi="Calibri" w:cs="Calibri"/>
          <w:color w:val="000000"/>
          <w:sz w:val="24"/>
          <w:szCs w:val="24"/>
          <w:u w:color="000000"/>
          <w:bdr w:val="nil"/>
          <w:lang w:val="en-US" w:eastAsia="en-GB"/>
        </w:rPr>
        <w:t xml:space="preserve"> career </w:t>
      </w:r>
      <w:r w:rsidRPr="0079335A">
        <w:rPr>
          <w:rFonts w:ascii="Calibri" w:eastAsia="Calibri" w:hAnsi="Calibri" w:cs="Calibri"/>
          <w:color w:val="000000"/>
          <w:sz w:val="24"/>
          <w:szCs w:val="24"/>
          <w:u w:color="000000"/>
          <w:bdr w:val="nil"/>
          <w:lang w:val="en-US" w:eastAsia="en-GB"/>
        </w:rPr>
        <w:t xml:space="preserve">because the emphasis is on improving employability through updating existing, and gaining new skills. This </w:t>
      </w:r>
      <w:r w:rsidR="00F86FD7">
        <w:rPr>
          <w:rFonts w:ascii="Calibri" w:eastAsia="Calibri" w:hAnsi="Calibri" w:cs="Calibri"/>
          <w:color w:val="000000"/>
          <w:sz w:val="24"/>
          <w:szCs w:val="24"/>
          <w:u w:color="000000"/>
          <w:bdr w:val="nil"/>
          <w:lang w:val="en-US" w:eastAsia="en-GB"/>
        </w:rPr>
        <w:t xml:space="preserve">fellowship </w:t>
      </w:r>
      <w:r w:rsidR="00427C01">
        <w:rPr>
          <w:rFonts w:ascii="Calibri" w:eastAsia="Calibri" w:hAnsi="Calibri" w:cs="Calibri"/>
          <w:color w:val="000000"/>
          <w:sz w:val="24"/>
          <w:szCs w:val="24"/>
          <w:u w:color="000000"/>
          <w:bdr w:val="nil"/>
          <w:lang w:val="en-US" w:eastAsia="en-GB"/>
        </w:rPr>
        <w:t>will enable me</w:t>
      </w:r>
      <w:r w:rsidRPr="0079335A">
        <w:rPr>
          <w:rFonts w:ascii="Calibri" w:eastAsia="Calibri" w:hAnsi="Calibri" w:cs="Calibri"/>
          <w:color w:val="000000"/>
          <w:sz w:val="24"/>
          <w:szCs w:val="24"/>
          <w:u w:color="000000"/>
          <w:bdr w:val="nil"/>
          <w:lang w:val="en-US" w:eastAsia="en-GB"/>
        </w:rPr>
        <w:t xml:space="preserve"> to become competitive</w:t>
      </w:r>
      <w:r w:rsidR="00427C01">
        <w:rPr>
          <w:rFonts w:ascii="Calibri" w:eastAsia="Calibri" w:hAnsi="Calibri" w:cs="Calibri"/>
          <w:color w:val="000000"/>
          <w:sz w:val="24"/>
          <w:szCs w:val="24"/>
          <w:u w:color="000000"/>
          <w:bdr w:val="nil"/>
          <w:lang w:val="en-US" w:eastAsia="en-GB"/>
        </w:rPr>
        <w:t xml:space="preserve"> in the highly skilled </w:t>
      </w:r>
      <w:r w:rsidR="004372D9">
        <w:rPr>
          <w:rFonts w:ascii="Calibri" w:eastAsia="Calibri" w:hAnsi="Calibri" w:cs="Calibri"/>
          <w:color w:val="000000"/>
          <w:sz w:val="24"/>
          <w:szCs w:val="24"/>
          <w:u w:color="000000"/>
          <w:bdr w:val="nil"/>
          <w:lang w:val="en-US" w:eastAsia="en-GB"/>
        </w:rPr>
        <w:t>molecular biology fiel</w:t>
      </w:r>
      <w:r w:rsidR="00427C01">
        <w:rPr>
          <w:rFonts w:ascii="Calibri" w:eastAsia="Calibri" w:hAnsi="Calibri" w:cs="Calibri"/>
          <w:color w:val="000000"/>
          <w:sz w:val="24"/>
          <w:szCs w:val="24"/>
          <w:u w:color="000000"/>
          <w:bdr w:val="nil"/>
          <w:lang w:val="en-US" w:eastAsia="en-GB"/>
        </w:rPr>
        <w:t>d while still caring</w:t>
      </w:r>
      <w:r w:rsidR="004372D9">
        <w:rPr>
          <w:rFonts w:ascii="Calibri" w:eastAsia="Calibri" w:hAnsi="Calibri" w:cs="Calibri"/>
          <w:color w:val="000000"/>
          <w:sz w:val="24"/>
          <w:szCs w:val="24"/>
          <w:u w:color="000000"/>
          <w:bdr w:val="nil"/>
          <w:lang w:val="en-US" w:eastAsia="en-GB"/>
        </w:rPr>
        <w:t xml:space="preserve"> for my family. </w:t>
      </w:r>
      <w:r w:rsidR="00181C68" w:rsidRPr="0079335A">
        <w:rPr>
          <w:rFonts w:ascii="Calibri" w:eastAsia="Calibri" w:hAnsi="Calibri" w:cs="Calibri"/>
          <w:color w:val="000000"/>
          <w:sz w:val="24"/>
          <w:szCs w:val="24"/>
          <w:u w:color="000000"/>
          <w:bdr w:val="nil"/>
          <w:lang w:val="en-US" w:eastAsia="en-GB"/>
        </w:rPr>
        <w:t xml:space="preserve">I </w:t>
      </w:r>
      <w:r w:rsidR="00427C01">
        <w:rPr>
          <w:rFonts w:ascii="Calibri" w:eastAsia="Calibri" w:hAnsi="Calibri" w:cs="Calibri"/>
          <w:color w:val="000000"/>
          <w:sz w:val="24"/>
          <w:szCs w:val="24"/>
          <w:u w:color="000000"/>
          <w:bdr w:val="nil"/>
          <w:lang w:val="en-US" w:eastAsia="en-GB"/>
        </w:rPr>
        <w:t>will gain valuable</w:t>
      </w:r>
      <w:r w:rsidR="00181C68" w:rsidRPr="0079335A">
        <w:rPr>
          <w:rFonts w:ascii="Calibri" w:eastAsia="Calibri" w:hAnsi="Calibri" w:cs="Calibri"/>
          <w:color w:val="000000"/>
          <w:sz w:val="24"/>
          <w:szCs w:val="24"/>
          <w:u w:color="000000"/>
          <w:bdr w:val="nil"/>
          <w:lang w:val="en-US" w:eastAsia="en-GB"/>
        </w:rPr>
        <w:t xml:space="preserve"> expertise in new </w:t>
      </w:r>
      <w:r w:rsidR="004C582D">
        <w:rPr>
          <w:rFonts w:ascii="Calibri" w:eastAsia="Calibri" w:hAnsi="Calibri" w:cs="Calibri"/>
          <w:color w:val="000000"/>
          <w:sz w:val="24"/>
          <w:szCs w:val="24"/>
          <w:u w:color="000000"/>
          <w:bdr w:val="nil"/>
          <w:lang w:val="en-US" w:eastAsia="en-GB"/>
        </w:rPr>
        <w:t xml:space="preserve">routine </w:t>
      </w:r>
      <w:r w:rsidR="00181C68" w:rsidRPr="0079335A">
        <w:rPr>
          <w:rFonts w:ascii="Calibri" w:eastAsia="Calibri" w:hAnsi="Calibri" w:cs="Calibri"/>
          <w:color w:val="000000"/>
          <w:sz w:val="24"/>
          <w:szCs w:val="24"/>
          <w:u w:color="000000"/>
          <w:bdr w:val="nil"/>
          <w:lang w:val="en-US" w:eastAsia="en-GB"/>
        </w:rPr>
        <w:t>technologies</w:t>
      </w:r>
      <w:r w:rsidR="00F86FD7">
        <w:rPr>
          <w:rFonts w:ascii="Calibri" w:eastAsia="Calibri" w:hAnsi="Calibri" w:cs="Calibri"/>
          <w:color w:val="000000"/>
          <w:sz w:val="24"/>
          <w:szCs w:val="24"/>
          <w:u w:color="000000"/>
          <w:bdr w:val="nil"/>
          <w:lang w:val="en-US" w:eastAsia="en-GB"/>
        </w:rPr>
        <w:t xml:space="preserve"> such as RNA-seq</w:t>
      </w:r>
      <w:r w:rsidR="004C582D">
        <w:rPr>
          <w:rFonts w:ascii="Calibri" w:eastAsia="Calibri" w:hAnsi="Calibri" w:cs="Calibri"/>
          <w:color w:val="000000"/>
          <w:sz w:val="24"/>
          <w:szCs w:val="24"/>
          <w:u w:color="000000"/>
          <w:bdr w:val="nil"/>
          <w:lang w:val="en-US" w:eastAsia="en-GB"/>
        </w:rPr>
        <w:t>,</w:t>
      </w:r>
      <w:r w:rsidR="00F86FD7">
        <w:rPr>
          <w:rFonts w:ascii="Calibri" w:eastAsia="Calibri" w:hAnsi="Calibri" w:cs="Calibri"/>
          <w:color w:val="000000"/>
          <w:sz w:val="24"/>
          <w:szCs w:val="24"/>
          <w:u w:color="000000"/>
          <w:bdr w:val="nil"/>
          <w:lang w:val="en-US" w:eastAsia="en-GB"/>
        </w:rPr>
        <w:t xml:space="preserve"> which </w:t>
      </w:r>
      <w:r w:rsidR="004C582D">
        <w:rPr>
          <w:rFonts w:ascii="Calibri" w:eastAsia="Calibri" w:hAnsi="Calibri" w:cs="Calibri"/>
          <w:color w:val="000000"/>
          <w:sz w:val="24"/>
          <w:szCs w:val="24"/>
          <w:u w:color="000000"/>
          <w:bdr w:val="nil"/>
          <w:lang w:val="en-US" w:eastAsia="en-GB"/>
        </w:rPr>
        <w:t>have been developed during my career break</w:t>
      </w:r>
      <w:r w:rsidR="00F86FD7">
        <w:rPr>
          <w:rFonts w:ascii="Calibri" w:eastAsia="Calibri" w:hAnsi="Calibri" w:cs="Calibri"/>
          <w:color w:val="000000"/>
          <w:sz w:val="24"/>
          <w:szCs w:val="24"/>
          <w:u w:color="000000"/>
          <w:bdr w:val="nil"/>
          <w:lang w:val="en-US" w:eastAsia="en-GB"/>
        </w:rPr>
        <w:t>,</w:t>
      </w:r>
      <w:r w:rsidR="00181C68" w:rsidRPr="0079335A">
        <w:rPr>
          <w:rFonts w:ascii="Calibri" w:eastAsia="Calibri" w:hAnsi="Calibri" w:cs="Calibri"/>
          <w:color w:val="000000"/>
          <w:sz w:val="24"/>
          <w:szCs w:val="24"/>
          <w:u w:color="000000"/>
          <w:bdr w:val="nil"/>
          <w:lang w:val="en-US" w:eastAsia="en-GB"/>
        </w:rPr>
        <w:t xml:space="preserve"> and forging relationships with prospective employers and mentors to ensure the success of my career.</w:t>
      </w:r>
    </w:p>
    <w:p w14:paraId="462BB494" w14:textId="77777777" w:rsidR="00181C68" w:rsidRPr="0079335A" w:rsidRDefault="00181C68" w:rsidP="0079335A">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p>
    <w:p w14:paraId="1A682BC4" w14:textId="77777777" w:rsidR="00EF315F" w:rsidRDefault="00EF315F" w:rsidP="0079335A">
      <w:pPr>
        <w:rPr>
          <w:rFonts w:ascii="Calibri" w:eastAsia="Calibri" w:hAnsi="Calibri" w:cs="Calibri"/>
          <w:sz w:val="24"/>
          <w:szCs w:val="24"/>
          <w:bdr w:val="nil"/>
          <w:lang w:val="en-US"/>
        </w:rPr>
      </w:pPr>
    </w:p>
    <w:p w14:paraId="4526BB76" w14:textId="03224CF0" w:rsidR="0056494C" w:rsidRDefault="004C582D" w:rsidP="0079335A">
      <w:pPr>
        <w:rPr>
          <w:rFonts w:ascii="Calibri" w:eastAsia="Calibri" w:hAnsi="Calibri" w:cs="Calibri"/>
          <w:sz w:val="24"/>
          <w:szCs w:val="24"/>
          <w:bdr w:val="nil"/>
          <w:lang w:val="en-US"/>
        </w:rPr>
      </w:pPr>
      <w:r>
        <w:rPr>
          <w:rFonts w:ascii="Calibri" w:eastAsia="Calibri" w:hAnsi="Calibri" w:cs="Calibri"/>
          <w:sz w:val="24"/>
          <w:szCs w:val="24"/>
          <w:bdr w:val="nil"/>
          <w:lang w:val="en-US"/>
        </w:rPr>
        <w:t>Word count: 439</w:t>
      </w:r>
      <w:r w:rsidR="0056494C">
        <w:rPr>
          <w:rFonts w:ascii="Calibri" w:eastAsia="Calibri" w:hAnsi="Calibri" w:cs="Calibri"/>
          <w:sz w:val="24"/>
          <w:szCs w:val="24"/>
          <w:bdr w:val="nil"/>
          <w:lang w:val="en-US"/>
        </w:rPr>
        <w:t>/400</w:t>
      </w:r>
    </w:p>
    <w:p w14:paraId="79F28916" w14:textId="102AEC4C" w:rsidR="0079335A" w:rsidRPr="004C582D" w:rsidRDefault="00554E5D" w:rsidP="00ED33D8">
      <w:pPr>
        <w:pStyle w:val="ListParagraph"/>
        <w:numPr>
          <w:ilvl w:val="0"/>
          <w:numId w:val="27"/>
        </w:numPr>
        <w:pBdr>
          <w:top w:val="nil"/>
          <w:left w:val="nil"/>
          <w:bottom w:val="nil"/>
          <w:right w:val="nil"/>
          <w:between w:val="nil"/>
          <w:bar w:val="nil"/>
        </w:pBdr>
        <w:tabs>
          <w:tab w:val="left" w:pos="567"/>
        </w:tabs>
        <w:spacing w:line="276" w:lineRule="auto"/>
        <w:ind w:left="0" w:firstLine="0"/>
        <w:rPr>
          <w:rFonts w:ascii="Calibri" w:eastAsia="Calibri" w:hAnsi="Calibri" w:cs="Calibri"/>
          <w:b/>
          <w:bCs/>
          <w:color w:val="000000"/>
          <w:sz w:val="32"/>
          <w:szCs w:val="32"/>
          <w:u w:color="000000"/>
          <w:bdr w:val="nil"/>
          <w:lang w:val="en-US" w:eastAsia="en-GB"/>
        </w:rPr>
      </w:pPr>
      <w:r w:rsidRPr="004C582D">
        <w:rPr>
          <w:rFonts w:ascii="Calibri" w:eastAsia="Calibri" w:hAnsi="Calibri" w:cs="Calibri"/>
          <w:b/>
          <w:bCs/>
          <w:color w:val="000000"/>
          <w:sz w:val="32"/>
          <w:szCs w:val="32"/>
          <w:u w:color="000000"/>
          <w:bdr w:val="nil"/>
          <w:lang w:val="en-US" w:eastAsia="en-GB"/>
        </w:rPr>
        <w:lastRenderedPageBreak/>
        <w:t xml:space="preserve">How can an environmental fungus, </w:t>
      </w:r>
      <w:r w:rsidRPr="004C582D">
        <w:rPr>
          <w:rFonts w:ascii="Calibri" w:eastAsia="Calibri" w:hAnsi="Calibri" w:cs="Calibri"/>
          <w:b/>
          <w:bCs/>
          <w:i/>
          <w:color w:val="000000"/>
          <w:sz w:val="32"/>
          <w:szCs w:val="32"/>
          <w:u w:color="000000"/>
          <w:bdr w:val="nil"/>
          <w:lang w:val="en-US" w:eastAsia="en-GB"/>
        </w:rPr>
        <w:t>C. neoformans</w:t>
      </w:r>
      <w:r w:rsidRPr="004C582D">
        <w:rPr>
          <w:rFonts w:ascii="Calibri" w:eastAsia="Calibri" w:hAnsi="Calibri" w:cs="Calibri"/>
          <w:b/>
          <w:bCs/>
          <w:color w:val="000000"/>
          <w:sz w:val="32"/>
          <w:szCs w:val="32"/>
          <w:u w:color="000000"/>
          <w:bdr w:val="nil"/>
          <w:lang w:val="en-US" w:eastAsia="en-GB"/>
        </w:rPr>
        <w:t xml:space="preserve">, </w:t>
      </w:r>
      <w:r w:rsidR="00233074">
        <w:rPr>
          <w:rFonts w:ascii="Calibri" w:eastAsia="Calibri" w:hAnsi="Calibri" w:cs="Calibri"/>
          <w:b/>
          <w:bCs/>
          <w:color w:val="000000"/>
          <w:sz w:val="32"/>
          <w:szCs w:val="32"/>
          <w:u w:color="000000"/>
          <w:bdr w:val="nil"/>
          <w:lang w:val="en-US" w:eastAsia="en-GB"/>
        </w:rPr>
        <w:t xml:space="preserve">adapt to cause disease in </w:t>
      </w:r>
      <w:r w:rsidRPr="004C582D">
        <w:rPr>
          <w:rFonts w:ascii="Calibri" w:eastAsia="Calibri" w:hAnsi="Calibri" w:cs="Calibri"/>
          <w:b/>
          <w:bCs/>
          <w:color w:val="000000"/>
          <w:sz w:val="32"/>
          <w:szCs w:val="32"/>
          <w:u w:color="000000"/>
          <w:bdr w:val="nil"/>
          <w:lang w:val="en-US" w:eastAsia="en-GB"/>
        </w:rPr>
        <w:t>human</w:t>
      </w:r>
      <w:r w:rsidR="00233074">
        <w:rPr>
          <w:rFonts w:ascii="Calibri" w:eastAsia="Calibri" w:hAnsi="Calibri" w:cs="Calibri"/>
          <w:b/>
          <w:bCs/>
          <w:color w:val="000000"/>
          <w:sz w:val="32"/>
          <w:szCs w:val="32"/>
          <w:u w:color="000000"/>
          <w:bdr w:val="nil"/>
          <w:lang w:val="en-US" w:eastAsia="en-GB"/>
        </w:rPr>
        <w:t>s</w:t>
      </w:r>
      <w:r w:rsidRPr="004C582D">
        <w:rPr>
          <w:rFonts w:ascii="Calibri" w:eastAsia="Calibri" w:hAnsi="Calibri" w:cs="Calibri"/>
          <w:b/>
          <w:bCs/>
          <w:color w:val="000000"/>
          <w:sz w:val="32"/>
          <w:szCs w:val="32"/>
          <w:u w:color="000000"/>
          <w:bdr w:val="nil"/>
          <w:lang w:val="en-US" w:eastAsia="en-GB"/>
        </w:rPr>
        <w:t>?</w:t>
      </w:r>
    </w:p>
    <w:p w14:paraId="607021C5" w14:textId="01E87885" w:rsidR="0079335A" w:rsidRPr="0079335A" w:rsidRDefault="0079335A" w:rsidP="0079335A">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r w:rsidRPr="0079335A">
        <w:rPr>
          <w:rFonts w:ascii="Calibri" w:eastAsia="Calibri" w:hAnsi="Calibri" w:cs="Calibri"/>
          <w:i/>
          <w:color w:val="000000"/>
          <w:sz w:val="24"/>
          <w:szCs w:val="24"/>
          <w:u w:color="000000"/>
          <w:bdr w:val="nil"/>
          <w:lang w:val="en-US" w:eastAsia="en-GB"/>
        </w:rPr>
        <w:t>Cryptococcus neoformans</w:t>
      </w:r>
      <w:r w:rsidRPr="0079335A">
        <w:rPr>
          <w:rFonts w:ascii="Calibri" w:eastAsia="Calibri" w:hAnsi="Calibri" w:cs="Calibri"/>
          <w:color w:val="000000"/>
          <w:sz w:val="24"/>
          <w:szCs w:val="24"/>
          <w:u w:color="000000"/>
          <w:bdr w:val="nil"/>
          <w:lang w:val="en-US" w:eastAsia="en-GB"/>
        </w:rPr>
        <w:t xml:space="preserve"> lives in the environ</w:t>
      </w:r>
      <w:r w:rsidR="00554E5D">
        <w:rPr>
          <w:rFonts w:ascii="Calibri" w:eastAsia="Calibri" w:hAnsi="Calibri" w:cs="Calibri"/>
          <w:color w:val="000000"/>
          <w:sz w:val="24"/>
          <w:szCs w:val="24"/>
          <w:u w:color="000000"/>
          <w:bdr w:val="nil"/>
          <w:lang w:val="en-US" w:eastAsia="en-GB"/>
        </w:rPr>
        <w:t xml:space="preserve">ment </w:t>
      </w:r>
      <w:r w:rsidR="00466AA8">
        <w:rPr>
          <w:rFonts w:ascii="Calibri" w:eastAsia="Calibri" w:hAnsi="Calibri" w:cs="Calibri"/>
          <w:color w:val="000000"/>
          <w:sz w:val="24"/>
          <w:szCs w:val="24"/>
          <w:u w:color="000000"/>
          <w:bdr w:val="nil"/>
          <w:lang w:val="en-US" w:eastAsia="en-GB"/>
        </w:rPr>
        <w:t>growing on trees, pigeon droppings and in the soil. It</w:t>
      </w:r>
      <w:r w:rsidR="00554E5D">
        <w:rPr>
          <w:rFonts w:ascii="Calibri" w:eastAsia="Calibri" w:hAnsi="Calibri" w:cs="Calibri"/>
          <w:color w:val="000000"/>
          <w:sz w:val="24"/>
          <w:szCs w:val="24"/>
          <w:u w:color="000000"/>
          <w:bdr w:val="nil"/>
          <w:lang w:val="en-US" w:eastAsia="en-GB"/>
        </w:rPr>
        <w:t xml:space="preserve"> infects people when they breathe it into their lungs</w:t>
      </w:r>
      <w:r w:rsidRPr="0079335A">
        <w:rPr>
          <w:rFonts w:ascii="Calibri" w:eastAsia="Calibri" w:hAnsi="Calibri" w:cs="Calibri"/>
          <w:color w:val="000000"/>
          <w:sz w:val="24"/>
          <w:szCs w:val="24"/>
          <w:u w:color="000000"/>
          <w:bdr w:val="nil"/>
          <w:lang w:val="en-US" w:eastAsia="en-GB"/>
        </w:rPr>
        <w:t>. Infectio</w:t>
      </w:r>
      <w:r w:rsidR="00554E5D">
        <w:rPr>
          <w:rFonts w:ascii="Calibri" w:eastAsia="Calibri" w:hAnsi="Calibri" w:cs="Calibri"/>
          <w:color w:val="000000"/>
          <w:sz w:val="24"/>
          <w:szCs w:val="24"/>
          <w:u w:color="000000"/>
          <w:bdr w:val="nil"/>
          <w:lang w:val="en-US" w:eastAsia="en-GB"/>
        </w:rPr>
        <w:t>n is rare in healthy people</w:t>
      </w:r>
      <w:r w:rsidRPr="0079335A">
        <w:rPr>
          <w:rFonts w:ascii="Calibri" w:eastAsia="Calibri" w:hAnsi="Calibri" w:cs="Calibri"/>
          <w:color w:val="000000"/>
          <w:sz w:val="24"/>
          <w:szCs w:val="24"/>
          <w:u w:color="000000"/>
          <w:bdr w:val="nil"/>
          <w:lang w:val="en-US" w:eastAsia="en-GB"/>
        </w:rPr>
        <w:t xml:space="preserve"> and</w:t>
      </w:r>
      <w:r w:rsidR="00554E5D">
        <w:rPr>
          <w:rFonts w:ascii="Calibri" w:eastAsia="Calibri" w:hAnsi="Calibri" w:cs="Calibri"/>
          <w:color w:val="000000"/>
          <w:sz w:val="24"/>
          <w:szCs w:val="24"/>
          <w:u w:color="000000"/>
          <w:bdr w:val="nil"/>
          <w:lang w:val="en-US" w:eastAsia="en-GB"/>
        </w:rPr>
        <w:t xml:space="preserve"> most cases occur in people with</w:t>
      </w:r>
      <w:r w:rsidRPr="0079335A">
        <w:rPr>
          <w:rFonts w:ascii="Calibri" w:eastAsia="Calibri" w:hAnsi="Calibri" w:cs="Calibri"/>
          <w:color w:val="000000"/>
          <w:sz w:val="24"/>
          <w:szCs w:val="24"/>
          <w:u w:color="000000"/>
          <w:bdr w:val="nil"/>
          <w:lang w:val="en-US" w:eastAsia="en-GB"/>
        </w:rPr>
        <w:t xml:space="preserve"> a weakened immune system</w:t>
      </w:r>
      <w:r w:rsidR="00C2595B">
        <w:rPr>
          <w:rFonts w:ascii="Calibri" w:eastAsia="Calibri" w:hAnsi="Calibri" w:cs="Calibri"/>
          <w:color w:val="000000"/>
          <w:sz w:val="24"/>
          <w:szCs w:val="24"/>
          <w:u w:color="000000"/>
          <w:bdr w:val="nil"/>
          <w:lang w:val="en-US" w:eastAsia="en-GB"/>
        </w:rPr>
        <w:t xml:space="preserve"> (</w:t>
      </w:r>
      <w:r w:rsidR="00554E5D">
        <w:rPr>
          <w:rFonts w:ascii="Calibri" w:eastAsia="Calibri" w:hAnsi="Calibri" w:cs="Calibri"/>
          <w:color w:val="000000"/>
          <w:sz w:val="24"/>
          <w:szCs w:val="24"/>
          <w:u w:color="000000"/>
          <w:bdr w:val="nil"/>
          <w:lang w:val="en-US" w:eastAsia="en-GB"/>
        </w:rPr>
        <w:t>cancer treatment patient</w:t>
      </w:r>
      <w:r w:rsidR="0044443F">
        <w:rPr>
          <w:rFonts w:ascii="Calibri" w:eastAsia="Calibri" w:hAnsi="Calibri" w:cs="Calibri"/>
          <w:color w:val="000000"/>
          <w:sz w:val="24"/>
          <w:szCs w:val="24"/>
          <w:u w:color="000000"/>
          <w:bdr w:val="nil"/>
          <w:lang w:val="en-US" w:eastAsia="en-GB"/>
        </w:rPr>
        <w:t>s</w:t>
      </w:r>
      <w:r w:rsidR="00554E5D">
        <w:rPr>
          <w:rFonts w:ascii="Calibri" w:eastAsia="Calibri" w:hAnsi="Calibri" w:cs="Calibri"/>
          <w:color w:val="000000"/>
          <w:sz w:val="24"/>
          <w:szCs w:val="24"/>
          <w:u w:color="000000"/>
          <w:bdr w:val="nil"/>
          <w:lang w:val="en-US" w:eastAsia="en-GB"/>
        </w:rPr>
        <w:t xml:space="preserve"> or HIV</w:t>
      </w:r>
      <w:r w:rsidR="00C2595B">
        <w:rPr>
          <w:rFonts w:ascii="Calibri" w:eastAsia="Calibri" w:hAnsi="Calibri" w:cs="Calibri"/>
          <w:color w:val="000000"/>
          <w:sz w:val="24"/>
          <w:szCs w:val="24"/>
          <w:u w:color="000000"/>
          <w:bdr w:val="nil"/>
          <w:lang w:val="en-US" w:eastAsia="en-GB"/>
        </w:rPr>
        <w:t>)</w:t>
      </w:r>
      <w:r w:rsidR="00554E5D">
        <w:rPr>
          <w:rFonts w:ascii="Calibri" w:eastAsia="Calibri" w:hAnsi="Calibri" w:cs="Calibri"/>
          <w:color w:val="000000"/>
          <w:sz w:val="24"/>
          <w:szCs w:val="24"/>
          <w:u w:color="000000"/>
          <w:bdr w:val="nil"/>
          <w:lang w:val="en-US" w:eastAsia="en-GB"/>
        </w:rPr>
        <w:t>. In</w:t>
      </w:r>
      <w:r w:rsidRPr="0079335A">
        <w:rPr>
          <w:rFonts w:ascii="Calibri" w:eastAsia="Calibri" w:hAnsi="Calibri" w:cs="Calibri"/>
          <w:color w:val="000000"/>
          <w:sz w:val="24"/>
          <w:szCs w:val="24"/>
          <w:u w:color="000000"/>
          <w:bdr w:val="nil"/>
          <w:lang w:val="en-US" w:eastAsia="en-GB"/>
        </w:rPr>
        <w:t xml:space="preserve"> the lung </w:t>
      </w:r>
      <w:r w:rsidR="00554E5D">
        <w:rPr>
          <w:rFonts w:ascii="Calibri" w:eastAsia="Calibri" w:hAnsi="Calibri" w:cs="Calibri"/>
          <w:color w:val="000000"/>
          <w:sz w:val="24"/>
          <w:szCs w:val="24"/>
          <w:u w:color="000000"/>
          <w:bdr w:val="nil"/>
          <w:lang w:val="en-US" w:eastAsia="en-GB"/>
        </w:rPr>
        <w:t xml:space="preserve">it </w:t>
      </w:r>
      <w:r w:rsidR="00C2595B">
        <w:rPr>
          <w:rFonts w:ascii="Calibri" w:eastAsia="Calibri" w:hAnsi="Calibri" w:cs="Calibri"/>
          <w:color w:val="000000"/>
          <w:sz w:val="24"/>
          <w:szCs w:val="24"/>
          <w:u w:color="000000"/>
          <w:bdr w:val="nil"/>
          <w:lang w:val="en-US" w:eastAsia="en-GB"/>
        </w:rPr>
        <w:t>causes a pneumonia-like-</w:t>
      </w:r>
      <w:r w:rsidRPr="0079335A">
        <w:rPr>
          <w:rFonts w:ascii="Calibri" w:eastAsia="Calibri" w:hAnsi="Calibri" w:cs="Calibri"/>
          <w:color w:val="000000"/>
          <w:sz w:val="24"/>
          <w:szCs w:val="24"/>
          <w:u w:color="000000"/>
          <w:bdr w:val="nil"/>
          <w:lang w:val="en-US" w:eastAsia="en-GB"/>
        </w:rPr>
        <w:t>illness</w:t>
      </w:r>
      <w:r w:rsidR="00554E5D">
        <w:rPr>
          <w:rFonts w:ascii="Calibri" w:eastAsia="Calibri" w:hAnsi="Calibri" w:cs="Calibri"/>
          <w:color w:val="000000"/>
          <w:sz w:val="24"/>
          <w:szCs w:val="24"/>
          <w:u w:color="000000"/>
          <w:bdr w:val="nil"/>
          <w:lang w:val="en-US" w:eastAsia="en-GB"/>
        </w:rPr>
        <w:t xml:space="preserve"> but</w:t>
      </w:r>
      <w:r w:rsidRPr="0079335A">
        <w:rPr>
          <w:rFonts w:ascii="Calibri" w:eastAsia="Calibri" w:hAnsi="Calibri" w:cs="Calibri"/>
          <w:color w:val="000000"/>
          <w:sz w:val="24"/>
          <w:szCs w:val="24"/>
          <w:u w:color="000000"/>
          <w:bdr w:val="nil"/>
          <w:lang w:val="en-US" w:eastAsia="en-GB"/>
        </w:rPr>
        <w:t xml:space="preserve"> it </w:t>
      </w:r>
      <w:r w:rsidR="00C2595B">
        <w:rPr>
          <w:rFonts w:ascii="Calibri" w:eastAsia="Calibri" w:hAnsi="Calibri" w:cs="Calibri"/>
          <w:color w:val="000000"/>
          <w:sz w:val="24"/>
          <w:szCs w:val="24"/>
          <w:u w:color="000000"/>
          <w:bdr w:val="nil"/>
          <w:lang w:val="en-US" w:eastAsia="en-GB"/>
        </w:rPr>
        <w:t>can</w:t>
      </w:r>
      <w:r w:rsidR="00554E5D">
        <w:rPr>
          <w:rFonts w:ascii="Calibri" w:eastAsia="Calibri" w:hAnsi="Calibri" w:cs="Calibri"/>
          <w:color w:val="000000"/>
          <w:sz w:val="24"/>
          <w:szCs w:val="24"/>
          <w:u w:color="000000"/>
          <w:bdr w:val="nil"/>
          <w:lang w:val="en-US" w:eastAsia="en-GB"/>
        </w:rPr>
        <w:t xml:space="preserve"> spread to the brain causing </w:t>
      </w:r>
      <w:r w:rsidRPr="0079335A">
        <w:rPr>
          <w:rFonts w:ascii="Calibri" w:eastAsia="Calibri" w:hAnsi="Calibri" w:cs="Calibri"/>
          <w:color w:val="000000"/>
          <w:sz w:val="24"/>
          <w:szCs w:val="24"/>
          <w:u w:color="000000"/>
          <w:bdr w:val="nil"/>
          <w:lang w:val="en-US" w:eastAsia="en-GB"/>
        </w:rPr>
        <w:t xml:space="preserve">life-threatening meningitis. Approximately 1 million cases occur </w:t>
      </w:r>
      <w:r w:rsidR="00C2595B">
        <w:rPr>
          <w:rFonts w:ascii="Calibri" w:eastAsia="Calibri" w:hAnsi="Calibri" w:cs="Calibri"/>
          <w:color w:val="000000"/>
          <w:sz w:val="24"/>
          <w:szCs w:val="24"/>
          <w:u w:color="000000"/>
          <w:bdr w:val="nil"/>
          <w:lang w:val="en-US" w:eastAsia="en-GB"/>
        </w:rPr>
        <w:t>globally each year</w:t>
      </w:r>
      <w:r w:rsidRPr="0079335A">
        <w:rPr>
          <w:rFonts w:ascii="Calibri" w:eastAsia="Calibri" w:hAnsi="Calibri" w:cs="Calibri"/>
          <w:color w:val="000000"/>
          <w:sz w:val="24"/>
          <w:szCs w:val="24"/>
          <w:u w:color="000000"/>
          <w:bdr w:val="nil"/>
          <w:lang w:val="en-US" w:eastAsia="en-GB"/>
        </w:rPr>
        <w:t xml:space="preserve"> resultin</w:t>
      </w:r>
      <w:r w:rsidR="00C2595B">
        <w:rPr>
          <w:rFonts w:ascii="Calibri" w:eastAsia="Calibri" w:hAnsi="Calibri" w:cs="Calibri"/>
          <w:color w:val="000000"/>
          <w:sz w:val="24"/>
          <w:szCs w:val="24"/>
          <w:u w:color="000000"/>
          <w:bdr w:val="nil"/>
          <w:lang w:val="en-US" w:eastAsia="en-GB"/>
        </w:rPr>
        <w:t>g in estimated deaths of</w:t>
      </w:r>
      <w:r w:rsidRPr="0079335A">
        <w:rPr>
          <w:rFonts w:ascii="Calibri" w:eastAsia="Calibri" w:hAnsi="Calibri" w:cs="Calibri"/>
          <w:color w:val="000000"/>
          <w:sz w:val="24"/>
          <w:szCs w:val="24"/>
          <w:u w:color="000000"/>
          <w:bdr w:val="nil"/>
          <w:lang w:val="en-US" w:eastAsia="en-GB"/>
        </w:rPr>
        <w:t xml:space="preserve"> 600,000</w:t>
      </w:r>
      <w:r w:rsidR="00554E5D">
        <w:rPr>
          <w:rFonts w:ascii="Calibri" w:eastAsia="Calibri" w:hAnsi="Calibri" w:cs="Calibri"/>
          <w:color w:val="000000"/>
          <w:sz w:val="24"/>
          <w:szCs w:val="24"/>
          <w:u w:color="000000"/>
          <w:bdr w:val="nil"/>
          <w:lang w:val="en-US" w:eastAsia="en-GB"/>
        </w:rPr>
        <w:t>.</w:t>
      </w:r>
      <w:r w:rsidRPr="0079335A">
        <w:rPr>
          <w:rFonts w:ascii="Calibri" w:eastAsia="Calibri" w:hAnsi="Calibri" w:cs="Calibri"/>
          <w:color w:val="000000"/>
          <w:sz w:val="24"/>
          <w:szCs w:val="24"/>
          <w:u w:color="000000"/>
          <w:bdr w:val="nil"/>
          <w:lang w:val="en-US" w:eastAsia="en-GB"/>
        </w:rPr>
        <w:t xml:space="preserve"> </w:t>
      </w:r>
    </w:p>
    <w:p w14:paraId="2A956CA9" w14:textId="1EC6E63A" w:rsidR="001B48CC" w:rsidRDefault="0079335A" w:rsidP="001B48CC">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r w:rsidRPr="0079335A">
        <w:rPr>
          <w:rFonts w:ascii="Calibri" w:eastAsia="Calibri" w:hAnsi="Calibri" w:cs="Calibri"/>
          <w:color w:val="000000"/>
          <w:sz w:val="24"/>
          <w:szCs w:val="24"/>
          <w:u w:color="000000"/>
          <w:bdr w:val="nil"/>
          <w:lang w:val="en-US" w:eastAsia="en-GB"/>
        </w:rPr>
        <w:t xml:space="preserve">How does </w:t>
      </w:r>
      <w:r w:rsidR="00727434" w:rsidRPr="00727434">
        <w:rPr>
          <w:rFonts w:ascii="Calibri" w:eastAsia="Calibri" w:hAnsi="Calibri" w:cs="Calibri"/>
          <w:i/>
          <w:color w:val="000000"/>
          <w:sz w:val="24"/>
          <w:szCs w:val="24"/>
          <w:u w:color="000000"/>
          <w:bdr w:val="nil"/>
          <w:lang w:val="en-US" w:eastAsia="en-GB"/>
        </w:rPr>
        <w:t>C. neoformans</w:t>
      </w:r>
      <w:r w:rsidR="00727434" w:rsidRPr="00727434">
        <w:rPr>
          <w:rFonts w:ascii="Calibri" w:eastAsia="Calibri" w:hAnsi="Calibri" w:cs="Calibri"/>
          <w:color w:val="000000"/>
          <w:sz w:val="24"/>
          <w:szCs w:val="24"/>
          <w:u w:color="000000"/>
          <w:bdr w:val="nil"/>
          <w:lang w:val="en-US" w:eastAsia="en-GB"/>
        </w:rPr>
        <w:t xml:space="preserve"> </w:t>
      </w:r>
      <w:r w:rsidR="00727434">
        <w:rPr>
          <w:rFonts w:ascii="Calibri" w:eastAsia="Calibri" w:hAnsi="Calibri" w:cs="Calibri"/>
          <w:color w:val="000000"/>
          <w:sz w:val="24"/>
          <w:szCs w:val="24"/>
          <w:u w:color="000000"/>
          <w:bdr w:val="nil"/>
          <w:lang w:val="en-US" w:eastAsia="en-GB"/>
        </w:rPr>
        <w:t xml:space="preserve">adapt to </w:t>
      </w:r>
      <w:r w:rsidRPr="0079335A">
        <w:rPr>
          <w:rFonts w:ascii="Calibri" w:eastAsia="Calibri" w:hAnsi="Calibri" w:cs="Calibri"/>
          <w:color w:val="000000"/>
          <w:sz w:val="24"/>
          <w:szCs w:val="24"/>
          <w:u w:color="000000"/>
          <w:bdr w:val="nil"/>
          <w:lang w:val="en-US" w:eastAsia="en-GB"/>
        </w:rPr>
        <w:t>the rapid change in environment from soil/vegetation to a mammalian lun</w:t>
      </w:r>
      <w:r w:rsidR="00727434">
        <w:rPr>
          <w:rFonts w:ascii="Calibri" w:eastAsia="Calibri" w:hAnsi="Calibri" w:cs="Calibri"/>
          <w:color w:val="000000"/>
          <w:sz w:val="24"/>
          <w:szCs w:val="24"/>
          <w:u w:color="000000"/>
          <w:bdr w:val="nil"/>
          <w:lang w:val="en-US" w:eastAsia="en-GB"/>
        </w:rPr>
        <w:t>g</w:t>
      </w:r>
      <w:r w:rsidRPr="0079335A">
        <w:rPr>
          <w:rFonts w:ascii="Calibri" w:eastAsia="Calibri" w:hAnsi="Calibri" w:cs="Calibri"/>
          <w:color w:val="000000"/>
          <w:sz w:val="24"/>
          <w:szCs w:val="24"/>
          <w:u w:color="000000"/>
          <w:bdr w:val="nil"/>
          <w:lang w:val="en-US" w:eastAsia="en-GB"/>
        </w:rPr>
        <w:t xml:space="preserve">? I will examine what </w:t>
      </w:r>
      <w:r w:rsidR="0044443F">
        <w:rPr>
          <w:rFonts w:ascii="Calibri" w:eastAsia="Calibri" w:hAnsi="Calibri" w:cs="Calibri"/>
          <w:color w:val="000000"/>
          <w:sz w:val="24"/>
          <w:szCs w:val="24"/>
          <w:u w:color="000000"/>
          <w:bdr w:val="nil"/>
          <w:lang w:val="en-US" w:eastAsia="en-GB"/>
        </w:rPr>
        <w:t>changes occur in this fungus</w:t>
      </w:r>
      <w:r w:rsidRPr="0079335A">
        <w:rPr>
          <w:rFonts w:ascii="Calibri" w:eastAsia="Calibri" w:hAnsi="Calibri" w:cs="Calibri"/>
          <w:color w:val="000000"/>
          <w:sz w:val="24"/>
          <w:szCs w:val="24"/>
          <w:u w:color="000000"/>
          <w:bdr w:val="nil"/>
          <w:lang w:val="en-US" w:eastAsia="en-GB"/>
        </w:rPr>
        <w:t xml:space="preserve"> when </w:t>
      </w:r>
      <w:r w:rsidR="0044443F">
        <w:rPr>
          <w:rFonts w:ascii="Calibri" w:eastAsia="Calibri" w:hAnsi="Calibri" w:cs="Calibri"/>
          <w:color w:val="000000"/>
          <w:sz w:val="24"/>
          <w:szCs w:val="24"/>
          <w:u w:color="000000"/>
          <w:bdr w:val="nil"/>
          <w:lang w:val="en-US" w:eastAsia="en-GB"/>
        </w:rPr>
        <w:t>it reac</w:t>
      </w:r>
      <w:r w:rsidR="00A7263D">
        <w:rPr>
          <w:rFonts w:ascii="Calibri" w:eastAsia="Calibri" w:hAnsi="Calibri" w:cs="Calibri"/>
          <w:color w:val="000000"/>
          <w:sz w:val="24"/>
          <w:szCs w:val="24"/>
          <w:u w:color="000000"/>
          <w:bdr w:val="nil"/>
          <w:lang w:val="en-US" w:eastAsia="en-GB"/>
        </w:rPr>
        <w:t xml:space="preserve">tivates in a </w:t>
      </w:r>
      <w:r w:rsidR="00727434">
        <w:rPr>
          <w:rFonts w:ascii="Calibri" w:eastAsia="Calibri" w:hAnsi="Calibri" w:cs="Calibri"/>
          <w:color w:val="000000"/>
          <w:sz w:val="24"/>
          <w:szCs w:val="24"/>
          <w:u w:color="000000"/>
          <w:bdr w:val="nil"/>
          <w:lang w:val="en-US" w:eastAsia="en-GB"/>
        </w:rPr>
        <w:t>host-like environment and identify</w:t>
      </w:r>
      <w:r w:rsidRPr="0079335A">
        <w:rPr>
          <w:rFonts w:ascii="Calibri" w:eastAsia="Calibri" w:hAnsi="Calibri" w:cs="Calibri"/>
          <w:color w:val="000000"/>
          <w:sz w:val="24"/>
          <w:szCs w:val="24"/>
          <w:u w:color="000000"/>
          <w:bdr w:val="nil"/>
          <w:lang w:val="en-US" w:eastAsia="en-GB"/>
        </w:rPr>
        <w:t xml:space="preserve"> </w:t>
      </w:r>
      <w:r w:rsidR="001B48CC">
        <w:rPr>
          <w:rFonts w:ascii="Calibri" w:eastAsia="Calibri" w:hAnsi="Calibri" w:cs="Calibri"/>
          <w:color w:val="000000"/>
          <w:sz w:val="24"/>
          <w:szCs w:val="24"/>
          <w:u w:color="000000"/>
          <w:bdr w:val="nil"/>
          <w:lang w:val="en-US" w:eastAsia="en-GB"/>
        </w:rPr>
        <w:t>observable characteristics under different environmental conditions</w:t>
      </w:r>
      <w:r w:rsidR="00EE6784">
        <w:rPr>
          <w:rFonts w:ascii="Calibri" w:eastAsia="Calibri" w:hAnsi="Calibri" w:cs="Calibri"/>
          <w:color w:val="000000"/>
          <w:sz w:val="24"/>
          <w:szCs w:val="24"/>
          <w:u w:color="000000"/>
          <w:bdr w:val="nil"/>
          <w:lang w:val="en-US" w:eastAsia="en-GB"/>
        </w:rPr>
        <w:t>.</w:t>
      </w:r>
      <w:r w:rsidR="001B48CC">
        <w:rPr>
          <w:rFonts w:ascii="Calibri" w:eastAsia="Calibri" w:hAnsi="Calibri" w:cs="Calibri"/>
          <w:color w:val="000000"/>
          <w:sz w:val="24"/>
          <w:szCs w:val="24"/>
          <w:u w:color="000000"/>
          <w:bdr w:val="nil"/>
          <w:lang w:val="en-US" w:eastAsia="en-GB"/>
        </w:rPr>
        <w:t xml:space="preserve"> </w:t>
      </w:r>
      <w:r w:rsidR="001B48CC" w:rsidRPr="0079335A">
        <w:rPr>
          <w:rFonts w:ascii="Calibri" w:eastAsia="Calibri" w:hAnsi="Calibri" w:cs="Calibri"/>
          <w:color w:val="000000"/>
          <w:sz w:val="24"/>
          <w:szCs w:val="24"/>
          <w:u w:color="000000"/>
          <w:bdr w:val="nil"/>
          <w:lang w:val="en-US" w:eastAsia="en-GB"/>
        </w:rPr>
        <w:t xml:space="preserve">I will </w:t>
      </w:r>
      <w:r w:rsidR="001B48CC">
        <w:rPr>
          <w:rFonts w:ascii="Calibri" w:eastAsia="Calibri" w:hAnsi="Calibri" w:cs="Calibri"/>
          <w:color w:val="000000"/>
          <w:sz w:val="24"/>
          <w:szCs w:val="24"/>
          <w:u w:color="000000"/>
          <w:bdr w:val="nil"/>
          <w:lang w:val="en-US" w:eastAsia="en-GB"/>
        </w:rPr>
        <w:t>look a</w:t>
      </w:r>
      <w:r w:rsidR="00C2595B">
        <w:rPr>
          <w:rFonts w:ascii="Calibri" w:eastAsia="Calibri" w:hAnsi="Calibri" w:cs="Calibri"/>
          <w:color w:val="000000"/>
          <w:sz w:val="24"/>
          <w:szCs w:val="24"/>
          <w:u w:color="000000"/>
          <w:bdr w:val="nil"/>
          <w:lang w:val="en-US" w:eastAsia="en-GB"/>
        </w:rPr>
        <w:t>t the changes in the amount/type of genes that are</w:t>
      </w:r>
      <w:r w:rsidR="001B48CC">
        <w:rPr>
          <w:rFonts w:ascii="Calibri" w:eastAsia="Calibri" w:hAnsi="Calibri" w:cs="Calibri"/>
          <w:color w:val="000000"/>
          <w:sz w:val="24"/>
          <w:szCs w:val="24"/>
          <w:u w:color="000000"/>
          <w:bdr w:val="nil"/>
          <w:lang w:val="en-US" w:eastAsia="en-GB"/>
        </w:rPr>
        <w:t xml:space="preserve"> switche</w:t>
      </w:r>
      <w:r w:rsidR="00C2595B">
        <w:rPr>
          <w:rFonts w:ascii="Calibri" w:eastAsia="Calibri" w:hAnsi="Calibri" w:cs="Calibri"/>
          <w:color w:val="000000"/>
          <w:sz w:val="24"/>
          <w:szCs w:val="24"/>
          <w:u w:color="000000"/>
          <w:bdr w:val="nil"/>
          <w:lang w:val="en-US" w:eastAsia="en-GB"/>
        </w:rPr>
        <w:t>d</w:t>
      </w:r>
      <w:r w:rsidR="001B48CC">
        <w:rPr>
          <w:rFonts w:ascii="Calibri" w:eastAsia="Calibri" w:hAnsi="Calibri" w:cs="Calibri"/>
          <w:color w:val="000000"/>
          <w:sz w:val="24"/>
          <w:szCs w:val="24"/>
          <w:u w:color="000000"/>
          <w:bdr w:val="nil"/>
          <w:lang w:val="en-US" w:eastAsia="en-GB"/>
        </w:rPr>
        <w:t xml:space="preserve"> on and off during</w:t>
      </w:r>
      <w:r w:rsidR="001B48CC" w:rsidRPr="0079335A">
        <w:rPr>
          <w:rFonts w:ascii="Calibri" w:eastAsia="Calibri" w:hAnsi="Calibri" w:cs="Calibri"/>
          <w:color w:val="000000"/>
          <w:sz w:val="24"/>
          <w:szCs w:val="24"/>
          <w:u w:color="000000"/>
          <w:bdr w:val="nil"/>
          <w:lang w:val="en-US" w:eastAsia="en-GB"/>
        </w:rPr>
        <w:t xml:space="preserve"> exposure to these conditions</w:t>
      </w:r>
      <w:r w:rsidR="001B48CC">
        <w:rPr>
          <w:rFonts w:ascii="Calibri" w:eastAsia="Calibri" w:hAnsi="Calibri" w:cs="Calibri"/>
          <w:color w:val="000000"/>
          <w:sz w:val="24"/>
          <w:szCs w:val="24"/>
          <w:u w:color="000000"/>
          <w:bdr w:val="nil"/>
          <w:lang w:val="en-US" w:eastAsia="en-GB"/>
        </w:rPr>
        <w:t>.</w:t>
      </w:r>
      <w:r w:rsidR="001B48CC" w:rsidRPr="0079335A">
        <w:rPr>
          <w:rFonts w:ascii="Calibri" w:eastAsia="Calibri" w:hAnsi="Calibri" w:cs="Calibri"/>
          <w:color w:val="000000"/>
          <w:sz w:val="24"/>
          <w:szCs w:val="24"/>
          <w:u w:color="000000"/>
          <w:bdr w:val="nil"/>
          <w:lang w:val="en-US" w:eastAsia="en-GB"/>
        </w:rPr>
        <w:t xml:space="preserve"> Mea</w:t>
      </w:r>
      <w:r w:rsidR="001B48CC">
        <w:rPr>
          <w:rFonts w:ascii="Calibri" w:eastAsia="Calibri" w:hAnsi="Calibri" w:cs="Calibri"/>
          <w:color w:val="000000"/>
          <w:sz w:val="24"/>
          <w:szCs w:val="24"/>
          <w:u w:color="000000"/>
          <w:bdr w:val="nil"/>
          <w:lang w:val="en-US" w:eastAsia="en-GB"/>
        </w:rPr>
        <w:t>suring the</w:t>
      </w:r>
      <w:r w:rsidR="001B48CC" w:rsidRPr="0079335A">
        <w:rPr>
          <w:rFonts w:ascii="Calibri" w:eastAsia="Calibri" w:hAnsi="Calibri" w:cs="Calibri"/>
          <w:color w:val="000000"/>
          <w:sz w:val="24"/>
          <w:szCs w:val="24"/>
          <w:u w:color="000000"/>
          <w:bdr w:val="nil"/>
          <w:lang w:val="en-US" w:eastAsia="en-GB"/>
        </w:rPr>
        <w:t xml:space="preserve"> amount of gene activity</w:t>
      </w:r>
      <w:r w:rsidR="001B48CC">
        <w:rPr>
          <w:rFonts w:ascii="Calibri" w:eastAsia="Calibri" w:hAnsi="Calibri" w:cs="Calibri"/>
          <w:color w:val="000000"/>
          <w:sz w:val="24"/>
          <w:szCs w:val="24"/>
          <w:u w:color="000000"/>
          <w:bdr w:val="nil"/>
          <w:lang w:val="en-US" w:eastAsia="en-GB"/>
        </w:rPr>
        <w:t xml:space="preserve"> can tell us a lot about how an organism responds to its environment. </w:t>
      </w:r>
    </w:p>
    <w:p w14:paraId="49A0AA88" w14:textId="145B85E7" w:rsidR="00590890" w:rsidRDefault="00466AA8" w:rsidP="0079335A">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r>
        <w:rPr>
          <w:rFonts w:ascii="Calibri" w:eastAsia="Calibri" w:hAnsi="Calibri" w:cs="Calibri"/>
          <w:color w:val="000000"/>
          <w:sz w:val="24"/>
          <w:szCs w:val="24"/>
          <w:u w:color="000000"/>
          <w:bdr w:val="nil"/>
          <w:lang w:val="en-US" w:eastAsia="en-GB"/>
        </w:rPr>
        <w:t>Once</w:t>
      </w:r>
      <w:r w:rsidR="0079335A" w:rsidRPr="0079335A">
        <w:rPr>
          <w:rFonts w:ascii="Calibri" w:eastAsia="Calibri" w:hAnsi="Calibri" w:cs="Calibri"/>
          <w:color w:val="000000"/>
          <w:sz w:val="24"/>
          <w:szCs w:val="24"/>
          <w:u w:color="000000"/>
          <w:bdr w:val="nil"/>
          <w:lang w:val="en-US" w:eastAsia="en-GB"/>
        </w:rPr>
        <w:t xml:space="preserve"> </w:t>
      </w:r>
      <w:r w:rsidR="0079335A" w:rsidRPr="0079335A">
        <w:rPr>
          <w:rFonts w:ascii="Calibri" w:eastAsia="Calibri" w:hAnsi="Calibri" w:cs="Calibri"/>
          <w:i/>
          <w:color w:val="000000"/>
          <w:sz w:val="24"/>
          <w:szCs w:val="24"/>
          <w:u w:color="000000"/>
          <w:bdr w:val="nil"/>
          <w:lang w:val="en-US" w:eastAsia="en-GB"/>
        </w:rPr>
        <w:t>C. neoformans</w:t>
      </w:r>
      <w:r w:rsidR="0079335A" w:rsidRPr="0079335A">
        <w:rPr>
          <w:rFonts w:ascii="Calibri" w:eastAsia="Calibri" w:hAnsi="Calibri" w:cs="Calibri"/>
          <w:color w:val="000000"/>
          <w:sz w:val="24"/>
          <w:szCs w:val="24"/>
          <w:u w:color="000000"/>
          <w:bdr w:val="nil"/>
          <w:lang w:val="en-US" w:eastAsia="en-GB"/>
        </w:rPr>
        <w:t xml:space="preserve"> </w:t>
      </w:r>
      <w:r w:rsidR="00DB3B43">
        <w:rPr>
          <w:rFonts w:ascii="Calibri" w:eastAsia="Calibri" w:hAnsi="Calibri" w:cs="Calibri"/>
          <w:color w:val="000000"/>
          <w:sz w:val="24"/>
          <w:szCs w:val="24"/>
          <w:u w:color="000000"/>
          <w:bdr w:val="nil"/>
          <w:lang w:val="en-US" w:eastAsia="en-GB"/>
        </w:rPr>
        <w:t>has entered</w:t>
      </w:r>
      <w:r w:rsidR="00185487">
        <w:rPr>
          <w:rFonts w:ascii="Calibri" w:eastAsia="Calibri" w:hAnsi="Calibri" w:cs="Calibri"/>
          <w:color w:val="000000"/>
          <w:sz w:val="24"/>
          <w:szCs w:val="24"/>
          <w:u w:color="000000"/>
          <w:bdr w:val="nil"/>
          <w:lang w:val="en-US" w:eastAsia="en-GB"/>
        </w:rPr>
        <w:t xml:space="preserve"> the</w:t>
      </w:r>
      <w:r>
        <w:rPr>
          <w:rFonts w:ascii="Calibri" w:eastAsia="Calibri" w:hAnsi="Calibri" w:cs="Calibri"/>
          <w:color w:val="000000"/>
          <w:sz w:val="24"/>
          <w:szCs w:val="24"/>
          <w:u w:color="000000"/>
          <w:bdr w:val="nil"/>
          <w:lang w:val="en-US" w:eastAsia="en-GB"/>
        </w:rPr>
        <w:t xml:space="preserve"> lung it </w:t>
      </w:r>
      <w:r w:rsidR="0079335A" w:rsidRPr="0079335A">
        <w:rPr>
          <w:rFonts w:ascii="Calibri" w:eastAsia="Calibri" w:hAnsi="Calibri" w:cs="Calibri"/>
          <w:color w:val="000000"/>
          <w:sz w:val="24"/>
          <w:szCs w:val="24"/>
          <w:u w:color="000000"/>
          <w:bdr w:val="nil"/>
          <w:lang w:val="en-US" w:eastAsia="en-GB"/>
        </w:rPr>
        <w:t xml:space="preserve">will encounter a number of </w:t>
      </w:r>
      <w:r w:rsidR="00616BD9">
        <w:rPr>
          <w:rFonts w:ascii="Calibri" w:eastAsia="Calibri" w:hAnsi="Calibri" w:cs="Calibri"/>
          <w:color w:val="000000"/>
          <w:sz w:val="24"/>
          <w:szCs w:val="24"/>
          <w:u w:color="000000"/>
          <w:bdr w:val="nil"/>
          <w:lang w:val="en-US" w:eastAsia="en-GB"/>
        </w:rPr>
        <w:t>microbes</w:t>
      </w:r>
      <w:r w:rsidR="0079335A" w:rsidRPr="0079335A">
        <w:rPr>
          <w:rFonts w:ascii="Calibri" w:eastAsia="Calibri" w:hAnsi="Calibri" w:cs="Calibri"/>
          <w:color w:val="000000"/>
          <w:sz w:val="24"/>
          <w:szCs w:val="24"/>
          <w:u w:color="000000"/>
          <w:bdr w:val="nil"/>
          <w:lang w:val="en-US" w:eastAsia="en-GB"/>
        </w:rPr>
        <w:t>, some of which will</w:t>
      </w:r>
      <w:r w:rsidR="00616BD9">
        <w:rPr>
          <w:rFonts w:ascii="Calibri" w:eastAsia="Calibri" w:hAnsi="Calibri" w:cs="Calibri"/>
          <w:color w:val="000000"/>
          <w:sz w:val="24"/>
          <w:szCs w:val="24"/>
          <w:u w:color="000000"/>
          <w:bdr w:val="nil"/>
          <w:lang w:val="en-US" w:eastAsia="en-GB"/>
        </w:rPr>
        <w:t xml:space="preserve"> </w:t>
      </w:r>
      <w:del w:id="0" w:author="Edward Wallace" w:date="2019-04-29T23:10:00Z">
        <w:r w:rsidR="00616BD9" w:rsidDel="009160A3">
          <w:rPr>
            <w:rFonts w:ascii="Calibri" w:eastAsia="Calibri" w:hAnsi="Calibri" w:cs="Calibri"/>
            <w:color w:val="000000"/>
            <w:sz w:val="24"/>
            <w:szCs w:val="24"/>
            <w:u w:color="000000"/>
            <w:bdr w:val="nil"/>
            <w:lang w:val="en-US" w:eastAsia="en-GB"/>
          </w:rPr>
          <w:delText>be symbiotic</w:delText>
        </w:r>
        <w:r w:rsidDel="009160A3">
          <w:rPr>
            <w:rFonts w:ascii="Calibri" w:eastAsia="Calibri" w:hAnsi="Calibri" w:cs="Calibri"/>
            <w:color w:val="000000"/>
            <w:sz w:val="24"/>
            <w:szCs w:val="24"/>
            <w:u w:color="000000"/>
            <w:bdr w:val="nil"/>
            <w:lang w:val="en-US" w:eastAsia="en-GB"/>
          </w:rPr>
          <w:delText xml:space="preserve"> and others that may</w:delText>
        </w:r>
      </w:del>
      <w:ins w:id="1" w:author="Edward Wallace" w:date="2019-04-29T23:10:00Z">
        <w:r w:rsidR="009160A3">
          <w:rPr>
            <w:rFonts w:ascii="Calibri" w:eastAsia="Calibri" w:hAnsi="Calibri" w:cs="Calibri"/>
            <w:color w:val="000000"/>
            <w:sz w:val="24"/>
            <w:szCs w:val="24"/>
            <w:u w:color="000000"/>
            <w:bdr w:val="nil"/>
            <w:lang w:val="en-US" w:eastAsia="en-GB"/>
          </w:rPr>
          <w:t>affect its ability to</w:t>
        </w:r>
      </w:ins>
      <w:r>
        <w:rPr>
          <w:rFonts w:ascii="Calibri" w:eastAsia="Calibri" w:hAnsi="Calibri" w:cs="Calibri"/>
          <w:color w:val="000000"/>
          <w:sz w:val="24"/>
          <w:szCs w:val="24"/>
          <w:u w:color="000000"/>
          <w:bdr w:val="nil"/>
          <w:lang w:val="en-US" w:eastAsia="en-GB"/>
        </w:rPr>
        <w:t xml:space="preserve"> cause disease</w:t>
      </w:r>
      <w:r w:rsidR="00185487">
        <w:rPr>
          <w:rFonts w:ascii="Calibri" w:eastAsia="Calibri" w:hAnsi="Calibri" w:cs="Calibri"/>
          <w:color w:val="000000"/>
          <w:sz w:val="24"/>
          <w:szCs w:val="24"/>
          <w:u w:color="000000"/>
          <w:bdr w:val="nil"/>
          <w:lang w:val="en-US" w:eastAsia="en-GB"/>
        </w:rPr>
        <w:t>.</w:t>
      </w:r>
      <w:r w:rsidR="0079335A" w:rsidRPr="0079335A">
        <w:rPr>
          <w:rFonts w:ascii="Calibri" w:eastAsia="Calibri" w:hAnsi="Calibri" w:cs="Calibri"/>
          <w:color w:val="000000"/>
          <w:sz w:val="24"/>
          <w:szCs w:val="24"/>
          <w:u w:color="000000"/>
          <w:bdr w:val="nil"/>
          <w:lang w:val="en-US" w:eastAsia="en-GB"/>
        </w:rPr>
        <w:t xml:space="preserve"> </w:t>
      </w:r>
      <w:ins w:id="2" w:author="Edward Wallace" w:date="2019-04-29T23:05:00Z">
        <w:r w:rsidR="009160A3">
          <w:rPr>
            <w:rFonts w:ascii="Calibri" w:eastAsia="Calibri" w:hAnsi="Calibri" w:cs="Calibri"/>
            <w:color w:val="000000"/>
            <w:sz w:val="24"/>
            <w:szCs w:val="24"/>
            <w:u w:color="000000"/>
            <w:bdr w:val="nil"/>
            <w:lang w:val="en-US" w:eastAsia="en-GB"/>
          </w:rPr>
          <w:t xml:space="preserve">Fragments from bacterial cell walls </w:t>
        </w:r>
      </w:ins>
      <w:ins w:id="3" w:author="Edward Wallace" w:date="2019-04-29T23:06:00Z">
        <w:r w:rsidR="009160A3">
          <w:rPr>
            <w:rFonts w:ascii="Calibri" w:eastAsia="Calibri" w:hAnsi="Calibri" w:cs="Calibri"/>
            <w:color w:val="000000"/>
            <w:sz w:val="24"/>
            <w:szCs w:val="24"/>
            <w:u w:color="000000"/>
            <w:bdr w:val="nil"/>
            <w:lang w:val="en-US" w:eastAsia="en-GB"/>
          </w:rPr>
          <w:t>induce</w:t>
        </w:r>
      </w:ins>
      <w:ins w:id="4" w:author="Edward Wallace" w:date="2019-04-29T23:05:00Z">
        <w:r w:rsidR="009160A3">
          <w:rPr>
            <w:rFonts w:ascii="Calibri" w:eastAsia="Calibri" w:hAnsi="Calibri" w:cs="Calibri"/>
            <w:color w:val="000000"/>
            <w:sz w:val="24"/>
            <w:szCs w:val="24"/>
            <w:u w:color="000000"/>
            <w:bdr w:val="nil"/>
            <w:lang w:val="en-US" w:eastAsia="en-GB"/>
          </w:rPr>
          <w:t xml:space="preserve"> </w:t>
        </w:r>
      </w:ins>
      <w:ins w:id="5" w:author="Edward Wallace" w:date="2019-04-29T23:08:00Z">
        <w:r w:rsidR="009160A3">
          <w:rPr>
            <w:rFonts w:ascii="Calibri" w:eastAsia="Calibri" w:hAnsi="Calibri" w:cs="Calibri"/>
            <w:color w:val="000000"/>
            <w:sz w:val="24"/>
            <w:szCs w:val="24"/>
            <w:u w:color="000000"/>
            <w:bdr w:val="nil"/>
            <w:lang w:val="en-US" w:eastAsia="en-GB"/>
          </w:rPr>
          <w:t xml:space="preserve">“Titanization” - </w:t>
        </w:r>
      </w:ins>
      <w:ins w:id="6" w:author="Edward Wallace" w:date="2019-04-29T23:05:00Z">
        <w:r w:rsidR="009160A3">
          <w:rPr>
            <w:rFonts w:ascii="Calibri" w:eastAsia="Calibri" w:hAnsi="Calibri" w:cs="Calibri"/>
            <w:color w:val="000000"/>
            <w:sz w:val="24"/>
            <w:szCs w:val="24"/>
            <w:u w:color="000000"/>
            <w:bdr w:val="nil"/>
            <w:lang w:val="en-US" w:eastAsia="en-GB"/>
          </w:rPr>
          <w:t xml:space="preserve">changes in </w:t>
        </w:r>
      </w:ins>
      <w:ins w:id="7" w:author="Edward Wallace" w:date="2019-04-29T23:08:00Z">
        <w:r w:rsidR="009160A3">
          <w:rPr>
            <w:rFonts w:ascii="Calibri" w:eastAsia="Calibri" w:hAnsi="Calibri" w:cs="Calibri"/>
            <w:color w:val="000000"/>
            <w:sz w:val="24"/>
            <w:szCs w:val="24"/>
            <w:u w:color="000000"/>
            <w:bdr w:val="nil"/>
            <w:lang w:val="en-US" w:eastAsia="en-GB"/>
          </w:rPr>
          <w:t>Cryptococcus size</w:t>
        </w:r>
      </w:ins>
      <w:ins w:id="8" w:author="Edward Wallace" w:date="2019-04-29T23:06:00Z">
        <w:r w:rsidR="009160A3">
          <w:rPr>
            <w:rFonts w:ascii="Calibri" w:eastAsia="Calibri" w:hAnsi="Calibri" w:cs="Calibri"/>
            <w:color w:val="000000"/>
            <w:sz w:val="24"/>
            <w:szCs w:val="24"/>
            <w:u w:color="000000"/>
            <w:bdr w:val="nil"/>
            <w:lang w:val="en-US" w:eastAsia="en-GB"/>
          </w:rPr>
          <w:t xml:space="preserve"> that are important for infection</w:t>
        </w:r>
      </w:ins>
      <w:ins w:id="9" w:author="Edward Wallace" w:date="2019-04-29T23:10:00Z">
        <w:r w:rsidR="009160A3">
          <w:rPr>
            <w:rFonts w:ascii="Calibri" w:eastAsia="Calibri" w:hAnsi="Calibri" w:cs="Calibri"/>
            <w:color w:val="000000"/>
            <w:sz w:val="24"/>
            <w:szCs w:val="24"/>
            <w:u w:color="000000"/>
            <w:bdr w:val="nil"/>
            <w:lang w:val="en-US" w:eastAsia="en-GB"/>
          </w:rPr>
          <w:t>. I</w:t>
        </w:r>
      </w:ins>
      <w:ins w:id="10" w:author="Edward Wallace" w:date="2019-04-29T23:07:00Z">
        <w:r w:rsidR="009160A3">
          <w:rPr>
            <w:rFonts w:ascii="Calibri" w:eastAsia="Calibri" w:hAnsi="Calibri" w:cs="Calibri"/>
            <w:color w:val="000000"/>
            <w:sz w:val="24"/>
            <w:szCs w:val="24"/>
            <w:u w:color="000000"/>
            <w:bdr w:val="nil"/>
            <w:lang w:val="en-US" w:eastAsia="en-GB"/>
          </w:rPr>
          <w:t xml:space="preserve">t is not </w:t>
        </w:r>
        <w:proofErr w:type="spellStart"/>
        <w:r w:rsidR="009160A3">
          <w:rPr>
            <w:rFonts w:ascii="Calibri" w:eastAsia="Calibri" w:hAnsi="Calibri" w:cs="Calibri"/>
            <w:color w:val="000000"/>
            <w:sz w:val="24"/>
            <w:szCs w:val="24"/>
            <w:u w:color="000000"/>
            <w:bdr w:val="nil"/>
            <w:lang w:val="en-US" w:eastAsia="en-GB"/>
          </w:rPr>
          <w:t>know</w:t>
        </w:r>
      </w:ins>
      <w:proofErr w:type="spellEnd"/>
      <w:ins w:id="11" w:author="Edward Wallace" w:date="2019-04-29T23:06:00Z">
        <w:r w:rsidR="009160A3">
          <w:rPr>
            <w:rFonts w:ascii="Calibri" w:eastAsia="Calibri" w:hAnsi="Calibri" w:cs="Calibri"/>
            <w:color w:val="000000"/>
            <w:sz w:val="24"/>
            <w:szCs w:val="24"/>
            <w:u w:color="000000"/>
            <w:bdr w:val="nil"/>
            <w:lang w:val="en-US" w:eastAsia="en-GB"/>
          </w:rPr>
          <w:t xml:space="preserve"> h</w:t>
        </w:r>
      </w:ins>
      <w:ins w:id="12" w:author="Edward Wallace" w:date="2019-04-29T23:07:00Z">
        <w:r w:rsidR="009160A3">
          <w:rPr>
            <w:rFonts w:ascii="Calibri" w:eastAsia="Calibri" w:hAnsi="Calibri" w:cs="Calibri"/>
            <w:color w:val="000000"/>
            <w:sz w:val="24"/>
            <w:szCs w:val="24"/>
            <w:u w:color="000000"/>
            <w:bdr w:val="nil"/>
            <w:lang w:val="en-US" w:eastAsia="en-GB"/>
          </w:rPr>
          <w:t xml:space="preserve">ow </w:t>
        </w:r>
      </w:ins>
      <w:ins w:id="13" w:author="Edward Wallace" w:date="2019-04-29T23:08:00Z">
        <w:r w:rsidR="009160A3">
          <w:rPr>
            <w:rFonts w:ascii="Calibri" w:eastAsia="Calibri" w:hAnsi="Calibri" w:cs="Calibri"/>
            <w:color w:val="000000"/>
            <w:sz w:val="24"/>
            <w:szCs w:val="24"/>
            <w:u w:color="000000"/>
            <w:bdr w:val="nil"/>
            <w:lang w:val="en-US" w:eastAsia="en-GB"/>
          </w:rPr>
          <w:t>the fungus responds</w:t>
        </w:r>
      </w:ins>
      <w:ins w:id="14" w:author="Edward Wallace" w:date="2019-04-29T23:09:00Z">
        <w:r w:rsidR="009160A3">
          <w:rPr>
            <w:rFonts w:ascii="Calibri" w:eastAsia="Calibri" w:hAnsi="Calibri" w:cs="Calibri"/>
            <w:color w:val="000000"/>
            <w:sz w:val="24"/>
            <w:szCs w:val="24"/>
            <w:u w:color="000000"/>
            <w:bdr w:val="nil"/>
            <w:lang w:val="en-US" w:eastAsia="en-GB"/>
          </w:rPr>
          <w:t xml:space="preserve"> in this way</w:t>
        </w:r>
      </w:ins>
      <w:ins w:id="15" w:author="Edward Wallace" w:date="2019-04-29T23:11:00Z">
        <w:r w:rsidR="009160A3">
          <w:rPr>
            <w:rFonts w:ascii="Calibri" w:eastAsia="Calibri" w:hAnsi="Calibri" w:cs="Calibri"/>
            <w:color w:val="000000"/>
            <w:sz w:val="24"/>
            <w:szCs w:val="24"/>
            <w:u w:color="000000"/>
            <w:bdr w:val="nil"/>
            <w:lang w:val="en-US" w:eastAsia="en-GB"/>
          </w:rPr>
          <w:t>, or how fungi in general detect and respond to nearby bacteria</w:t>
        </w:r>
      </w:ins>
      <w:ins w:id="16" w:author="Edward Wallace" w:date="2019-04-29T23:09:00Z">
        <w:r w:rsidR="009160A3">
          <w:rPr>
            <w:rFonts w:ascii="Calibri" w:eastAsia="Calibri" w:hAnsi="Calibri" w:cs="Calibri"/>
            <w:color w:val="000000"/>
            <w:sz w:val="24"/>
            <w:szCs w:val="24"/>
            <w:u w:color="000000"/>
            <w:bdr w:val="nil"/>
            <w:lang w:val="en-US" w:eastAsia="en-GB"/>
          </w:rPr>
          <w:t>.</w:t>
        </w:r>
      </w:ins>
      <w:ins w:id="17" w:author="Edward Wallace" w:date="2019-04-29T23:06:00Z">
        <w:r w:rsidR="009160A3">
          <w:rPr>
            <w:rFonts w:ascii="Calibri" w:eastAsia="Calibri" w:hAnsi="Calibri" w:cs="Calibri"/>
            <w:color w:val="000000"/>
            <w:sz w:val="24"/>
            <w:szCs w:val="24"/>
            <w:u w:color="000000"/>
            <w:bdr w:val="nil"/>
            <w:lang w:val="en-US" w:eastAsia="en-GB"/>
          </w:rPr>
          <w:t xml:space="preserve"> </w:t>
        </w:r>
      </w:ins>
      <w:del w:id="18" w:author="Edward Wallace" w:date="2019-04-29T23:05:00Z">
        <w:r w:rsidR="0079335A" w:rsidRPr="0079335A" w:rsidDel="009160A3">
          <w:rPr>
            <w:rFonts w:ascii="Calibri" w:eastAsia="Calibri" w:hAnsi="Calibri" w:cs="Calibri"/>
            <w:color w:val="000000"/>
            <w:sz w:val="24"/>
            <w:szCs w:val="24"/>
            <w:u w:color="000000"/>
            <w:bdr w:val="nil"/>
            <w:lang w:val="en-US" w:eastAsia="en-GB"/>
          </w:rPr>
          <w:delText xml:space="preserve">I </w:delText>
        </w:r>
      </w:del>
      <w:del w:id="19" w:author="Edward Wallace" w:date="2019-04-29T23:06:00Z">
        <w:r w:rsidR="0079335A" w:rsidRPr="0079335A" w:rsidDel="009160A3">
          <w:rPr>
            <w:rFonts w:ascii="Calibri" w:eastAsia="Calibri" w:hAnsi="Calibri" w:cs="Calibri"/>
            <w:color w:val="000000"/>
            <w:sz w:val="24"/>
            <w:szCs w:val="24"/>
            <w:u w:color="000000"/>
            <w:bdr w:val="nil"/>
            <w:lang w:val="en-US" w:eastAsia="en-GB"/>
          </w:rPr>
          <w:delText xml:space="preserve">will investigate </w:delText>
        </w:r>
        <w:r w:rsidR="0035620D" w:rsidDel="009160A3">
          <w:rPr>
            <w:rFonts w:ascii="Calibri" w:eastAsia="Calibri" w:hAnsi="Calibri" w:cs="Calibri"/>
            <w:color w:val="000000"/>
            <w:sz w:val="24"/>
            <w:szCs w:val="24"/>
            <w:u w:color="000000"/>
            <w:bdr w:val="nil"/>
            <w:lang w:val="en-US" w:eastAsia="en-GB"/>
          </w:rPr>
          <w:delText>the relationship between Cryptococcus and</w:delText>
        </w:r>
        <w:r w:rsidR="00616BD9" w:rsidDel="009160A3">
          <w:rPr>
            <w:rFonts w:ascii="Calibri" w:eastAsia="Calibri" w:hAnsi="Calibri" w:cs="Calibri"/>
            <w:color w:val="000000"/>
            <w:sz w:val="24"/>
            <w:szCs w:val="24"/>
            <w:u w:color="000000"/>
            <w:bdr w:val="nil"/>
            <w:lang w:val="en-US" w:eastAsia="en-GB"/>
          </w:rPr>
          <w:delText xml:space="preserve"> bacteria</w:delText>
        </w:r>
        <w:r w:rsidR="0035620D" w:rsidDel="009160A3">
          <w:rPr>
            <w:rFonts w:ascii="Calibri" w:eastAsia="Calibri" w:hAnsi="Calibri" w:cs="Calibri"/>
            <w:color w:val="000000"/>
            <w:sz w:val="24"/>
            <w:szCs w:val="24"/>
            <w:u w:color="000000"/>
            <w:bdr w:val="nil"/>
            <w:lang w:val="en-US" w:eastAsia="en-GB"/>
          </w:rPr>
          <w:delText xml:space="preserve"> using different fungal strains and fragments of </w:delText>
        </w:r>
        <w:r w:rsidR="00590890" w:rsidDel="009160A3">
          <w:rPr>
            <w:rFonts w:ascii="Calibri" w:eastAsia="Calibri" w:hAnsi="Calibri" w:cs="Calibri"/>
            <w:color w:val="000000"/>
            <w:sz w:val="24"/>
            <w:szCs w:val="24"/>
            <w:u w:color="000000"/>
            <w:bdr w:val="nil"/>
            <w:lang w:val="en-US" w:eastAsia="en-GB"/>
          </w:rPr>
          <w:delText>bacterial cell wall</w:delText>
        </w:r>
        <w:r w:rsidR="0035620D" w:rsidDel="009160A3">
          <w:rPr>
            <w:rFonts w:ascii="Calibri" w:eastAsia="Calibri" w:hAnsi="Calibri" w:cs="Calibri"/>
            <w:color w:val="000000"/>
            <w:sz w:val="24"/>
            <w:szCs w:val="24"/>
            <w:u w:color="000000"/>
            <w:bdr w:val="nil"/>
            <w:lang w:val="en-US" w:eastAsia="en-GB"/>
          </w:rPr>
          <w:delText>s</w:delText>
        </w:r>
        <w:r w:rsidR="00616BD9" w:rsidDel="009160A3">
          <w:rPr>
            <w:rFonts w:ascii="Calibri" w:eastAsia="Calibri" w:hAnsi="Calibri" w:cs="Calibri"/>
            <w:color w:val="000000"/>
            <w:sz w:val="24"/>
            <w:szCs w:val="24"/>
            <w:u w:color="000000"/>
            <w:bdr w:val="nil"/>
            <w:lang w:val="en-US" w:eastAsia="en-GB"/>
          </w:rPr>
          <w:delText xml:space="preserve">. </w:delText>
        </w:r>
      </w:del>
      <w:del w:id="20" w:author="Edward Wallace" w:date="2019-04-29T23:09:00Z">
        <w:r w:rsidR="00616BD9" w:rsidDel="009160A3">
          <w:rPr>
            <w:rFonts w:ascii="Calibri" w:eastAsia="Calibri" w:hAnsi="Calibri" w:cs="Calibri"/>
            <w:color w:val="000000"/>
            <w:sz w:val="24"/>
            <w:szCs w:val="24"/>
            <w:u w:color="000000"/>
            <w:bdr w:val="nil"/>
            <w:lang w:val="en-US" w:eastAsia="en-GB"/>
          </w:rPr>
          <w:delText>B</w:delText>
        </w:r>
        <w:r w:rsidR="0035620D" w:rsidDel="009160A3">
          <w:rPr>
            <w:rFonts w:ascii="Calibri" w:eastAsia="Calibri" w:hAnsi="Calibri" w:cs="Calibri"/>
            <w:color w:val="000000"/>
            <w:sz w:val="24"/>
            <w:szCs w:val="24"/>
            <w:u w:color="000000"/>
            <w:bdr w:val="nil"/>
            <w:lang w:val="en-US" w:eastAsia="en-GB"/>
          </w:rPr>
          <w:delText xml:space="preserve">y </w:delText>
        </w:r>
        <w:r w:rsidR="00616BD9" w:rsidDel="009160A3">
          <w:rPr>
            <w:rFonts w:ascii="Calibri" w:eastAsia="Calibri" w:hAnsi="Calibri" w:cs="Calibri"/>
            <w:color w:val="000000"/>
            <w:sz w:val="24"/>
            <w:szCs w:val="24"/>
            <w:u w:color="000000"/>
            <w:bdr w:val="nil"/>
            <w:lang w:val="en-US" w:eastAsia="en-GB"/>
          </w:rPr>
          <w:delText>observing</w:delText>
        </w:r>
        <w:r w:rsidR="001B48CC" w:rsidDel="009160A3">
          <w:rPr>
            <w:rFonts w:ascii="Calibri" w:eastAsia="Calibri" w:hAnsi="Calibri" w:cs="Calibri"/>
            <w:color w:val="000000"/>
            <w:sz w:val="24"/>
            <w:szCs w:val="24"/>
            <w:u w:color="000000"/>
            <w:bdr w:val="nil"/>
            <w:lang w:val="en-US" w:eastAsia="en-GB"/>
          </w:rPr>
          <w:delText xml:space="preserve"> changes in the characteristics</w:delText>
        </w:r>
        <w:r w:rsidR="0035620D" w:rsidDel="009160A3">
          <w:rPr>
            <w:rFonts w:ascii="Calibri" w:eastAsia="Calibri" w:hAnsi="Calibri" w:cs="Calibri"/>
            <w:color w:val="000000"/>
            <w:sz w:val="24"/>
            <w:szCs w:val="24"/>
            <w:u w:color="000000"/>
            <w:bdr w:val="nil"/>
            <w:lang w:val="en-US" w:eastAsia="en-GB"/>
          </w:rPr>
          <w:delText xml:space="preserve"> of each </w:delText>
        </w:r>
        <w:r w:rsidR="00616BD9" w:rsidDel="009160A3">
          <w:rPr>
            <w:rFonts w:ascii="Calibri" w:eastAsia="Calibri" w:hAnsi="Calibri" w:cs="Calibri"/>
            <w:color w:val="000000"/>
            <w:sz w:val="24"/>
            <w:szCs w:val="24"/>
            <w:u w:color="000000"/>
            <w:bdr w:val="nil"/>
            <w:lang w:val="en-US" w:eastAsia="en-GB"/>
          </w:rPr>
          <w:delText xml:space="preserve">fungal </w:delText>
        </w:r>
        <w:r w:rsidR="0035620D" w:rsidDel="009160A3">
          <w:rPr>
            <w:rFonts w:ascii="Calibri" w:eastAsia="Calibri" w:hAnsi="Calibri" w:cs="Calibri"/>
            <w:color w:val="000000"/>
            <w:sz w:val="24"/>
            <w:szCs w:val="24"/>
            <w:u w:color="000000"/>
            <w:bdr w:val="nil"/>
            <w:lang w:val="en-US" w:eastAsia="en-GB"/>
          </w:rPr>
          <w:delText>strain and</w:delText>
        </w:r>
        <w:r w:rsidR="00EE6784" w:rsidDel="009160A3">
          <w:rPr>
            <w:rFonts w:ascii="Calibri" w:eastAsia="Calibri" w:hAnsi="Calibri" w:cs="Calibri"/>
            <w:color w:val="000000"/>
            <w:sz w:val="24"/>
            <w:szCs w:val="24"/>
            <w:u w:color="000000"/>
            <w:bdr w:val="nil"/>
            <w:lang w:val="en-US" w:eastAsia="en-GB"/>
          </w:rPr>
          <w:delText xml:space="preserve"> c</w:delText>
        </w:r>
        <w:r w:rsidR="0035620D" w:rsidDel="009160A3">
          <w:rPr>
            <w:rFonts w:ascii="Calibri" w:eastAsia="Calibri" w:hAnsi="Calibri" w:cs="Calibri"/>
            <w:color w:val="000000"/>
            <w:sz w:val="24"/>
            <w:szCs w:val="24"/>
            <w:u w:color="000000"/>
            <w:bdr w:val="nil"/>
            <w:lang w:val="en-US" w:eastAsia="en-GB"/>
          </w:rPr>
          <w:delText>orrelating</w:delText>
        </w:r>
        <w:r w:rsidR="001B48CC" w:rsidDel="009160A3">
          <w:rPr>
            <w:rFonts w:ascii="Calibri" w:eastAsia="Calibri" w:hAnsi="Calibri" w:cs="Calibri"/>
            <w:color w:val="000000"/>
            <w:sz w:val="24"/>
            <w:szCs w:val="24"/>
            <w:u w:color="000000"/>
            <w:bdr w:val="nil"/>
            <w:lang w:val="en-US" w:eastAsia="en-GB"/>
          </w:rPr>
          <w:delText xml:space="preserve"> </w:delText>
        </w:r>
        <w:r w:rsidR="00EE6784" w:rsidDel="009160A3">
          <w:rPr>
            <w:rFonts w:ascii="Calibri" w:eastAsia="Calibri" w:hAnsi="Calibri" w:cs="Calibri"/>
            <w:color w:val="000000"/>
            <w:sz w:val="24"/>
            <w:szCs w:val="24"/>
            <w:u w:color="000000"/>
            <w:bdr w:val="nil"/>
            <w:lang w:val="en-US" w:eastAsia="en-GB"/>
          </w:rPr>
          <w:delText>these features with changes in the expression of genes</w:delText>
        </w:r>
        <w:r w:rsidR="00616BD9" w:rsidDel="009160A3">
          <w:rPr>
            <w:rFonts w:ascii="Calibri" w:eastAsia="Calibri" w:hAnsi="Calibri" w:cs="Calibri"/>
            <w:color w:val="000000"/>
            <w:sz w:val="24"/>
            <w:szCs w:val="24"/>
            <w:u w:color="000000"/>
            <w:bdr w:val="nil"/>
            <w:lang w:val="en-US" w:eastAsia="en-GB"/>
          </w:rPr>
          <w:delText xml:space="preserve"> </w:delText>
        </w:r>
      </w:del>
      <w:r w:rsidR="00616BD9">
        <w:rPr>
          <w:rFonts w:ascii="Calibri" w:eastAsia="Calibri" w:hAnsi="Calibri" w:cs="Calibri"/>
          <w:color w:val="000000"/>
          <w:sz w:val="24"/>
          <w:szCs w:val="24"/>
          <w:u w:color="000000"/>
          <w:bdr w:val="nil"/>
          <w:lang w:val="en-US" w:eastAsia="en-GB"/>
        </w:rPr>
        <w:t>I will assess the impact bacterial cell wall fragments have on the ability of Cryptococcus to adapt to a new environment</w:t>
      </w:r>
      <w:ins w:id="21" w:author="Edward Wallace" w:date="2019-04-29T23:09:00Z">
        <w:r w:rsidR="009160A3">
          <w:rPr>
            <w:rFonts w:ascii="Calibri" w:eastAsia="Calibri" w:hAnsi="Calibri" w:cs="Calibri"/>
            <w:color w:val="000000"/>
            <w:sz w:val="24"/>
            <w:szCs w:val="24"/>
            <w:u w:color="000000"/>
            <w:bdr w:val="nil"/>
            <w:lang w:val="en-US" w:eastAsia="en-GB"/>
          </w:rPr>
          <w:t xml:space="preserve"> by observing changes in the characteristics and gene expression of each fungal strain</w:t>
        </w:r>
      </w:ins>
      <w:r w:rsidR="00EE6784">
        <w:rPr>
          <w:rFonts w:ascii="Calibri" w:eastAsia="Calibri" w:hAnsi="Calibri" w:cs="Calibri"/>
          <w:color w:val="000000"/>
          <w:sz w:val="24"/>
          <w:szCs w:val="24"/>
          <w:u w:color="000000"/>
          <w:bdr w:val="nil"/>
          <w:lang w:val="en-US" w:eastAsia="en-GB"/>
        </w:rPr>
        <w:t>.</w:t>
      </w:r>
    </w:p>
    <w:p w14:paraId="4808F645" w14:textId="7D4A68F4" w:rsidR="0079335A" w:rsidRPr="0079335A" w:rsidRDefault="0079335A" w:rsidP="0079335A">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r w:rsidRPr="0079335A">
        <w:rPr>
          <w:rFonts w:ascii="Calibri" w:eastAsia="Calibri" w:hAnsi="Calibri" w:cs="Calibri"/>
          <w:color w:val="000000"/>
          <w:sz w:val="24"/>
          <w:szCs w:val="24"/>
          <w:u w:color="000000"/>
          <w:bdr w:val="nil"/>
          <w:lang w:val="en-US" w:eastAsia="en-GB"/>
        </w:rPr>
        <w:t xml:space="preserve">Identifying unique </w:t>
      </w:r>
      <w:r w:rsidR="00EE6784">
        <w:rPr>
          <w:rFonts w:ascii="Calibri" w:eastAsia="Calibri" w:hAnsi="Calibri" w:cs="Calibri"/>
          <w:color w:val="000000"/>
          <w:sz w:val="24"/>
          <w:szCs w:val="24"/>
          <w:u w:color="000000"/>
          <w:bdr w:val="nil"/>
          <w:lang w:val="en-US" w:eastAsia="en-GB"/>
        </w:rPr>
        <w:t xml:space="preserve">or critical </w:t>
      </w:r>
      <w:r w:rsidRPr="0079335A">
        <w:rPr>
          <w:rFonts w:ascii="Calibri" w:eastAsia="Calibri" w:hAnsi="Calibri" w:cs="Calibri"/>
          <w:color w:val="000000"/>
          <w:sz w:val="24"/>
          <w:szCs w:val="24"/>
          <w:u w:color="000000"/>
          <w:bdr w:val="nil"/>
          <w:lang w:val="en-US" w:eastAsia="en-GB"/>
        </w:rPr>
        <w:t xml:space="preserve">pathways </w:t>
      </w:r>
      <w:r w:rsidRPr="00BC2B43">
        <w:rPr>
          <w:rFonts w:ascii="Calibri" w:eastAsia="Calibri" w:hAnsi="Calibri" w:cs="Calibri"/>
          <w:color w:val="000000"/>
          <w:sz w:val="24"/>
          <w:szCs w:val="24"/>
          <w:u w:color="000000"/>
          <w:bdr w:val="nil"/>
          <w:lang w:val="en-US" w:eastAsia="en-GB"/>
        </w:rPr>
        <w:t>Cryptococcus</w:t>
      </w:r>
      <w:r w:rsidRPr="0079335A">
        <w:rPr>
          <w:rFonts w:ascii="Calibri" w:eastAsia="Calibri" w:hAnsi="Calibri" w:cs="Calibri"/>
          <w:color w:val="000000"/>
          <w:sz w:val="24"/>
          <w:szCs w:val="24"/>
          <w:u w:color="000000"/>
          <w:bdr w:val="nil"/>
          <w:lang w:val="en-US" w:eastAsia="en-GB"/>
        </w:rPr>
        <w:t xml:space="preserve"> uses to cause disease will provide </w:t>
      </w:r>
      <w:r w:rsidR="00C2595B">
        <w:rPr>
          <w:rFonts w:ascii="Calibri" w:eastAsia="Calibri" w:hAnsi="Calibri" w:cs="Calibri"/>
          <w:color w:val="000000"/>
          <w:sz w:val="24"/>
          <w:szCs w:val="24"/>
          <w:u w:color="000000"/>
          <w:bdr w:val="nil"/>
          <w:lang w:val="en-US" w:eastAsia="en-GB"/>
        </w:rPr>
        <w:t xml:space="preserve">unique targets for drug design. </w:t>
      </w:r>
      <w:r w:rsidR="00EE6784">
        <w:rPr>
          <w:rFonts w:ascii="Calibri" w:eastAsia="Calibri" w:hAnsi="Calibri" w:cs="Calibri"/>
          <w:color w:val="000000"/>
          <w:sz w:val="24"/>
          <w:szCs w:val="24"/>
          <w:u w:color="000000"/>
          <w:bdr w:val="nil"/>
          <w:lang w:val="en-US" w:eastAsia="en-GB"/>
        </w:rPr>
        <w:t>I will document any changes in Cryptococcus during reactivation in different environmental conditions and st</w:t>
      </w:r>
      <w:r w:rsidR="00616BD9">
        <w:rPr>
          <w:rFonts w:ascii="Calibri" w:eastAsia="Calibri" w:hAnsi="Calibri" w:cs="Calibri"/>
          <w:color w:val="000000"/>
          <w:sz w:val="24"/>
          <w:szCs w:val="24"/>
          <w:u w:color="000000"/>
          <w:bdr w:val="nil"/>
          <w:lang w:val="en-US" w:eastAsia="en-GB"/>
        </w:rPr>
        <w:t xml:space="preserve">udy the </w:t>
      </w:r>
      <w:del w:id="22" w:author="Edward Wallace" w:date="2019-04-29T23:11:00Z">
        <w:r w:rsidR="00616BD9" w:rsidDel="0081667A">
          <w:rPr>
            <w:rFonts w:ascii="Calibri" w:eastAsia="Calibri" w:hAnsi="Calibri" w:cs="Calibri"/>
            <w:color w:val="000000"/>
            <w:sz w:val="24"/>
            <w:szCs w:val="24"/>
            <w:u w:color="000000"/>
            <w:bdr w:val="nil"/>
            <w:lang w:val="en-US" w:eastAsia="en-GB"/>
          </w:rPr>
          <w:delText>knock on effects</w:delText>
        </w:r>
      </w:del>
      <w:ins w:id="23" w:author="Edward Wallace" w:date="2019-04-29T23:11:00Z">
        <w:r w:rsidR="0081667A">
          <w:rPr>
            <w:rFonts w:ascii="Calibri" w:eastAsia="Calibri" w:hAnsi="Calibri" w:cs="Calibri"/>
            <w:color w:val="000000"/>
            <w:sz w:val="24"/>
            <w:szCs w:val="24"/>
            <w:u w:color="000000"/>
            <w:bdr w:val="nil"/>
            <w:lang w:val="en-US" w:eastAsia="en-GB"/>
          </w:rPr>
          <w:t>pathways</w:t>
        </w:r>
      </w:ins>
      <w:r w:rsidR="00EE6784">
        <w:rPr>
          <w:rFonts w:ascii="Calibri" w:eastAsia="Calibri" w:hAnsi="Calibri" w:cs="Calibri"/>
          <w:color w:val="000000"/>
          <w:sz w:val="24"/>
          <w:szCs w:val="24"/>
          <w:u w:color="000000"/>
          <w:bdr w:val="nil"/>
          <w:lang w:val="en-US" w:eastAsia="en-GB"/>
        </w:rPr>
        <w:t xml:space="preserve"> by </w:t>
      </w:r>
      <w:del w:id="24" w:author="Edward Wallace" w:date="2019-04-29T23:11:00Z">
        <w:r w:rsidR="00EE6784" w:rsidDel="0081667A">
          <w:rPr>
            <w:rFonts w:ascii="Calibri" w:eastAsia="Calibri" w:hAnsi="Calibri" w:cs="Calibri"/>
            <w:color w:val="000000"/>
            <w:sz w:val="24"/>
            <w:szCs w:val="24"/>
            <w:u w:color="000000"/>
            <w:bdr w:val="nil"/>
            <w:lang w:val="en-US" w:eastAsia="en-GB"/>
          </w:rPr>
          <w:delText xml:space="preserve">removing </w:delText>
        </w:r>
      </w:del>
      <w:ins w:id="25" w:author="Edward Wallace" w:date="2019-04-29T23:11:00Z">
        <w:r w:rsidR="0081667A">
          <w:rPr>
            <w:rFonts w:ascii="Calibri" w:eastAsia="Calibri" w:hAnsi="Calibri" w:cs="Calibri"/>
            <w:color w:val="000000"/>
            <w:sz w:val="24"/>
            <w:szCs w:val="24"/>
            <w:u w:color="000000"/>
            <w:bdr w:val="nil"/>
            <w:lang w:val="en-US" w:eastAsia="en-GB"/>
          </w:rPr>
          <w:t xml:space="preserve">mutating </w:t>
        </w:r>
      </w:ins>
      <w:r w:rsidR="00EE6784">
        <w:rPr>
          <w:rFonts w:ascii="Calibri" w:eastAsia="Calibri" w:hAnsi="Calibri" w:cs="Calibri"/>
          <w:color w:val="000000"/>
          <w:sz w:val="24"/>
          <w:szCs w:val="24"/>
          <w:u w:color="000000"/>
          <w:bdr w:val="nil"/>
          <w:lang w:val="en-US" w:eastAsia="en-GB"/>
        </w:rPr>
        <w:t xml:space="preserve">identified critical fungal genes </w:t>
      </w:r>
      <w:del w:id="26" w:author="Edward Wallace" w:date="2019-04-29T23:12:00Z">
        <w:r w:rsidR="00EE6784" w:rsidDel="0081667A">
          <w:rPr>
            <w:rFonts w:ascii="Calibri" w:eastAsia="Calibri" w:hAnsi="Calibri" w:cs="Calibri"/>
            <w:color w:val="000000"/>
            <w:sz w:val="24"/>
            <w:szCs w:val="24"/>
            <w:u w:color="000000"/>
            <w:bdr w:val="nil"/>
            <w:lang w:val="en-US" w:eastAsia="en-GB"/>
          </w:rPr>
          <w:delText xml:space="preserve">or genes in a critical pathways </w:delText>
        </w:r>
      </w:del>
      <w:r w:rsidR="00EE6784">
        <w:rPr>
          <w:rFonts w:ascii="Calibri" w:eastAsia="Calibri" w:hAnsi="Calibri" w:cs="Calibri"/>
          <w:color w:val="000000"/>
          <w:sz w:val="24"/>
          <w:szCs w:val="24"/>
          <w:u w:color="000000"/>
          <w:bdr w:val="nil"/>
          <w:lang w:val="en-US" w:eastAsia="en-GB"/>
        </w:rPr>
        <w:t>and examin</w:t>
      </w:r>
      <w:ins w:id="27" w:author="Edward Wallace" w:date="2019-04-29T23:12:00Z">
        <w:r w:rsidR="0081667A">
          <w:rPr>
            <w:rFonts w:ascii="Calibri" w:eastAsia="Calibri" w:hAnsi="Calibri" w:cs="Calibri"/>
            <w:color w:val="000000"/>
            <w:sz w:val="24"/>
            <w:szCs w:val="24"/>
            <w:u w:color="000000"/>
            <w:bdr w:val="nil"/>
            <w:lang w:val="en-US" w:eastAsia="en-GB"/>
          </w:rPr>
          <w:t>ing</w:t>
        </w:r>
      </w:ins>
      <w:del w:id="28" w:author="Edward Wallace" w:date="2019-04-29T23:12:00Z">
        <w:r w:rsidR="009A2740" w:rsidDel="0081667A">
          <w:rPr>
            <w:rFonts w:ascii="Calibri" w:eastAsia="Calibri" w:hAnsi="Calibri" w:cs="Calibri"/>
            <w:color w:val="000000"/>
            <w:sz w:val="24"/>
            <w:szCs w:val="24"/>
            <w:u w:color="000000"/>
            <w:bdr w:val="nil"/>
            <w:lang w:val="en-US" w:eastAsia="en-GB"/>
          </w:rPr>
          <w:delText>e</w:delText>
        </w:r>
      </w:del>
      <w:r w:rsidR="00EE6784">
        <w:rPr>
          <w:rFonts w:ascii="Calibri" w:eastAsia="Calibri" w:hAnsi="Calibri" w:cs="Calibri"/>
          <w:color w:val="000000"/>
          <w:sz w:val="24"/>
          <w:szCs w:val="24"/>
          <w:u w:color="000000"/>
          <w:bdr w:val="nil"/>
          <w:lang w:val="en-US" w:eastAsia="en-GB"/>
        </w:rPr>
        <w:t xml:space="preserve"> the </w:t>
      </w:r>
      <w:del w:id="29" w:author="Edward Wallace" w:date="2019-04-29T23:12:00Z">
        <w:r w:rsidR="00EE6784" w:rsidDel="0081667A">
          <w:rPr>
            <w:rFonts w:ascii="Calibri" w:eastAsia="Calibri" w:hAnsi="Calibri" w:cs="Calibri"/>
            <w:color w:val="000000"/>
            <w:sz w:val="24"/>
            <w:szCs w:val="24"/>
            <w:u w:color="000000"/>
            <w:bdr w:val="nil"/>
            <w:lang w:val="en-US" w:eastAsia="en-GB"/>
          </w:rPr>
          <w:delText xml:space="preserve">effects </w:delText>
        </w:r>
      </w:del>
      <w:ins w:id="30" w:author="Edward Wallace" w:date="2019-04-29T23:12:00Z">
        <w:r w:rsidR="0081667A">
          <w:rPr>
            <w:rFonts w:ascii="Calibri" w:eastAsia="Calibri" w:hAnsi="Calibri" w:cs="Calibri"/>
            <w:color w:val="000000"/>
            <w:sz w:val="24"/>
            <w:szCs w:val="24"/>
            <w:u w:color="000000"/>
            <w:bdr w:val="nil"/>
            <w:lang w:val="en-US" w:eastAsia="en-GB"/>
          </w:rPr>
          <w:t xml:space="preserve">different </w:t>
        </w:r>
        <w:proofErr w:type="spellStart"/>
        <w:r w:rsidR="0081667A">
          <w:rPr>
            <w:rFonts w:ascii="Calibri" w:eastAsia="Calibri" w:hAnsi="Calibri" w:cs="Calibri"/>
            <w:color w:val="000000"/>
            <w:sz w:val="24"/>
            <w:szCs w:val="24"/>
            <w:u w:color="000000"/>
            <w:bdr w:val="nil"/>
            <w:lang w:val="en-US" w:eastAsia="en-GB"/>
          </w:rPr>
          <w:t>behaviours</w:t>
        </w:r>
        <w:proofErr w:type="spellEnd"/>
        <w:r w:rsidR="0081667A">
          <w:rPr>
            <w:rFonts w:ascii="Calibri" w:eastAsia="Calibri" w:hAnsi="Calibri" w:cs="Calibri"/>
            <w:color w:val="000000"/>
            <w:sz w:val="24"/>
            <w:szCs w:val="24"/>
            <w:u w:color="000000"/>
            <w:bdr w:val="nil"/>
            <w:lang w:val="en-US" w:eastAsia="en-GB"/>
          </w:rPr>
          <w:t xml:space="preserve"> </w:t>
        </w:r>
      </w:ins>
      <w:r w:rsidR="00EE6784">
        <w:rPr>
          <w:rFonts w:ascii="Calibri" w:eastAsia="Calibri" w:hAnsi="Calibri" w:cs="Calibri"/>
          <w:color w:val="000000"/>
          <w:sz w:val="24"/>
          <w:szCs w:val="24"/>
          <w:u w:color="000000"/>
          <w:bdr w:val="nil"/>
          <w:lang w:val="en-US" w:eastAsia="en-GB"/>
        </w:rPr>
        <w:t>of these mutant stains during</w:t>
      </w:r>
      <w:r w:rsidR="00616BD9">
        <w:rPr>
          <w:rFonts w:ascii="Calibri" w:eastAsia="Calibri" w:hAnsi="Calibri" w:cs="Calibri"/>
          <w:color w:val="000000"/>
          <w:sz w:val="24"/>
          <w:szCs w:val="24"/>
          <w:u w:color="000000"/>
          <w:bdr w:val="nil"/>
          <w:lang w:val="en-US" w:eastAsia="en-GB"/>
        </w:rPr>
        <w:t xml:space="preserve"> reactivation</w:t>
      </w:r>
      <w:r w:rsidR="00EE6784">
        <w:rPr>
          <w:rFonts w:ascii="Calibri" w:eastAsia="Calibri" w:hAnsi="Calibri" w:cs="Calibri"/>
          <w:color w:val="000000"/>
          <w:sz w:val="24"/>
          <w:szCs w:val="24"/>
          <w:u w:color="000000"/>
          <w:bdr w:val="nil"/>
          <w:lang w:val="en-US" w:eastAsia="en-GB"/>
        </w:rPr>
        <w:t>.</w:t>
      </w:r>
    </w:p>
    <w:p w14:paraId="1ADC9B7F" w14:textId="0F129746" w:rsidR="0079335A" w:rsidRDefault="006D7E01" w:rsidP="0079335A">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r>
        <w:rPr>
          <w:rFonts w:ascii="Calibri" w:eastAsia="Calibri" w:hAnsi="Calibri" w:cs="Calibri"/>
          <w:color w:val="000000"/>
          <w:sz w:val="24"/>
          <w:szCs w:val="24"/>
          <w:u w:color="000000"/>
          <w:bdr w:val="nil"/>
          <w:lang w:val="en-US" w:eastAsia="en-GB"/>
        </w:rPr>
        <w:t xml:space="preserve">Fungal infections are one of the hardest diseases to manage in humans. </w:t>
      </w:r>
      <w:r w:rsidR="0044443F">
        <w:rPr>
          <w:rFonts w:ascii="Calibri" w:eastAsia="Calibri" w:hAnsi="Calibri" w:cs="Calibri"/>
          <w:color w:val="000000"/>
          <w:sz w:val="24"/>
          <w:szCs w:val="24"/>
          <w:u w:color="000000"/>
          <w:bdr w:val="nil"/>
          <w:lang w:val="en-US" w:eastAsia="en-GB"/>
        </w:rPr>
        <w:t>M</w:t>
      </w:r>
      <w:r>
        <w:rPr>
          <w:rFonts w:ascii="Calibri" w:eastAsia="Calibri" w:hAnsi="Calibri" w:cs="Calibri"/>
          <w:color w:val="000000"/>
          <w:sz w:val="24"/>
          <w:szCs w:val="24"/>
          <w:u w:color="000000"/>
          <w:bdr w:val="nil"/>
          <w:lang w:val="en-US" w:eastAsia="en-GB"/>
        </w:rPr>
        <w:t>ost infect people with underlying problems and jeopardize medical advances</w:t>
      </w:r>
      <w:r w:rsidR="0044443F">
        <w:rPr>
          <w:rFonts w:ascii="Calibri" w:eastAsia="Calibri" w:hAnsi="Calibri" w:cs="Calibri"/>
          <w:color w:val="000000"/>
          <w:sz w:val="24"/>
          <w:szCs w:val="24"/>
          <w:u w:color="000000"/>
          <w:bdr w:val="nil"/>
          <w:lang w:val="en-US" w:eastAsia="en-GB"/>
        </w:rPr>
        <w:t xml:space="preserve"> in cancer care and </w:t>
      </w:r>
      <w:r>
        <w:rPr>
          <w:rFonts w:ascii="Calibri" w:eastAsia="Calibri" w:hAnsi="Calibri" w:cs="Calibri"/>
          <w:color w:val="000000"/>
          <w:sz w:val="24"/>
          <w:szCs w:val="24"/>
          <w:u w:color="000000"/>
          <w:bdr w:val="nil"/>
          <w:lang w:val="en-US" w:eastAsia="en-GB"/>
        </w:rPr>
        <w:t xml:space="preserve">organ transplant because </w:t>
      </w:r>
      <w:r w:rsidR="0044443F">
        <w:rPr>
          <w:rFonts w:ascii="Calibri" w:eastAsia="Calibri" w:hAnsi="Calibri" w:cs="Calibri"/>
          <w:color w:val="000000"/>
          <w:sz w:val="24"/>
          <w:szCs w:val="24"/>
          <w:u w:color="000000"/>
          <w:bdr w:val="nil"/>
          <w:lang w:val="en-US" w:eastAsia="en-GB"/>
        </w:rPr>
        <w:t>the immune system</w:t>
      </w:r>
      <w:r w:rsidR="009A2740">
        <w:rPr>
          <w:rFonts w:ascii="Calibri" w:eastAsia="Calibri" w:hAnsi="Calibri" w:cs="Calibri"/>
          <w:color w:val="000000"/>
          <w:sz w:val="24"/>
          <w:szCs w:val="24"/>
          <w:u w:color="000000"/>
          <w:bdr w:val="nil"/>
          <w:lang w:val="en-US" w:eastAsia="en-GB"/>
        </w:rPr>
        <w:t xml:space="preserve"> is weakened</w:t>
      </w:r>
      <w:r w:rsidR="0044443F">
        <w:rPr>
          <w:rFonts w:ascii="Calibri" w:eastAsia="Calibri" w:hAnsi="Calibri" w:cs="Calibri"/>
          <w:color w:val="000000"/>
          <w:sz w:val="24"/>
          <w:szCs w:val="24"/>
          <w:u w:color="000000"/>
          <w:bdr w:val="nil"/>
          <w:lang w:val="en-US" w:eastAsia="en-GB"/>
        </w:rPr>
        <w:t xml:space="preserve">. With 600,000 deaths caused by </w:t>
      </w:r>
      <w:r w:rsidR="0044443F" w:rsidRPr="0044443F">
        <w:rPr>
          <w:rFonts w:ascii="Calibri" w:eastAsia="Calibri" w:hAnsi="Calibri" w:cs="Calibri"/>
          <w:i/>
          <w:color w:val="000000"/>
          <w:sz w:val="24"/>
          <w:szCs w:val="24"/>
          <w:u w:color="000000"/>
          <w:bdr w:val="nil"/>
          <w:lang w:val="en-US" w:eastAsia="en-GB"/>
        </w:rPr>
        <w:t>C. neoformans</w:t>
      </w:r>
      <w:r w:rsidR="0044443F">
        <w:rPr>
          <w:rFonts w:ascii="Calibri" w:eastAsia="Calibri" w:hAnsi="Calibri" w:cs="Calibri"/>
          <w:color w:val="000000"/>
          <w:sz w:val="24"/>
          <w:szCs w:val="24"/>
          <w:u w:color="000000"/>
          <w:bdr w:val="nil"/>
          <w:lang w:val="en-US" w:eastAsia="en-GB"/>
        </w:rPr>
        <w:t xml:space="preserve"> infections world wide a concerted effort is needed to work out how this organism can change to grow in our lungs and spread through our bodies, avoiding all our defenses, to cause disease.</w:t>
      </w:r>
    </w:p>
    <w:p w14:paraId="414A8A25" w14:textId="62D78F2B" w:rsidR="0079335A" w:rsidRPr="0079335A" w:rsidDel="00FD0342" w:rsidRDefault="0079335A" w:rsidP="0079335A">
      <w:pPr>
        <w:pBdr>
          <w:top w:val="nil"/>
          <w:left w:val="nil"/>
          <w:bottom w:val="nil"/>
          <w:right w:val="nil"/>
          <w:between w:val="nil"/>
          <w:bar w:val="nil"/>
        </w:pBdr>
        <w:spacing w:line="276" w:lineRule="auto"/>
        <w:rPr>
          <w:del w:id="31" w:author="Elizabeth Hughes" w:date="2019-05-01T08:14:00Z"/>
          <w:rFonts w:ascii="Calibri" w:eastAsia="Calibri" w:hAnsi="Calibri" w:cs="Calibri"/>
          <w:color w:val="000000"/>
          <w:sz w:val="24"/>
          <w:szCs w:val="24"/>
          <w:u w:color="000000"/>
          <w:bdr w:val="nil"/>
          <w:lang w:val="en-US" w:eastAsia="en-GB"/>
        </w:rPr>
      </w:pPr>
    </w:p>
    <w:p w14:paraId="14628AF9" w14:textId="5D07AE72" w:rsidR="00F81F24" w:rsidDel="00FD0342" w:rsidRDefault="00F81F24" w:rsidP="0079335A">
      <w:pPr>
        <w:rPr>
          <w:del w:id="32" w:author="Elizabeth Hughes" w:date="2019-05-01T08:14:00Z"/>
          <w:rFonts w:ascii="Calibri" w:eastAsia="Calibri" w:hAnsi="Calibri" w:cs="Calibri"/>
          <w:sz w:val="24"/>
          <w:szCs w:val="24"/>
          <w:bdr w:val="nil"/>
          <w:lang w:val="en-US"/>
        </w:rPr>
      </w:pPr>
    </w:p>
    <w:p w14:paraId="20AC37E3" w14:textId="77777777" w:rsidR="00F81F24" w:rsidRDefault="00F81F24" w:rsidP="0079335A">
      <w:pPr>
        <w:rPr>
          <w:rFonts w:ascii="Calibri" w:eastAsia="Calibri" w:hAnsi="Calibri" w:cs="Calibri"/>
          <w:sz w:val="24"/>
          <w:szCs w:val="24"/>
          <w:bdr w:val="nil"/>
          <w:lang w:val="en-US"/>
        </w:rPr>
      </w:pPr>
    </w:p>
    <w:p w14:paraId="09E8C4AA" w14:textId="77777777" w:rsidR="00F81F24" w:rsidRDefault="00F81F24" w:rsidP="0079335A">
      <w:pPr>
        <w:rPr>
          <w:rFonts w:ascii="Calibri" w:eastAsia="Calibri" w:hAnsi="Calibri" w:cs="Calibri"/>
          <w:sz w:val="24"/>
          <w:szCs w:val="24"/>
          <w:bdr w:val="nil"/>
          <w:lang w:val="en-US"/>
        </w:rPr>
      </w:pPr>
    </w:p>
    <w:p w14:paraId="63A276B8" w14:textId="4EB67B90" w:rsidR="0079335A" w:rsidRDefault="000D2CF5" w:rsidP="0079335A">
      <w:pPr>
        <w:rPr>
          <w:rFonts w:ascii="Calibri" w:eastAsia="Calibri" w:hAnsi="Calibri" w:cs="Calibri"/>
          <w:sz w:val="24"/>
          <w:szCs w:val="24"/>
          <w:bdr w:val="nil"/>
          <w:lang w:val="en-US"/>
        </w:rPr>
      </w:pPr>
      <w:r>
        <w:rPr>
          <w:rFonts w:ascii="Calibri" w:eastAsia="Calibri" w:hAnsi="Calibri" w:cs="Calibri"/>
          <w:sz w:val="24"/>
          <w:szCs w:val="24"/>
          <w:bdr w:val="nil"/>
          <w:lang w:val="en-US"/>
        </w:rPr>
        <w:t xml:space="preserve">Word count: </w:t>
      </w:r>
      <w:r w:rsidR="00962B2C">
        <w:rPr>
          <w:rFonts w:ascii="Calibri" w:eastAsia="Calibri" w:hAnsi="Calibri" w:cs="Calibri"/>
          <w:sz w:val="24"/>
          <w:szCs w:val="24"/>
          <w:bdr w:val="nil"/>
          <w:lang w:val="en-US"/>
        </w:rPr>
        <w:t>379</w:t>
      </w:r>
      <w:r w:rsidR="00727434">
        <w:rPr>
          <w:rFonts w:ascii="Calibri" w:eastAsia="Calibri" w:hAnsi="Calibri" w:cs="Calibri"/>
          <w:sz w:val="24"/>
          <w:szCs w:val="24"/>
          <w:bdr w:val="nil"/>
          <w:lang w:val="en-US"/>
        </w:rPr>
        <w:t>/350</w:t>
      </w:r>
      <w:r w:rsidR="0079335A">
        <w:rPr>
          <w:rFonts w:ascii="Calibri" w:eastAsia="Calibri" w:hAnsi="Calibri" w:cs="Calibri"/>
          <w:sz w:val="24"/>
          <w:szCs w:val="24"/>
          <w:bdr w:val="nil"/>
          <w:lang w:val="en-US"/>
        </w:rPr>
        <w:br w:type="page"/>
      </w:r>
    </w:p>
    <w:p w14:paraId="6AB16368" w14:textId="569F82D0" w:rsidR="0079335A" w:rsidRDefault="00BC2B43" w:rsidP="00ED33D8">
      <w:pPr>
        <w:pBdr>
          <w:top w:val="nil"/>
          <w:left w:val="nil"/>
          <w:bottom w:val="nil"/>
          <w:right w:val="nil"/>
          <w:between w:val="nil"/>
          <w:bar w:val="nil"/>
        </w:pBdr>
        <w:tabs>
          <w:tab w:val="left" w:pos="567"/>
        </w:tabs>
        <w:spacing w:line="276" w:lineRule="auto"/>
        <w:rPr>
          <w:rFonts w:ascii="Calibri" w:eastAsia="Calibri" w:hAnsi="Calibri" w:cs="Calibri"/>
          <w:b/>
          <w:color w:val="000000"/>
          <w:sz w:val="32"/>
          <w:szCs w:val="32"/>
          <w:u w:color="000000"/>
          <w:bdr w:val="nil"/>
          <w:lang w:val="en-US" w:eastAsia="en-GB"/>
        </w:rPr>
      </w:pPr>
      <w:r>
        <w:rPr>
          <w:rFonts w:ascii="Calibri" w:eastAsia="Calibri" w:hAnsi="Calibri" w:cs="Calibri"/>
          <w:b/>
          <w:color w:val="000000"/>
          <w:sz w:val="32"/>
          <w:szCs w:val="32"/>
          <w:u w:color="000000"/>
          <w:bdr w:val="nil"/>
          <w:lang w:val="en-US" w:eastAsia="en-GB"/>
        </w:rPr>
        <w:lastRenderedPageBreak/>
        <w:t>4.</w:t>
      </w:r>
      <w:r>
        <w:rPr>
          <w:rFonts w:ascii="Calibri" w:eastAsia="Calibri" w:hAnsi="Calibri" w:cs="Calibri"/>
          <w:b/>
          <w:color w:val="000000"/>
          <w:sz w:val="32"/>
          <w:szCs w:val="32"/>
          <w:u w:color="000000"/>
          <w:bdr w:val="nil"/>
          <w:lang w:val="en-US" w:eastAsia="en-GB"/>
        </w:rPr>
        <w:tab/>
      </w:r>
      <w:r w:rsidR="0079335A" w:rsidRPr="0079335A">
        <w:rPr>
          <w:rFonts w:ascii="Calibri" w:eastAsia="Calibri" w:hAnsi="Calibri" w:cs="Calibri"/>
          <w:b/>
          <w:color w:val="000000"/>
          <w:sz w:val="32"/>
          <w:szCs w:val="32"/>
          <w:u w:color="000000"/>
          <w:bdr w:val="nil"/>
          <w:lang w:val="en-US" w:eastAsia="en-GB"/>
        </w:rPr>
        <w:t>Abstract</w:t>
      </w:r>
    </w:p>
    <w:p w14:paraId="323F8292" w14:textId="4C64F293" w:rsidR="0079335A" w:rsidRDefault="00BB383C" w:rsidP="00547BB6">
      <w:pPr>
        <w:pBdr>
          <w:top w:val="nil"/>
          <w:left w:val="nil"/>
          <w:bottom w:val="nil"/>
          <w:right w:val="nil"/>
          <w:between w:val="nil"/>
          <w:bar w:val="nil"/>
        </w:pBdr>
        <w:spacing w:line="276" w:lineRule="auto"/>
        <w:jc w:val="both"/>
        <w:rPr>
          <w:rFonts w:ascii="Calibri" w:eastAsia="Calibri" w:hAnsi="Calibri" w:cs="Calibri"/>
          <w:sz w:val="24"/>
          <w:szCs w:val="24"/>
          <w:bdr w:val="nil"/>
          <w:lang w:val="en-US"/>
        </w:rPr>
      </w:pPr>
      <w:r w:rsidRPr="00BB383C">
        <w:rPr>
          <w:rFonts w:ascii="Calibri" w:eastAsia="Calibri" w:hAnsi="Calibri" w:cs="Calibri"/>
          <w:sz w:val="24"/>
          <w:szCs w:val="24"/>
          <w:bdr w:val="nil"/>
          <w:lang w:val="en-US"/>
        </w:rPr>
        <w:t>How do</w:t>
      </w:r>
      <w:r w:rsidR="00BC0C4E">
        <w:rPr>
          <w:rFonts w:ascii="Calibri" w:eastAsia="Calibri" w:hAnsi="Calibri" w:cs="Calibri"/>
          <w:sz w:val="24"/>
          <w:szCs w:val="24"/>
          <w:bdr w:val="nil"/>
          <w:lang w:val="en-US"/>
        </w:rPr>
        <w:t>es Cryptococcus</w:t>
      </w:r>
      <w:r w:rsidRPr="00BB383C">
        <w:rPr>
          <w:rFonts w:ascii="Calibri" w:eastAsia="Calibri" w:hAnsi="Calibri" w:cs="Calibri"/>
          <w:sz w:val="24"/>
          <w:szCs w:val="24"/>
          <w:bdr w:val="nil"/>
          <w:lang w:val="en-US"/>
        </w:rPr>
        <w:t xml:space="preserve"> adapt to the lung</w:t>
      </w:r>
      <w:r w:rsidR="00547BB6">
        <w:rPr>
          <w:rFonts w:ascii="Calibri" w:eastAsia="Calibri" w:hAnsi="Calibri" w:cs="Calibri"/>
          <w:sz w:val="24"/>
          <w:szCs w:val="24"/>
          <w:bdr w:val="nil"/>
          <w:lang w:val="en-US"/>
        </w:rPr>
        <w:t xml:space="preserve"> environment</w:t>
      </w:r>
      <w:r w:rsidRPr="00BB383C">
        <w:rPr>
          <w:rFonts w:ascii="Calibri" w:eastAsia="Calibri" w:hAnsi="Calibri" w:cs="Calibri"/>
          <w:sz w:val="24"/>
          <w:szCs w:val="24"/>
          <w:bdr w:val="nil"/>
          <w:lang w:val="en-US"/>
        </w:rPr>
        <w:t>?</w:t>
      </w:r>
      <w:r>
        <w:rPr>
          <w:rFonts w:ascii="Calibri" w:eastAsia="Calibri" w:hAnsi="Calibri" w:cs="Calibri"/>
          <w:sz w:val="24"/>
          <w:szCs w:val="24"/>
          <w:bdr w:val="nil"/>
          <w:lang w:val="en-US"/>
        </w:rPr>
        <w:t xml:space="preserve"> </w:t>
      </w:r>
      <w:r w:rsidR="00547BB6">
        <w:rPr>
          <w:rFonts w:ascii="Calibri" w:eastAsia="Calibri" w:hAnsi="Calibri" w:cs="Calibri"/>
          <w:sz w:val="24"/>
          <w:szCs w:val="24"/>
          <w:bdr w:val="nil"/>
          <w:lang w:val="en-US"/>
        </w:rPr>
        <w:t>T</w:t>
      </w:r>
      <w:r w:rsidR="0079335A" w:rsidRPr="0079335A">
        <w:rPr>
          <w:rFonts w:ascii="Calibri" w:eastAsia="Calibri" w:hAnsi="Calibri" w:cs="Calibri"/>
          <w:sz w:val="24"/>
          <w:szCs w:val="24"/>
          <w:bdr w:val="nil"/>
          <w:lang w:val="en-US"/>
        </w:rPr>
        <w:t xml:space="preserve">ransformation </w:t>
      </w:r>
      <w:r w:rsidR="00B818EA">
        <w:rPr>
          <w:rFonts w:ascii="Calibri" w:eastAsia="Calibri" w:hAnsi="Calibri" w:cs="Calibri"/>
          <w:sz w:val="24"/>
          <w:szCs w:val="24"/>
          <w:bdr w:val="nil"/>
          <w:lang w:val="en-US"/>
        </w:rPr>
        <w:t>from spores</w:t>
      </w:r>
      <w:r w:rsidR="00B818EA" w:rsidRPr="00B818EA">
        <w:rPr>
          <w:rFonts w:ascii="Calibri" w:eastAsia="Calibri" w:hAnsi="Calibri" w:cs="Calibri"/>
          <w:sz w:val="24"/>
          <w:szCs w:val="24"/>
          <w:bdr w:val="nil"/>
          <w:lang w:val="en-US"/>
        </w:rPr>
        <w:t>/desiccated yeast into actively replicating cells</w:t>
      </w:r>
      <w:r>
        <w:rPr>
          <w:rFonts w:ascii="Calibri" w:eastAsia="Calibri" w:hAnsi="Calibri" w:cs="Calibri"/>
          <w:sz w:val="24"/>
          <w:szCs w:val="24"/>
          <w:bdr w:val="nil"/>
          <w:lang w:val="en-US"/>
        </w:rPr>
        <w:t xml:space="preserve"> </w:t>
      </w:r>
      <w:r w:rsidR="0079335A" w:rsidRPr="0079335A">
        <w:rPr>
          <w:rFonts w:ascii="Calibri" w:eastAsia="Calibri" w:hAnsi="Calibri" w:cs="Calibri"/>
          <w:sz w:val="24"/>
          <w:szCs w:val="24"/>
          <w:bdr w:val="nil"/>
          <w:lang w:val="en-US"/>
        </w:rPr>
        <w:t xml:space="preserve">must be associated with dynamic regulation of mRNA and hence gene expression. </w:t>
      </w:r>
      <w:r w:rsidR="00233074">
        <w:rPr>
          <w:rFonts w:ascii="Calibri" w:eastAsia="Calibri" w:hAnsi="Calibri" w:cs="Calibri"/>
          <w:sz w:val="24"/>
          <w:szCs w:val="24"/>
          <w:bdr w:val="nil"/>
          <w:lang w:val="en-US"/>
        </w:rPr>
        <w:t>This p</w:t>
      </w:r>
      <w:r w:rsidR="002B0B55">
        <w:rPr>
          <w:rFonts w:ascii="Calibri" w:eastAsia="Calibri" w:hAnsi="Calibri" w:cs="Calibri"/>
          <w:sz w:val="24"/>
          <w:szCs w:val="24"/>
          <w:bdr w:val="nil"/>
          <w:lang w:val="en-US"/>
        </w:rPr>
        <w:t>roposal will build on</w:t>
      </w:r>
      <w:r w:rsidR="00233074">
        <w:rPr>
          <w:rFonts w:ascii="Calibri" w:eastAsia="Calibri" w:hAnsi="Calibri" w:cs="Calibri"/>
          <w:sz w:val="24"/>
          <w:szCs w:val="24"/>
          <w:bdr w:val="nil"/>
          <w:lang w:val="en-US"/>
        </w:rPr>
        <w:t xml:space="preserve"> preliminary data </w:t>
      </w:r>
      <w:r w:rsidR="00B818EA">
        <w:rPr>
          <w:rFonts w:ascii="Calibri" w:eastAsia="Calibri" w:hAnsi="Calibri" w:cs="Calibri"/>
          <w:sz w:val="24"/>
          <w:szCs w:val="24"/>
          <w:bdr w:val="nil"/>
          <w:lang w:val="en-US"/>
        </w:rPr>
        <w:t>from</w:t>
      </w:r>
      <w:r w:rsidR="00537040">
        <w:rPr>
          <w:rFonts w:ascii="Calibri" w:eastAsia="Calibri" w:hAnsi="Calibri" w:cs="Calibri"/>
          <w:sz w:val="24"/>
          <w:szCs w:val="24"/>
          <w:bdr w:val="nil"/>
          <w:lang w:val="en-US"/>
        </w:rPr>
        <w:t xml:space="preserve"> </w:t>
      </w:r>
      <w:r w:rsidR="00B818EA">
        <w:rPr>
          <w:rFonts w:ascii="Calibri" w:eastAsia="Calibri" w:hAnsi="Calibri" w:cs="Calibri"/>
          <w:sz w:val="24"/>
          <w:szCs w:val="24"/>
          <w:bdr w:val="nil"/>
          <w:lang w:val="en-US"/>
        </w:rPr>
        <w:t>Dr. Wallace/</w:t>
      </w:r>
      <w:r w:rsidR="00871071">
        <w:rPr>
          <w:rFonts w:ascii="Calibri" w:eastAsia="Calibri" w:hAnsi="Calibri" w:cs="Calibri"/>
          <w:sz w:val="24"/>
          <w:szCs w:val="24"/>
          <w:bdr w:val="nil"/>
          <w:lang w:val="en-US"/>
        </w:rPr>
        <w:t>Dr. Ballou</w:t>
      </w:r>
      <w:r w:rsidR="00537040">
        <w:rPr>
          <w:rFonts w:ascii="Calibri" w:eastAsia="Calibri" w:hAnsi="Calibri" w:cs="Calibri"/>
          <w:sz w:val="24"/>
          <w:szCs w:val="24"/>
          <w:bdr w:val="nil"/>
          <w:lang w:val="en-US"/>
        </w:rPr>
        <w:t xml:space="preserve"> </w:t>
      </w:r>
      <w:r>
        <w:rPr>
          <w:rFonts w:ascii="Calibri" w:eastAsia="Calibri" w:hAnsi="Calibri" w:cs="Calibri"/>
          <w:sz w:val="24"/>
          <w:szCs w:val="24"/>
          <w:bdr w:val="nil"/>
          <w:lang w:val="en-US"/>
        </w:rPr>
        <w:t xml:space="preserve">showing the addition of serum to media causes </w:t>
      </w:r>
      <w:r w:rsidR="00537040">
        <w:rPr>
          <w:rFonts w:ascii="Calibri" w:eastAsia="Calibri" w:hAnsi="Calibri" w:cs="Calibri"/>
          <w:sz w:val="24"/>
          <w:szCs w:val="24"/>
          <w:bdr w:val="nil"/>
          <w:lang w:val="en-US"/>
        </w:rPr>
        <w:t>a</w:t>
      </w:r>
      <w:r w:rsidR="00233074" w:rsidRPr="00871071">
        <w:rPr>
          <w:rFonts w:ascii="Calibri" w:eastAsia="Calibri" w:hAnsi="Calibri" w:cs="Calibri"/>
          <w:sz w:val="24"/>
          <w:szCs w:val="24"/>
          <w:bdr w:val="nil"/>
          <w:lang w:val="en-US"/>
        </w:rPr>
        <w:t xml:space="preserve"> radically different response in </w:t>
      </w:r>
      <w:r w:rsidR="00871071" w:rsidRPr="00871071">
        <w:rPr>
          <w:rFonts w:ascii="Calibri" w:eastAsia="Calibri" w:hAnsi="Calibri" w:cs="Calibri"/>
          <w:sz w:val="24"/>
          <w:szCs w:val="24"/>
          <w:bdr w:val="nil"/>
          <w:lang w:val="en-US"/>
        </w:rPr>
        <w:t>phenotype</w:t>
      </w:r>
      <w:r>
        <w:rPr>
          <w:rFonts w:ascii="Calibri" w:eastAsia="Calibri" w:hAnsi="Calibri" w:cs="Calibri"/>
          <w:sz w:val="24"/>
          <w:szCs w:val="24"/>
          <w:bdr w:val="nil"/>
          <w:lang w:val="en-US"/>
        </w:rPr>
        <w:t xml:space="preserve">/RNA abundance </w:t>
      </w:r>
      <w:r w:rsidR="00871071" w:rsidRPr="00871071">
        <w:rPr>
          <w:rFonts w:ascii="Calibri" w:eastAsia="Calibri" w:hAnsi="Calibri" w:cs="Calibri"/>
          <w:sz w:val="24"/>
          <w:szCs w:val="24"/>
          <w:bdr w:val="nil"/>
          <w:lang w:val="en-US"/>
        </w:rPr>
        <w:t xml:space="preserve">during </w:t>
      </w:r>
      <w:r w:rsidR="00B818EA">
        <w:rPr>
          <w:rFonts w:ascii="Calibri" w:eastAsia="Calibri" w:hAnsi="Calibri" w:cs="Calibri"/>
          <w:sz w:val="24"/>
          <w:szCs w:val="24"/>
          <w:bdr w:val="nil"/>
          <w:lang w:val="en-US"/>
        </w:rPr>
        <w:t>reactivation</w:t>
      </w:r>
      <w:r w:rsidR="00E11D01">
        <w:rPr>
          <w:rFonts w:ascii="Calibri" w:eastAsia="Calibri" w:hAnsi="Calibri" w:cs="Calibri"/>
          <w:sz w:val="24"/>
          <w:szCs w:val="24"/>
          <w:bdr w:val="nil"/>
          <w:lang w:val="en-US"/>
        </w:rPr>
        <w:t xml:space="preserve"> and </w:t>
      </w:r>
      <w:r w:rsidR="00537040">
        <w:rPr>
          <w:rFonts w:ascii="Calibri" w:eastAsia="Calibri" w:hAnsi="Calibri" w:cs="Calibri"/>
          <w:sz w:val="24"/>
          <w:szCs w:val="24"/>
          <w:bdr w:val="nil"/>
          <w:lang w:val="en-US"/>
        </w:rPr>
        <w:t>a</w:t>
      </w:r>
      <w:r w:rsidR="00871071">
        <w:rPr>
          <w:rFonts w:ascii="Calibri" w:eastAsia="Calibri" w:hAnsi="Calibri" w:cs="Calibri"/>
          <w:sz w:val="24"/>
          <w:szCs w:val="24"/>
          <w:bdr w:val="nil"/>
          <w:lang w:val="en-US"/>
        </w:rPr>
        <w:t xml:space="preserve"> </w:t>
      </w:r>
      <w:r w:rsidR="00537040">
        <w:rPr>
          <w:rFonts w:ascii="Calibri" w:eastAsia="Calibri" w:hAnsi="Calibri" w:cs="Calibri"/>
          <w:sz w:val="24"/>
          <w:szCs w:val="24"/>
          <w:bdr w:val="nil"/>
          <w:lang w:val="en-US"/>
        </w:rPr>
        <w:t xml:space="preserve">distinct </w:t>
      </w:r>
      <w:r w:rsidR="00871071">
        <w:rPr>
          <w:rFonts w:ascii="Calibri" w:eastAsia="Calibri" w:hAnsi="Calibri" w:cs="Calibri"/>
          <w:sz w:val="24"/>
          <w:szCs w:val="24"/>
          <w:bdr w:val="nil"/>
          <w:lang w:val="en-US"/>
        </w:rPr>
        <w:t>morphologica</w:t>
      </w:r>
      <w:r w:rsidR="00E11D01">
        <w:rPr>
          <w:rFonts w:ascii="Calibri" w:eastAsia="Calibri" w:hAnsi="Calibri" w:cs="Calibri"/>
          <w:sz w:val="24"/>
          <w:szCs w:val="24"/>
          <w:bdr w:val="nil"/>
          <w:lang w:val="en-US"/>
        </w:rPr>
        <w:t xml:space="preserve">l change from a normal yeast </w:t>
      </w:r>
      <w:r w:rsidR="00B818EA">
        <w:rPr>
          <w:rFonts w:ascii="Calibri" w:eastAsia="Calibri" w:hAnsi="Calibri" w:cs="Calibri"/>
          <w:sz w:val="24"/>
          <w:szCs w:val="24"/>
          <w:bdr w:val="nil"/>
          <w:lang w:val="en-US"/>
        </w:rPr>
        <w:t xml:space="preserve">to a </w:t>
      </w:r>
      <w:r>
        <w:rPr>
          <w:rFonts w:ascii="Calibri" w:eastAsia="Calibri" w:hAnsi="Calibri" w:cs="Calibri"/>
          <w:sz w:val="24"/>
          <w:szCs w:val="24"/>
          <w:bdr w:val="nil"/>
          <w:lang w:val="en-US"/>
        </w:rPr>
        <w:t>titan cell</w:t>
      </w:r>
      <w:r w:rsidR="00547BB6">
        <w:rPr>
          <w:rFonts w:ascii="Calibri" w:eastAsia="Calibri" w:hAnsi="Calibri" w:cs="Calibri"/>
          <w:sz w:val="24"/>
          <w:szCs w:val="24"/>
          <w:bdr w:val="nil"/>
          <w:lang w:val="en-US"/>
        </w:rPr>
        <w:t>, replicated using p</w:t>
      </w:r>
      <w:r>
        <w:rPr>
          <w:rFonts w:ascii="Calibri" w:eastAsia="Calibri" w:hAnsi="Calibri" w:cs="Calibri"/>
          <w:sz w:val="24"/>
          <w:szCs w:val="24"/>
          <w:bdr w:val="nil"/>
          <w:lang w:val="en-US"/>
        </w:rPr>
        <w:t xml:space="preserve">urified muramyl dipeptide. </w:t>
      </w:r>
      <w:r w:rsidR="00537040">
        <w:rPr>
          <w:rFonts w:ascii="Calibri" w:eastAsia="Calibri" w:hAnsi="Calibri" w:cs="Calibri"/>
          <w:sz w:val="24"/>
          <w:szCs w:val="24"/>
          <w:bdr w:val="nil"/>
          <w:lang w:val="en-US"/>
        </w:rPr>
        <w:t>It is not known wh</w:t>
      </w:r>
      <w:r w:rsidR="00E11D01">
        <w:rPr>
          <w:rFonts w:ascii="Calibri" w:eastAsia="Calibri" w:hAnsi="Calibri" w:cs="Calibri"/>
          <w:sz w:val="24"/>
          <w:szCs w:val="24"/>
          <w:bdr w:val="nil"/>
          <w:lang w:val="en-US"/>
        </w:rPr>
        <w:t>ich component(s) in the media ga</w:t>
      </w:r>
      <w:r w:rsidR="00537040">
        <w:rPr>
          <w:rFonts w:ascii="Calibri" w:eastAsia="Calibri" w:hAnsi="Calibri" w:cs="Calibri"/>
          <w:sz w:val="24"/>
          <w:szCs w:val="24"/>
          <w:bdr w:val="nil"/>
          <w:lang w:val="en-US"/>
        </w:rPr>
        <w:t>ve rise to such differences/changes.</w:t>
      </w:r>
      <w:r w:rsidR="00547BB6">
        <w:rPr>
          <w:rFonts w:ascii="Calibri" w:eastAsia="Calibri" w:hAnsi="Calibri" w:cs="Calibri"/>
          <w:sz w:val="24"/>
          <w:szCs w:val="24"/>
          <w:bdr w:val="nil"/>
          <w:lang w:val="en-US"/>
        </w:rPr>
        <w:t xml:space="preserve"> The</w:t>
      </w:r>
      <w:r w:rsidR="00537040" w:rsidRPr="00537040">
        <w:rPr>
          <w:rFonts w:ascii="Calibri" w:eastAsia="Calibri" w:hAnsi="Calibri" w:cs="Calibri"/>
          <w:sz w:val="24"/>
          <w:szCs w:val="24"/>
          <w:bdr w:val="nil"/>
          <w:lang w:val="en-US"/>
        </w:rPr>
        <w:t xml:space="preserve"> </w:t>
      </w:r>
      <w:r w:rsidR="00E11D01">
        <w:rPr>
          <w:rFonts w:ascii="Calibri" w:eastAsia="Calibri" w:hAnsi="Calibri" w:cs="Calibri"/>
          <w:sz w:val="24"/>
          <w:szCs w:val="24"/>
          <w:bdr w:val="nil"/>
          <w:lang w:val="en-US"/>
        </w:rPr>
        <w:t xml:space="preserve">goal of this proposal is </w:t>
      </w:r>
      <w:r w:rsidR="00537040" w:rsidRPr="00537040">
        <w:rPr>
          <w:rFonts w:ascii="Calibri" w:eastAsia="Calibri" w:hAnsi="Calibri" w:cs="Calibri"/>
          <w:sz w:val="24"/>
          <w:szCs w:val="24"/>
          <w:bdr w:val="nil"/>
          <w:lang w:val="en-US"/>
        </w:rPr>
        <w:t>to</w:t>
      </w:r>
      <w:r w:rsidR="002B0B55">
        <w:rPr>
          <w:rFonts w:ascii="Calibri" w:eastAsia="Calibri" w:hAnsi="Calibri" w:cs="Calibri"/>
          <w:sz w:val="24"/>
          <w:szCs w:val="24"/>
          <w:bdr w:val="nil"/>
          <w:lang w:val="en-US"/>
        </w:rPr>
        <w:t xml:space="preserve"> investigate how Cryptococcus adapts</w:t>
      </w:r>
      <w:r w:rsidR="00B818EA">
        <w:rPr>
          <w:rFonts w:ascii="Calibri" w:eastAsia="Calibri" w:hAnsi="Calibri" w:cs="Calibri"/>
          <w:sz w:val="24"/>
          <w:szCs w:val="24"/>
          <w:bdr w:val="nil"/>
          <w:lang w:val="en-US"/>
        </w:rPr>
        <w:t xml:space="preserve"> to the</w:t>
      </w:r>
      <w:r w:rsidR="002B0B55">
        <w:rPr>
          <w:rFonts w:ascii="Calibri" w:eastAsia="Calibri" w:hAnsi="Calibri" w:cs="Calibri"/>
          <w:sz w:val="24"/>
          <w:szCs w:val="24"/>
          <w:bdr w:val="nil"/>
          <w:lang w:val="en-US"/>
        </w:rPr>
        <w:t xml:space="preserve"> lung environment </w:t>
      </w:r>
      <w:r>
        <w:rPr>
          <w:rFonts w:ascii="Calibri" w:eastAsia="Calibri" w:hAnsi="Calibri" w:cs="Calibri"/>
          <w:sz w:val="24"/>
          <w:szCs w:val="24"/>
          <w:bdr w:val="nil"/>
          <w:lang w:val="en-US"/>
        </w:rPr>
        <w:t>by a</w:t>
      </w:r>
      <w:r w:rsidR="002B0B55">
        <w:rPr>
          <w:rFonts w:ascii="Calibri" w:eastAsia="Calibri" w:hAnsi="Calibri" w:cs="Calibri"/>
          <w:sz w:val="24"/>
          <w:szCs w:val="24"/>
          <w:bdr w:val="nil"/>
          <w:lang w:val="en-US"/>
        </w:rPr>
        <w:t>nalyzing</w:t>
      </w:r>
      <w:r>
        <w:rPr>
          <w:rFonts w:ascii="Calibri" w:eastAsia="Calibri" w:hAnsi="Calibri" w:cs="Calibri"/>
          <w:sz w:val="24"/>
          <w:szCs w:val="24"/>
          <w:bdr w:val="nil"/>
          <w:lang w:val="en-US"/>
        </w:rPr>
        <w:t xml:space="preserve"> what serum component(s) </w:t>
      </w:r>
      <w:r w:rsidR="002B0B55">
        <w:rPr>
          <w:rFonts w:ascii="Calibri" w:eastAsia="Calibri" w:hAnsi="Calibri" w:cs="Calibri"/>
          <w:sz w:val="24"/>
          <w:szCs w:val="24"/>
          <w:bdr w:val="nil"/>
          <w:lang w:val="en-US"/>
        </w:rPr>
        <w:t>trigger an acute stress response</w:t>
      </w:r>
      <w:r>
        <w:rPr>
          <w:rFonts w:ascii="Calibri" w:eastAsia="Calibri" w:hAnsi="Calibri" w:cs="Calibri"/>
          <w:sz w:val="24"/>
          <w:szCs w:val="24"/>
          <w:bdr w:val="nil"/>
          <w:lang w:val="en-US"/>
        </w:rPr>
        <w:t>, investigating</w:t>
      </w:r>
      <w:r w:rsidR="002B0B55">
        <w:rPr>
          <w:rFonts w:ascii="Calibri" w:eastAsia="Calibri" w:hAnsi="Calibri" w:cs="Calibri"/>
          <w:sz w:val="24"/>
          <w:szCs w:val="24"/>
          <w:bdr w:val="nil"/>
          <w:lang w:val="en-US"/>
        </w:rPr>
        <w:t xml:space="preserve"> how bacterial cell wall components influence gene expression</w:t>
      </w:r>
      <w:r>
        <w:rPr>
          <w:rFonts w:ascii="Calibri" w:eastAsia="Calibri" w:hAnsi="Calibri" w:cs="Calibri"/>
          <w:sz w:val="24"/>
          <w:szCs w:val="24"/>
          <w:bdr w:val="nil"/>
          <w:lang w:val="en-US"/>
        </w:rPr>
        <w:t>, and i</w:t>
      </w:r>
      <w:r w:rsidR="002B0B55" w:rsidRPr="002B0B55">
        <w:rPr>
          <w:rFonts w:ascii="Calibri" w:eastAsia="Calibri" w:hAnsi="Calibri" w:cs="Calibri"/>
          <w:sz w:val="24"/>
          <w:szCs w:val="24"/>
          <w:bdr w:val="nil"/>
          <w:lang w:val="en-US"/>
        </w:rPr>
        <w:t>dentif</w:t>
      </w:r>
      <w:r w:rsidR="002B0B55">
        <w:rPr>
          <w:rFonts w:ascii="Calibri" w:eastAsia="Calibri" w:hAnsi="Calibri" w:cs="Calibri"/>
          <w:sz w:val="24"/>
          <w:szCs w:val="24"/>
          <w:bdr w:val="nil"/>
          <w:lang w:val="en-US"/>
        </w:rPr>
        <w:t>y</w:t>
      </w:r>
      <w:r>
        <w:rPr>
          <w:rFonts w:ascii="Calibri" w:eastAsia="Calibri" w:hAnsi="Calibri" w:cs="Calibri"/>
          <w:sz w:val="24"/>
          <w:szCs w:val="24"/>
          <w:bdr w:val="nil"/>
          <w:lang w:val="en-US"/>
        </w:rPr>
        <w:t>ing</w:t>
      </w:r>
      <w:r w:rsidR="00547BB6">
        <w:rPr>
          <w:rFonts w:ascii="Calibri" w:eastAsia="Calibri" w:hAnsi="Calibri" w:cs="Calibri"/>
          <w:sz w:val="24"/>
          <w:szCs w:val="24"/>
          <w:bdr w:val="nil"/>
          <w:lang w:val="en-US"/>
        </w:rPr>
        <w:t xml:space="preserve"> essential genes and</w:t>
      </w:r>
      <w:r w:rsidR="002B0B55" w:rsidRPr="002B0B55">
        <w:rPr>
          <w:rFonts w:ascii="Calibri" w:eastAsia="Calibri" w:hAnsi="Calibri" w:cs="Calibri"/>
          <w:sz w:val="24"/>
          <w:szCs w:val="24"/>
          <w:bdr w:val="nil"/>
          <w:lang w:val="en-US"/>
        </w:rPr>
        <w:t xml:space="preserve"> biological fu</w:t>
      </w:r>
      <w:r w:rsidR="00547BB6">
        <w:rPr>
          <w:rFonts w:ascii="Calibri" w:eastAsia="Calibri" w:hAnsi="Calibri" w:cs="Calibri"/>
          <w:sz w:val="24"/>
          <w:szCs w:val="24"/>
          <w:bdr w:val="nil"/>
          <w:lang w:val="en-US"/>
        </w:rPr>
        <w:t>nction</w:t>
      </w:r>
      <w:r w:rsidR="002B0B55">
        <w:rPr>
          <w:rFonts w:ascii="Calibri" w:eastAsia="Calibri" w:hAnsi="Calibri" w:cs="Calibri"/>
          <w:sz w:val="24"/>
          <w:szCs w:val="24"/>
          <w:bdr w:val="nil"/>
          <w:lang w:val="en-US"/>
        </w:rPr>
        <w:t>.</w:t>
      </w:r>
      <w:r w:rsidR="00547BB6">
        <w:rPr>
          <w:rFonts w:ascii="Calibri" w:eastAsia="Calibri" w:hAnsi="Calibri" w:cs="Calibri"/>
          <w:sz w:val="24"/>
          <w:szCs w:val="24"/>
          <w:bdr w:val="nil"/>
          <w:lang w:val="en-US"/>
        </w:rPr>
        <w:t xml:space="preserve"> To achieve this goal </w:t>
      </w:r>
      <w:r w:rsidR="00547BB6">
        <w:rPr>
          <w:rFonts w:ascii="Calibri" w:eastAsia="Calibri" w:hAnsi="Calibri" w:cs="Calibri"/>
          <w:i/>
          <w:sz w:val="24"/>
          <w:szCs w:val="24"/>
          <w:bdr w:val="nil"/>
          <w:lang w:val="en-US"/>
        </w:rPr>
        <w:t>i</w:t>
      </w:r>
      <w:r w:rsidR="00C70922">
        <w:rPr>
          <w:rFonts w:ascii="Calibri" w:eastAsia="Calibri" w:hAnsi="Calibri" w:cs="Calibri"/>
          <w:i/>
          <w:sz w:val="24"/>
          <w:szCs w:val="24"/>
          <w:bdr w:val="nil"/>
          <w:lang w:val="en-US"/>
        </w:rPr>
        <w:t>n</w:t>
      </w:r>
      <w:r w:rsidR="00C70922" w:rsidRPr="00C0568C">
        <w:rPr>
          <w:rFonts w:ascii="Calibri" w:eastAsia="Calibri" w:hAnsi="Calibri" w:cs="Calibri"/>
          <w:i/>
          <w:sz w:val="24"/>
          <w:szCs w:val="24"/>
          <w:bdr w:val="nil"/>
          <w:lang w:val="en-US"/>
        </w:rPr>
        <w:t xml:space="preserve"> vitro</w:t>
      </w:r>
      <w:r w:rsidR="00C70922">
        <w:rPr>
          <w:rFonts w:ascii="Calibri" w:eastAsia="Calibri" w:hAnsi="Calibri" w:cs="Calibri"/>
          <w:sz w:val="24"/>
          <w:szCs w:val="24"/>
          <w:bdr w:val="nil"/>
          <w:lang w:val="en-US"/>
        </w:rPr>
        <w:t xml:space="preserve"> culture </w:t>
      </w:r>
      <w:r w:rsidR="00B818EA">
        <w:rPr>
          <w:rFonts w:ascii="Calibri" w:eastAsia="Calibri" w:hAnsi="Calibri" w:cs="Calibri"/>
          <w:sz w:val="24"/>
          <w:szCs w:val="24"/>
          <w:bdr w:val="nil"/>
          <w:lang w:val="en-US"/>
        </w:rPr>
        <w:t>model</w:t>
      </w:r>
      <w:r>
        <w:rPr>
          <w:rFonts w:ascii="Calibri" w:eastAsia="Calibri" w:hAnsi="Calibri" w:cs="Calibri"/>
          <w:sz w:val="24"/>
          <w:szCs w:val="24"/>
          <w:bdr w:val="nil"/>
          <w:lang w:val="en-US"/>
        </w:rPr>
        <w:t>s</w:t>
      </w:r>
      <w:r w:rsidR="00547BB6">
        <w:rPr>
          <w:rFonts w:ascii="Calibri" w:eastAsia="Calibri" w:hAnsi="Calibri" w:cs="Calibri"/>
          <w:sz w:val="24"/>
          <w:szCs w:val="24"/>
          <w:bdr w:val="nil"/>
          <w:lang w:val="en-US"/>
        </w:rPr>
        <w:t xml:space="preserve"> will be employed</w:t>
      </w:r>
      <w:r w:rsidR="00C70922">
        <w:rPr>
          <w:rFonts w:ascii="Calibri" w:eastAsia="Calibri" w:hAnsi="Calibri" w:cs="Calibri"/>
          <w:sz w:val="24"/>
          <w:szCs w:val="24"/>
          <w:bdr w:val="nil"/>
          <w:lang w:val="en-US"/>
        </w:rPr>
        <w:t xml:space="preserve"> to dissect </w:t>
      </w:r>
      <w:r>
        <w:rPr>
          <w:rFonts w:ascii="Calibri" w:eastAsia="Calibri" w:hAnsi="Calibri" w:cs="Calibri"/>
          <w:sz w:val="24"/>
          <w:szCs w:val="24"/>
          <w:bdr w:val="nil"/>
          <w:lang w:val="en-US"/>
        </w:rPr>
        <w:t xml:space="preserve">distinct </w:t>
      </w:r>
      <w:r w:rsidR="00547BB6">
        <w:rPr>
          <w:rFonts w:ascii="Calibri" w:eastAsia="Calibri" w:hAnsi="Calibri" w:cs="Calibri"/>
          <w:sz w:val="24"/>
          <w:szCs w:val="24"/>
          <w:bdr w:val="nil"/>
          <w:lang w:val="en-US"/>
        </w:rPr>
        <w:t>stimuli and analyze differential-gene-</w:t>
      </w:r>
      <w:r w:rsidR="00B818EA" w:rsidRPr="00B818EA">
        <w:rPr>
          <w:rFonts w:ascii="Calibri" w:eastAsia="Calibri" w:hAnsi="Calibri" w:cs="Calibri"/>
          <w:sz w:val="24"/>
          <w:szCs w:val="24"/>
          <w:bdr w:val="nil"/>
          <w:lang w:val="en-US"/>
        </w:rPr>
        <w:t>expression</w:t>
      </w:r>
      <w:r w:rsidR="00547BB6">
        <w:rPr>
          <w:rFonts w:ascii="Calibri" w:eastAsia="Calibri" w:hAnsi="Calibri" w:cs="Calibri"/>
          <w:sz w:val="24"/>
          <w:szCs w:val="24"/>
          <w:bdr w:val="nil"/>
          <w:lang w:val="en-US"/>
        </w:rPr>
        <w:t xml:space="preserve"> (RNA-seq)/function (CRISPR) to</w:t>
      </w:r>
      <w:r w:rsidR="00B818EA" w:rsidRPr="00B818EA">
        <w:rPr>
          <w:rFonts w:ascii="Calibri" w:eastAsia="Calibri" w:hAnsi="Calibri" w:cs="Calibri"/>
          <w:sz w:val="24"/>
          <w:szCs w:val="24"/>
          <w:bdr w:val="nil"/>
          <w:lang w:val="en-US"/>
        </w:rPr>
        <w:t xml:space="preserve"> </w:t>
      </w:r>
      <w:r w:rsidR="00547BB6">
        <w:rPr>
          <w:rFonts w:ascii="Calibri" w:eastAsia="Calibri" w:hAnsi="Calibri" w:cs="Calibri"/>
          <w:sz w:val="24"/>
          <w:szCs w:val="24"/>
          <w:bdr w:val="nil"/>
          <w:lang w:val="en-US"/>
        </w:rPr>
        <w:t>provide</w:t>
      </w:r>
      <w:r w:rsidR="00B818EA">
        <w:rPr>
          <w:rFonts w:ascii="Calibri" w:eastAsia="Calibri" w:hAnsi="Calibri" w:cs="Calibri"/>
          <w:sz w:val="24"/>
          <w:szCs w:val="24"/>
          <w:bdr w:val="nil"/>
          <w:lang w:val="en-US"/>
        </w:rPr>
        <w:t xml:space="preserve"> a snapsh</w:t>
      </w:r>
      <w:r w:rsidR="0079335A" w:rsidRPr="0079335A">
        <w:rPr>
          <w:rFonts w:ascii="Calibri" w:eastAsia="Calibri" w:hAnsi="Calibri" w:cs="Calibri"/>
          <w:sz w:val="24"/>
          <w:szCs w:val="24"/>
          <w:bdr w:val="nil"/>
          <w:lang w:val="en-US"/>
        </w:rPr>
        <w:t>ot of cellular metabo</w:t>
      </w:r>
      <w:r w:rsidR="00547BB6">
        <w:rPr>
          <w:rFonts w:ascii="Calibri" w:eastAsia="Calibri" w:hAnsi="Calibri" w:cs="Calibri"/>
          <w:sz w:val="24"/>
          <w:szCs w:val="24"/>
          <w:bdr w:val="nil"/>
          <w:lang w:val="en-US"/>
        </w:rPr>
        <w:t>lism providing insights for</w:t>
      </w:r>
      <w:r w:rsidR="0079335A" w:rsidRPr="0079335A">
        <w:rPr>
          <w:rFonts w:ascii="Calibri" w:eastAsia="Calibri" w:hAnsi="Calibri" w:cs="Calibri"/>
          <w:sz w:val="24"/>
          <w:szCs w:val="24"/>
          <w:bdr w:val="nil"/>
          <w:lang w:val="en-US"/>
        </w:rPr>
        <w:t xml:space="preserve"> novel therap</w:t>
      </w:r>
      <w:r w:rsidR="00547BB6">
        <w:rPr>
          <w:rFonts w:ascii="Calibri" w:eastAsia="Calibri" w:hAnsi="Calibri" w:cs="Calibri"/>
          <w:sz w:val="24"/>
          <w:szCs w:val="24"/>
          <w:bdr w:val="nil"/>
          <w:lang w:val="en-US"/>
        </w:rPr>
        <w:t>eutic methods</w:t>
      </w:r>
      <w:r w:rsidR="0079335A" w:rsidRPr="0079335A">
        <w:rPr>
          <w:rFonts w:ascii="Calibri" w:eastAsia="Calibri" w:hAnsi="Calibri" w:cs="Calibri"/>
          <w:sz w:val="24"/>
          <w:szCs w:val="24"/>
          <w:bdr w:val="nil"/>
          <w:lang w:val="en-US"/>
        </w:rPr>
        <w:t>.</w:t>
      </w:r>
    </w:p>
    <w:p w14:paraId="334EDF4F" w14:textId="77777777" w:rsidR="007974DC" w:rsidRDefault="007974DC" w:rsidP="0079335A">
      <w:pPr>
        <w:pBdr>
          <w:top w:val="nil"/>
          <w:left w:val="nil"/>
          <w:bottom w:val="nil"/>
          <w:right w:val="nil"/>
          <w:between w:val="nil"/>
          <w:bar w:val="nil"/>
        </w:pBdr>
        <w:spacing w:line="276" w:lineRule="auto"/>
        <w:jc w:val="both"/>
        <w:rPr>
          <w:rFonts w:ascii="Calibri" w:eastAsia="Calibri" w:hAnsi="Calibri" w:cs="Calibri"/>
          <w:sz w:val="24"/>
          <w:szCs w:val="24"/>
          <w:bdr w:val="nil"/>
          <w:lang w:val="en-US"/>
        </w:rPr>
      </w:pPr>
    </w:p>
    <w:p w14:paraId="73D9B75B" w14:textId="77777777" w:rsidR="007974DC" w:rsidRDefault="007974DC" w:rsidP="0079335A">
      <w:pPr>
        <w:pBdr>
          <w:top w:val="nil"/>
          <w:left w:val="nil"/>
          <w:bottom w:val="nil"/>
          <w:right w:val="nil"/>
          <w:between w:val="nil"/>
          <w:bar w:val="nil"/>
        </w:pBdr>
        <w:spacing w:line="276" w:lineRule="auto"/>
        <w:jc w:val="both"/>
        <w:rPr>
          <w:rFonts w:ascii="Calibri" w:eastAsia="Calibri" w:hAnsi="Calibri" w:cs="Calibri"/>
          <w:sz w:val="24"/>
          <w:szCs w:val="24"/>
          <w:bdr w:val="nil"/>
          <w:lang w:val="en-US"/>
        </w:rPr>
      </w:pPr>
    </w:p>
    <w:p w14:paraId="025C2037" w14:textId="77777777" w:rsidR="007974DC" w:rsidRDefault="007974DC" w:rsidP="0079335A">
      <w:pPr>
        <w:pBdr>
          <w:top w:val="nil"/>
          <w:left w:val="nil"/>
          <w:bottom w:val="nil"/>
          <w:right w:val="nil"/>
          <w:between w:val="nil"/>
          <w:bar w:val="nil"/>
        </w:pBdr>
        <w:spacing w:line="276" w:lineRule="auto"/>
        <w:jc w:val="both"/>
        <w:rPr>
          <w:rFonts w:ascii="Calibri" w:eastAsia="Calibri" w:hAnsi="Calibri" w:cs="Calibri"/>
          <w:sz w:val="24"/>
          <w:szCs w:val="24"/>
          <w:bdr w:val="nil"/>
          <w:lang w:val="en-US"/>
        </w:rPr>
      </w:pPr>
    </w:p>
    <w:p w14:paraId="234C7EBA" w14:textId="77777777" w:rsidR="007974DC" w:rsidRDefault="007974DC" w:rsidP="0079335A">
      <w:pPr>
        <w:pBdr>
          <w:top w:val="nil"/>
          <w:left w:val="nil"/>
          <w:bottom w:val="nil"/>
          <w:right w:val="nil"/>
          <w:between w:val="nil"/>
          <w:bar w:val="nil"/>
        </w:pBdr>
        <w:spacing w:line="276" w:lineRule="auto"/>
        <w:jc w:val="both"/>
        <w:rPr>
          <w:rFonts w:ascii="Calibri" w:eastAsia="Calibri" w:hAnsi="Calibri" w:cs="Calibri"/>
          <w:sz w:val="24"/>
          <w:szCs w:val="24"/>
          <w:bdr w:val="nil"/>
          <w:lang w:val="en-US"/>
        </w:rPr>
      </w:pPr>
    </w:p>
    <w:p w14:paraId="48A66782" w14:textId="77777777" w:rsidR="007974DC" w:rsidRDefault="007974DC" w:rsidP="0079335A">
      <w:pPr>
        <w:pBdr>
          <w:top w:val="nil"/>
          <w:left w:val="nil"/>
          <w:bottom w:val="nil"/>
          <w:right w:val="nil"/>
          <w:between w:val="nil"/>
          <w:bar w:val="nil"/>
        </w:pBdr>
        <w:spacing w:line="276" w:lineRule="auto"/>
        <w:jc w:val="both"/>
        <w:rPr>
          <w:rFonts w:ascii="Calibri" w:eastAsia="Calibri" w:hAnsi="Calibri" w:cs="Calibri"/>
          <w:sz w:val="24"/>
          <w:szCs w:val="24"/>
          <w:bdr w:val="nil"/>
          <w:lang w:val="en-US"/>
        </w:rPr>
      </w:pPr>
    </w:p>
    <w:p w14:paraId="32DDD113" w14:textId="77777777" w:rsidR="007974DC" w:rsidRDefault="007974DC" w:rsidP="0079335A">
      <w:pPr>
        <w:pBdr>
          <w:top w:val="nil"/>
          <w:left w:val="nil"/>
          <w:bottom w:val="nil"/>
          <w:right w:val="nil"/>
          <w:between w:val="nil"/>
          <w:bar w:val="nil"/>
        </w:pBdr>
        <w:spacing w:line="276" w:lineRule="auto"/>
        <w:jc w:val="both"/>
        <w:rPr>
          <w:rFonts w:ascii="Calibri" w:eastAsia="Calibri" w:hAnsi="Calibri" w:cs="Calibri"/>
          <w:sz w:val="24"/>
          <w:szCs w:val="24"/>
          <w:bdr w:val="nil"/>
          <w:lang w:val="en-US"/>
        </w:rPr>
      </w:pPr>
    </w:p>
    <w:p w14:paraId="02AAA07F" w14:textId="77777777" w:rsidR="007974DC" w:rsidRDefault="007974DC" w:rsidP="0079335A">
      <w:pPr>
        <w:pBdr>
          <w:top w:val="nil"/>
          <w:left w:val="nil"/>
          <w:bottom w:val="nil"/>
          <w:right w:val="nil"/>
          <w:between w:val="nil"/>
          <w:bar w:val="nil"/>
        </w:pBdr>
        <w:spacing w:line="276" w:lineRule="auto"/>
        <w:jc w:val="both"/>
        <w:rPr>
          <w:rFonts w:ascii="Calibri" w:eastAsia="Calibri" w:hAnsi="Calibri" w:cs="Calibri"/>
          <w:sz w:val="24"/>
          <w:szCs w:val="24"/>
          <w:bdr w:val="nil"/>
          <w:lang w:val="en-US"/>
        </w:rPr>
      </w:pPr>
    </w:p>
    <w:p w14:paraId="66DBCC66" w14:textId="77777777" w:rsidR="007974DC" w:rsidRDefault="007974DC" w:rsidP="0079335A">
      <w:pPr>
        <w:pBdr>
          <w:top w:val="nil"/>
          <w:left w:val="nil"/>
          <w:bottom w:val="nil"/>
          <w:right w:val="nil"/>
          <w:between w:val="nil"/>
          <w:bar w:val="nil"/>
        </w:pBdr>
        <w:spacing w:line="276" w:lineRule="auto"/>
        <w:jc w:val="both"/>
        <w:rPr>
          <w:rFonts w:ascii="Calibri" w:eastAsia="Calibri" w:hAnsi="Calibri" w:cs="Calibri"/>
          <w:sz w:val="24"/>
          <w:szCs w:val="24"/>
          <w:bdr w:val="nil"/>
          <w:lang w:val="en-US"/>
        </w:rPr>
      </w:pPr>
    </w:p>
    <w:p w14:paraId="193D61F7" w14:textId="77777777" w:rsidR="007974DC" w:rsidRDefault="007974DC" w:rsidP="0079335A">
      <w:pPr>
        <w:pBdr>
          <w:top w:val="nil"/>
          <w:left w:val="nil"/>
          <w:bottom w:val="nil"/>
          <w:right w:val="nil"/>
          <w:between w:val="nil"/>
          <w:bar w:val="nil"/>
        </w:pBdr>
        <w:spacing w:line="276" w:lineRule="auto"/>
        <w:jc w:val="both"/>
        <w:rPr>
          <w:rFonts w:ascii="Calibri" w:eastAsia="Calibri" w:hAnsi="Calibri" w:cs="Calibri"/>
          <w:sz w:val="24"/>
          <w:szCs w:val="24"/>
          <w:bdr w:val="nil"/>
          <w:lang w:val="en-US"/>
        </w:rPr>
      </w:pPr>
    </w:p>
    <w:p w14:paraId="62E40357" w14:textId="77777777" w:rsidR="007974DC" w:rsidRDefault="007974DC" w:rsidP="0079335A">
      <w:pPr>
        <w:pBdr>
          <w:top w:val="nil"/>
          <w:left w:val="nil"/>
          <w:bottom w:val="nil"/>
          <w:right w:val="nil"/>
          <w:between w:val="nil"/>
          <w:bar w:val="nil"/>
        </w:pBdr>
        <w:spacing w:line="276" w:lineRule="auto"/>
        <w:jc w:val="both"/>
        <w:rPr>
          <w:rFonts w:ascii="Calibri" w:eastAsia="Calibri" w:hAnsi="Calibri" w:cs="Calibri"/>
          <w:sz w:val="24"/>
          <w:szCs w:val="24"/>
          <w:bdr w:val="nil"/>
          <w:lang w:val="en-US"/>
        </w:rPr>
      </w:pPr>
    </w:p>
    <w:p w14:paraId="60610CCD" w14:textId="77777777" w:rsidR="007974DC" w:rsidRDefault="007974DC" w:rsidP="0079335A">
      <w:pPr>
        <w:pBdr>
          <w:top w:val="nil"/>
          <w:left w:val="nil"/>
          <w:bottom w:val="nil"/>
          <w:right w:val="nil"/>
          <w:between w:val="nil"/>
          <w:bar w:val="nil"/>
        </w:pBdr>
        <w:spacing w:line="276" w:lineRule="auto"/>
        <w:jc w:val="both"/>
        <w:rPr>
          <w:rFonts w:ascii="Calibri" w:eastAsia="Calibri" w:hAnsi="Calibri" w:cs="Calibri"/>
          <w:sz w:val="24"/>
          <w:szCs w:val="24"/>
          <w:bdr w:val="nil"/>
          <w:lang w:val="en-US"/>
        </w:rPr>
      </w:pPr>
    </w:p>
    <w:p w14:paraId="0634F968" w14:textId="77777777" w:rsidR="007974DC" w:rsidRDefault="007974DC" w:rsidP="0079335A">
      <w:pPr>
        <w:pBdr>
          <w:top w:val="nil"/>
          <w:left w:val="nil"/>
          <w:bottom w:val="nil"/>
          <w:right w:val="nil"/>
          <w:between w:val="nil"/>
          <w:bar w:val="nil"/>
        </w:pBdr>
        <w:spacing w:line="276" w:lineRule="auto"/>
        <w:jc w:val="both"/>
        <w:rPr>
          <w:rFonts w:ascii="Calibri" w:eastAsia="Calibri" w:hAnsi="Calibri" w:cs="Calibri"/>
          <w:sz w:val="24"/>
          <w:szCs w:val="24"/>
          <w:bdr w:val="nil"/>
          <w:lang w:val="en-US"/>
        </w:rPr>
      </w:pPr>
    </w:p>
    <w:p w14:paraId="3950B198" w14:textId="77777777" w:rsidR="007974DC" w:rsidRDefault="007974DC" w:rsidP="0079335A">
      <w:pPr>
        <w:pBdr>
          <w:top w:val="nil"/>
          <w:left w:val="nil"/>
          <w:bottom w:val="nil"/>
          <w:right w:val="nil"/>
          <w:between w:val="nil"/>
          <w:bar w:val="nil"/>
        </w:pBdr>
        <w:spacing w:line="276" w:lineRule="auto"/>
        <w:jc w:val="both"/>
        <w:rPr>
          <w:rFonts w:ascii="Calibri" w:eastAsia="Calibri" w:hAnsi="Calibri" w:cs="Calibri"/>
          <w:sz w:val="24"/>
          <w:szCs w:val="24"/>
          <w:bdr w:val="nil"/>
          <w:lang w:val="en-US"/>
        </w:rPr>
      </w:pPr>
    </w:p>
    <w:p w14:paraId="67B9F181" w14:textId="77777777" w:rsidR="007974DC" w:rsidRDefault="007974DC" w:rsidP="0079335A">
      <w:pPr>
        <w:pBdr>
          <w:top w:val="nil"/>
          <w:left w:val="nil"/>
          <w:bottom w:val="nil"/>
          <w:right w:val="nil"/>
          <w:between w:val="nil"/>
          <w:bar w:val="nil"/>
        </w:pBdr>
        <w:spacing w:line="276" w:lineRule="auto"/>
        <w:jc w:val="both"/>
        <w:rPr>
          <w:rFonts w:ascii="Calibri" w:eastAsia="Calibri" w:hAnsi="Calibri" w:cs="Calibri"/>
          <w:sz w:val="24"/>
          <w:szCs w:val="24"/>
          <w:bdr w:val="nil"/>
          <w:lang w:val="en-US"/>
        </w:rPr>
      </w:pPr>
    </w:p>
    <w:p w14:paraId="20DE0339" w14:textId="77777777" w:rsidR="007974DC" w:rsidRDefault="007974DC" w:rsidP="0079335A">
      <w:pPr>
        <w:pBdr>
          <w:top w:val="nil"/>
          <w:left w:val="nil"/>
          <w:bottom w:val="nil"/>
          <w:right w:val="nil"/>
          <w:between w:val="nil"/>
          <w:bar w:val="nil"/>
        </w:pBdr>
        <w:spacing w:line="276" w:lineRule="auto"/>
        <w:jc w:val="both"/>
        <w:rPr>
          <w:rFonts w:ascii="Calibri" w:eastAsia="Calibri" w:hAnsi="Calibri" w:cs="Calibri"/>
          <w:sz w:val="24"/>
          <w:szCs w:val="24"/>
          <w:bdr w:val="nil"/>
          <w:lang w:val="en-US"/>
        </w:rPr>
      </w:pPr>
    </w:p>
    <w:p w14:paraId="74172B17" w14:textId="77777777" w:rsidR="00797A45" w:rsidRDefault="00797A45" w:rsidP="0079335A">
      <w:pPr>
        <w:pBdr>
          <w:top w:val="nil"/>
          <w:left w:val="nil"/>
          <w:bottom w:val="nil"/>
          <w:right w:val="nil"/>
          <w:between w:val="nil"/>
          <w:bar w:val="nil"/>
        </w:pBdr>
        <w:spacing w:line="276" w:lineRule="auto"/>
        <w:jc w:val="both"/>
        <w:rPr>
          <w:rFonts w:ascii="Calibri" w:eastAsia="Calibri" w:hAnsi="Calibri" w:cs="Calibri"/>
          <w:sz w:val="24"/>
          <w:szCs w:val="24"/>
          <w:bdr w:val="nil"/>
          <w:lang w:val="en-US"/>
        </w:rPr>
      </w:pPr>
    </w:p>
    <w:p w14:paraId="4B79FBE0" w14:textId="0C39C185" w:rsidR="00797A45" w:rsidRDefault="00C0568C" w:rsidP="00797A45">
      <w:pPr>
        <w:pBdr>
          <w:top w:val="nil"/>
          <w:left w:val="nil"/>
          <w:bottom w:val="nil"/>
          <w:right w:val="nil"/>
          <w:between w:val="nil"/>
          <w:bar w:val="nil"/>
        </w:pBdr>
        <w:spacing w:line="276" w:lineRule="auto"/>
        <w:jc w:val="both"/>
        <w:rPr>
          <w:rFonts w:ascii="Calibri" w:eastAsia="Calibri" w:hAnsi="Calibri" w:cs="Calibri"/>
          <w:sz w:val="24"/>
          <w:szCs w:val="24"/>
          <w:bdr w:val="nil"/>
          <w:lang w:val="en-US"/>
        </w:rPr>
      </w:pPr>
      <w:r>
        <w:rPr>
          <w:rFonts w:ascii="Calibri" w:eastAsia="Calibri" w:hAnsi="Calibri" w:cs="Calibri"/>
          <w:sz w:val="24"/>
          <w:szCs w:val="24"/>
          <w:bdr w:val="nil"/>
          <w:lang w:val="en-US"/>
        </w:rPr>
        <w:t>Word Coun</w:t>
      </w:r>
      <w:r w:rsidR="00547BB6">
        <w:rPr>
          <w:rFonts w:ascii="Calibri" w:eastAsia="Calibri" w:hAnsi="Calibri" w:cs="Calibri"/>
          <w:sz w:val="24"/>
          <w:szCs w:val="24"/>
          <w:bdr w:val="nil"/>
          <w:lang w:val="en-US"/>
        </w:rPr>
        <w:t>t: 162</w:t>
      </w:r>
      <w:r w:rsidR="007974DC">
        <w:rPr>
          <w:rFonts w:ascii="Calibri" w:eastAsia="Calibri" w:hAnsi="Calibri" w:cs="Calibri"/>
          <w:sz w:val="24"/>
          <w:szCs w:val="24"/>
          <w:bdr w:val="nil"/>
          <w:lang w:val="en-US"/>
        </w:rPr>
        <w:t>/150</w:t>
      </w:r>
      <w:r w:rsidR="00797A45">
        <w:rPr>
          <w:rFonts w:ascii="Calibri" w:eastAsia="Calibri" w:hAnsi="Calibri" w:cs="Calibri"/>
          <w:sz w:val="24"/>
          <w:szCs w:val="24"/>
          <w:bdr w:val="nil"/>
          <w:lang w:val="en-US"/>
        </w:rPr>
        <w:br w:type="page"/>
      </w:r>
    </w:p>
    <w:p w14:paraId="5C1ADC37" w14:textId="309B37F7" w:rsidR="0079335A" w:rsidRDefault="00BC2B43" w:rsidP="000348D7">
      <w:pPr>
        <w:pBdr>
          <w:top w:val="nil"/>
          <w:left w:val="nil"/>
          <w:bottom w:val="nil"/>
          <w:right w:val="nil"/>
          <w:between w:val="nil"/>
          <w:bar w:val="nil"/>
        </w:pBdr>
        <w:tabs>
          <w:tab w:val="left" w:pos="567"/>
        </w:tabs>
        <w:spacing w:after="0" w:line="240" w:lineRule="auto"/>
        <w:rPr>
          <w:rFonts w:ascii="Calibri" w:eastAsia="Calibri" w:hAnsi="Calibri" w:cs="Calibri"/>
          <w:b/>
          <w:sz w:val="32"/>
          <w:szCs w:val="32"/>
          <w:bdr w:val="nil"/>
          <w:lang w:val="en-US"/>
        </w:rPr>
      </w:pPr>
      <w:r>
        <w:rPr>
          <w:rFonts w:ascii="Calibri" w:eastAsia="Calibri" w:hAnsi="Calibri" w:cs="Calibri"/>
          <w:b/>
          <w:sz w:val="32"/>
          <w:szCs w:val="32"/>
          <w:bdr w:val="nil"/>
          <w:lang w:val="en-US"/>
        </w:rPr>
        <w:lastRenderedPageBreak/>
        <w:t>5.</w:t>
      </w:r>
      <w:r>
        <w:rPr>
          <w:rFonts w:ascii="Calibri" w:eastAsia="Calibri" w:hAnsi="Calibri" w:cs="Calibri"/>
          <w:b/>
          <w:sz w:val="32"/>
          <w:szCs w:val="32"/>
          <w:bdr w:val="nil"/>
          <w:lang w:val="en-US"/>
        </w:rPr>
        <w:tab/>
      </w:r>
      <w:r w:rsidR="0079335A" w:rsidRPr="00BC2B43">
        <w:rPr>
          <w:rFonts w:ascii="Calibri" w:eastAsia="Calibri" w:hAnsi="Calibri" w:cs="Calibri"/>
          <w:b/>
          <w:sz w:val="32"/>
          <w:szCs w:val="32"/>
          <w:bdr w:val="nil"/>
          <w:lang w:val="en-US"/>
        </w:rPr>
        <w:t>Host Organization</w:t>
      </w:r>
    </w:p>
    <w:p w14:paraId="4DBEBCB3" w14:textId="77777777" w:rsidR="000348D7" w:rsidRDefault="000348D7" w:rsidP="000348D7">
      <w:pPr>
        <w:pBdr>
          <w:top w:val="nil"/>
          <w:left w:val="nil"/>
          <w:bottom w:val="nil"/>
          <w:right w:val="nil"/>
          <w:between w:val="nil"/>
          <w:bar w:val="nil"/>
        </w:pBdr>
        <w:tabs>
          <w:tab w:val="left" w:pos="567"/>
        </w:tabs>
        <w:spacing w:after="0" w:line="240" w:lineRule="auto"/>
        <w:rPr>
          <w:rFonts w:ascii="Calibri" w:eastAsia="Calibri" w:hAnsi="Calibri" w:cs="Calibri"/>
          <w:b/>
          <w:sz w:val="32"/>
          <w:szCs w:val="32"/>
          <w:bdr w:val="nil"/>
          <w:lang w:val="en-US"/>
        </w:rPr>
      </w:pPr>
    </w:p>
    <w:p w14:paraId="5F82A146" w14:textId="6EC76803" w:rsidR="001C0005" w:rsidRPr="0079335A" w:rsidRDefault="00FB70F3" w:rsidP="003F6117">
      <w:pPr>
        <w:pStyle w:val="BodyA"/>
        <w:rPr>
          <w:rFonts w:ascii="Calibri" w:eastAsia="Calibri" w:hAnsi="Calibri" w:cs="Calibri"/>
          <w:sz w:val="24"/>
          <w:szCs w:val="24"/>
        </w:rPr>
      </w:pPr>
      <w:r>
        <w:rPr>
          <w:rFonts w:ascii="Calibri" w:eastAsia="Calibri" w:hAnsi="Calibri" w:cs="Calibri"/>
          <w:sz w:val="24"/>
          <w:szCs w:val="24"/>
        </w:rPr>
        <w:t>Th</w:t>
      </w:r>
      <w:r w:rsidR="00A7263D">
        <w:rPr>
          <w:rFonts w:ascii="Calibri" w:eastAsia="Calibri" w:hAnsi="Calibri" w:cs="Calibri"/>
          <w:sz w:val="24"/>
          <w:szCs w:val="24"/>
        </w:rPr>
        <w:t>e University of Edinburgh is</w:t>
      </w:r>
      <w:r>
        <w:rPr>
          <w:rFonts w:ascii="Calibri" w:eastAsia="Calibri" w:hAnsi="Calibri" w:cs="Calibri"/>
          <w:sz w:val="24"/>
          <w:szCs w:val="24"/>
        </w:rPr>
        <w:t xml:space="preserve"> ranked 18</w:t>
      </w:r>
      <w:r w:rsidRPr="00951876">
        <w:rPr>
          <w:rFonts w:ascii="Calibri" w:eastAsia="Calibri" w:hAnsi="Calibri" w:cs="Calibri"/>
          <w:sz w:val="24"/>
          <w:szCs w:val="24"/>
          <w:vertAlign w:val="superscript"/>
        </w:rPr>
        <w:t>th</w:t>
      </w:r>
      <w:r>
        <w:rPr>
          <w:rFonts w:ascii="Calibri" w:eastAsia="Calibri" w:hAnsi="Calibri" w:cs="Calibri"/>
          <w:sz w:val="24"/>
          <w:szCs w:val="24"/>
        </w:rPr>
        <w:t xml:space="preserve"> in the world, 4</w:t>
      </w:r>
      <w:r>
        <w:rPr>
          <w:rFonts w:ascii="Calibri" w:eastAsia="Calibri" w:hAnsi="Calibri" w:cs="Calibri"/>
          <w:sz w:val="24"/>
          <w:szCs w:val="24"/>
          <w:vertAlign w:val="superscript"/>
        </w:rPr>
        <w:t>th</w:t>
      </w:r>
      <w:r>
        <w:rPr>
          <w:rFonts w:ascii="Calibri" w:eastAsia="Calibri" w:hAnsi="Calibri" w:cs="Calibri"/>
          <w:sz w:val="24"/>
          <w:szCs w:val="24"/>
        </w:rPr>
        <w:t xml:space="preserve"> in the UK and the top university in Scotland. As one of the UK’s leading research facilities it provides a state-of-the-art environment for </w:t>
      </w:r>
      <w:r w:rsidR="00840D70">
        <w:rPr>
          <w:rFonts w:ascii="Calibri" w:eastAsia="Calibri" w:hAnsi="Calibri" w:cs="Calibri"/>
          <w:sz w:val="24"/>
          <w:szCs w:val="24"/>
        </w:rPr>
        <w:t>research</w:t>
      </w:r>
      <w:r>
        <w:rPr>
          <w:rFonts w:ascii="Calibri" w:eastAsia="Calibri" w:hAnsi="Calibri" w:cs="Calibri"/>
          <w:sz w:val="24"/>
          <w:szCs w:val="24"/>
        </w:rPr>
        <w:t xml:space="preserve">. </w:t>
      </w:r>
      <w:r w:rsidR="008067D9">
        <w:rPr>
          <w:rFonts w:ascii="Calibri" w:eastAsia="Calibri" w:hAnsi="Calibri" w:cs="Calibri"/>
          <w:sz w:val="24"/>
          <w:szCs w:val="24"/>
        </w:rPr>
        <w:t xml:space="preserve">This was reaffirmed by the results of the 2014 Research Excellence Framework placing </w:t>
      </w:r>
      <w:r w:rsidR="00A40982">
        <w:rPr>
          <w:rFonts w:ascii="Calibri" w:eastAsia="Calibri" w:hAnsi="Calibri" w:cs="Calibri"/>
          <w:sz w:val="24"/>
          <w:szCs w:val="24"/>
        </w:rPr>
        <w:t>t</w:t>
      </w:r>
      <w:r w:rsidR="00840D70">
        <w:rPr>
          <w:rFonts w:ascii="Calibri" w:eastAsia="Calibri" w:hAnsi="Calibri" w:cs="Calibri"/>
          <w:sz w:val="24"/>
          <w:szCs w:val="24"/>
        </w:rPr>
        <w:t>his University as</w:t>
      </w:r>
      <w:r w:rsidR="008067D9">
        <w:rPr>
          <w:rFonts w:ascii="Calibri" w:eastAsia="Calibri" w:hAnsi="Calibri" w:cs="Calibri"/>
          <w:sz w:val="24"/>
          <w:szCs w:val="24"/>
        </w:rPr>
        <w:t xml:space="preserve"> Scotland’s top-ranked research institution. </w:t>
      </w:r>
      <w:r w:rsidR="00840D70">
        <w:rPr>
          <w:rFonts w:ascii="Calibri" w:eastAsia="Calibri" w:hAnsi="Calibri" w:cs="Calibri"/>
          <w:sz w:val="24"/>
          <w:szCs w:val="24"/>
        </w:rPr>
        <w:t xml:space="preserve">The </w:t>
      </w:r>
      <w:r w:rsidR="00E00E89">
        <w:rPr>
          <w:rFonts w:ascii="Calibri" w:eastAsia="Calibri" w:hAnsi="Calibri" w:cs="Calibri"/>
          <w:sz w:val="24"/>
          <w:szCs w:val="24"/>
        </w:rPr>
        <w:t>University</w:t>
      </w:r>
      <w:r w:rsidR="00840D70">
        <w:rPr>
          <w:rFonts w:ascii="Calibri" w:eastAsia="Calibri" w:hAnsi="Calibri" w:cs="Calibri"/>
          <w:sz w:val="24"/>
          <w:szCs w:val="24"/>
        </w:rPr>
        <w:t xml:space="preserve"> of Edinburgh</w:t>
      </w:r>
      <w:r w:rsidR="00E00E89">
        <w:rPr>
          <w:rFonts w:ascii="Calibri" w:eastAsia="Calibri" w:hAnsi="Calibri" w:cs="Calibri"/>
          <w:sz w:val="24"/>
          <w:szCs w:val="24"/>
        </w:rPr>
        <w:t xml:space="preserve"> is a member</w:t>
      </w:r>
      <w:r w:rsidR="000A28F1">
        <w:rPr>
          <w:rFonts w:ascii="Calibri" w:eastAsia="Calibri" w:hAnsi="Calibri" w:cs="Calibri"/>
          <w:sz w:val="24"/>
          <w:szCs w:val="24"/>
        </w:rPr>
        <w:t xml:space="preserve"> of the SWAN charter</w:t>
      </w:r>
      <w:r w:rsidR="00E85007">
        <w:rPr>
          <w:rFonts w:ascii="Calibri" w:eastAsia="Calibri" w:hAnsi="Calibri" w:cs="Calibri"/>
          <w:sz w:val="24"/>
          <w:szCs w:val="24"/>
        </w:rPr>
        <w:t xml:space="preserve"> and</w:t>
      </w:r>
      <w:r w:rsidR="000A28F1">
        <w:rPr>
          <w:rFonts w:ascii="Calibri" w:eastAsia="Calibri" w:hAnsi="Calibri" w:cs="Calibri"/>
          <w:sz w:val="24"/>
          <w:szCs w:val="24"/>
        </w:rPr>
        <w:t xml:space="preserve"> won its first Athena Swan Institutional Bronze Award in 2006 and has just renewed its Silver Award in 2018.</w:t>
      </w:r>
      <w:r>
        <w:rPr>
          <w:rFonts w:ascii="Calibri" w:eastAsia="Calibri" w:hAnsi="Calibri" w:cs="Calibri"/>
          <w:sz w:val="24"/>
          <w:szCs w:val="24"/>
        </w:rPr>
        <w:t xml:space="preserve"> </w:t>
      </w:r>
      <w:r w:rsidR="00840D70">
        <w:rPr>
          <w:rFonts w:ascii="Calibri" w:eastAsia="Calibri" w:hAnsi="Calibri" w:cs="Calibri"/>
          <w:sz w:val="24"/>
          <w:szCs w:val="24"/>
        </w:rPr>
        <w:t>The University of Edinburgh has also signed the national Concordat to support the career development of researchers. This document lays out 7 principles to increase the sustainability of research careers in the UK and to improve the quality, quantity and impact of research in society.</w:t>
      </w:r>
    </w:p>
    <w:p w14:paraId="3171EDF8" w14:textId="22BD879C" w:rsidR="0079335A" w:rsidRPr="0079335A" w:rsidRDefault="0079335A" w:rsidP="0079335A">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r w:rsidRPr="0079335A">
        <w:rPr>
          <w:rFonts w:ascii="Calibri" w:eastAsia="Calibri" w:hAnsi="Calibri" w:cs="Calibri"/>
          <w:color w:val="000000"/>
          <w:sz w:val="24"/>
          <w:szCs w:val="24"/>
          <w:u w:color="000000"/>
          <w:bdr w:val="nil"/>
          <w:lang w:val="en-US" w:eastAsia="en-GB"/>
        </w:rPr>
        <w:t xml:space="preserve">The Centre for Synthetic and Systems Biology, in the Institute for Cell Biology, is a unique inter-disciplinary environment with a track record for multi-disciplinary research. </w:t>
      </w:r>
      <w:r w:rsidR="00E85007">
        <w:rPr>
          <w:rFonts w:ascii="Calibri" w:eastAsia="Calibri" w:hAnsi="Calibri" w:cs="Calibri"/>
          <w:color w:val="000000"/>
          <w:sz w:val="24"/>
          <w:szCs w:val="24"/>
          <w:u w:color="000000"/>
          <w:bdr w:val="nil"/>
          <w:lang w:val="en-US" w:eastAsia="en-GB"/>
        </w:rPr>
        <w:t xml:space="preserve">I </w:t>
      </w:r>
      <w:r w:rsidR="00C0568C">
        <w:rPr>
          <w:rFonts w:ascii="Calibri" w:eastAsia="Calibri" w:hAnsi="Calibri" w:cs="Calibri"/>
          <w:color w:val="000000"/>
          <w:sz w:val="24"/>
          <w:szCs w:val="24"/>
          <w:u w:color="000000"/>
          <w:bdr w:val="nil"/>
          <w:lang w:val="en-US" w:eastAsia="en-GB"/>
        </w:rPr>
        <w:t>will be joining the Wallace lab in this cent</w:t>
      </w:r>
      <w:r w:rsidR="00E85007">
        <w:rPr>
          <w:rFonts w:ascii="Calibri" w:eastAsia="Calibri" w:hAnsi="Calibri" w:cs="Calibri"/>
          <w:color w:val="000000"/>
          <w:sz w:val="24"/>
          <w:szCs w:val="24"/>
          <w:u w:color="000000"/>
          <w:bdr w:val="nil"/>
          <w:lang w:val="en-US" w:eastAsia="en-GB"/>
        </w:rPr>
        <w:t>r</w:t>
      </w:r>
      <w:r w:rsidR="00C0568C">
        <w:rPr>
          <w:rFonts w:ascii="Calibri" w:eastAsia="Calibri" w:hAnsi="Calibri" w:cs="Calibri"/>
          <w:color w:val="000000"/>
          <w:sz w:val="24"/>
          <w:szCs w:val="24"/>
          <w:u w:color="000000"/>
          <w:bdr w:val="nil"/>
          <w:lang w:val="en-US" w:eastAsia="en-GB"/>
        </w:rPr>
        <w:t>e. Dr. Wallace is a new principal</w:t>
      </w:r>
      <w:r w:rsidR="00E85007">
        <w:rPr>
          <w:rFonts w:ascii="Calibri" w:eastAsia="Calibri" w:hAnsi="Calibri" w:cs="Calibri"/>
          <w:color w:val="000000"/>
          <w:sz w:val="24"/>
          <w:szCs w:val="24"/>
          <w:u w:color="000000"/>
          <w:bdr w:val="nil"/>
          <w:lang w:val="en-US" w:eastAsia="en-GB"/>
        </w:rPr>
        <w:t xml:space="preserve"> inve</w:t>
      </w:r>
      <w:r w:rsidR="00A40982">
        <w:rPr>
          <w:rFonts w:ascii="Calibri" w:eastAsia="Calibri" w:hAnsi="Calibri" w:cs="Calibri"/>
          <w:color w:val="000000"/>
          <w:sz w:val="24"/>
          <w:szCs w:val="24"/>
          <w:u w:color="000000"/>
          <w:bdr w:val="nil"/>
          <w:lang w:val="en-US" w:eastAsia="en-GB"/>
        </w:rPr>
        <w:t xml:space="preserve">stigator at the University of Edinburgh, </w:t>
      </w:r>
      <w:r w:rsidR="00E85007">
        <w:rPr>
          <w:rFonts w:ascii="Calibri" w:eastAsia="Calibri" w:hAnsi="Calibri" w:cs="Calibri"/>
          <w:color w:val="000000"/>
          <w:sz w:val="24"/>
          <w:szCs w:val="24"/>
          <w:u w:color="000000"/>
          <w:bdr w:val="nil"/>
          <w:lang w:val="en-US" w:eastAsia="en-GB"/>
        </w:rPr>
        <w:t xml:space="preserve">having </w:t>
      </w:r>
      <w:r w:rsidR="00FB70F3">
        <w:rPr>
          <w:rFonts w:ascii="Calibri" w:eastAsia="Calibri" w:hAnsi="Calibri" w:cs="Calibri"/>
          <w:color w:val="000000"/>
          <w:sz w:val="24"/>
          <w:szCs w:val="24"/>
          <w:u w:color="000000"/>
          <w:bdr w:val="nil"/>
          <w:lang w:val="en-US" w:eastAsia="en-GB"/>
        </w:rPr>
        <w:t>established his lab</w:t>
      </w:r>
      <w:r w:rsidR="00A40982">
        <w:rPr>
          <w:rFonts w:ascii="Calibri" w:eastAsia="Calibri" w:hAnsi="Calibri" w:cs="Calibri"/>
          <w:color w:val="000000"/>
          <w:sz w:val="24"/>
          <w:szCs w:val="24"/>
          <w:u w:color="000000"/>
          <w:bdr w:val="nil"/>
          <w:lang w:val="en-US" w:eastAsia="en-GB"/>
        </w:rPr>
        <w:t xml:space="preserve"> in early 2018, consisting </w:t>
      </w:r>
      <w:r w:rsidR="00A40982" w:rsidRPr="00A40982">
        <w:rPr>
          <w:rFonts w:eastAsia="Calibri" w:cstheme="minorHAnsi"/>
          <w:color w:val="000000"/>
          <w:sz w:val="24"/>
          <w:szCs w:val="24"/>
          <w:u w:color="000000"/>
          <w:bdr w:val="nil"/>
          <w:lang w:val="en-US" w:eastAsia="en-GB"/>
        </w:rPr>
        <w:t xml:space="preserve">of </w:t>
      </w:r>
      <w:r w:rsidR="00C0568C">
        <w:rPr>
          <w:rFonts w:cstheme="minorHAnsi"/>
          <w:color w:val="26282A"/>
          <w:sz w:val="24"/>
          <w:szCs w:val="24"/>
          <w:shd w:val="clear" w:color="auto" w:fill="FFFFFF"/>
        </w:rPr>
        <w:t>Dr. Rosey Bayne (</w:t>
      </w:r>
      <w:r w:rsidR="00A40982" w:rsidRPr="00A40982">
        <w:rPr>
          <w:rFonts w:cstheme="minorHAnsi"/>
          <w:color w:val="26282A"/>
          <w:sz w:val="24"/>
          <w:szCs w:val="24"/>
          <w:shd w:val="clear" w:color="auto" w:fill="FFFFFF"/>
        </w:rPr>
        <w:t>PDRA/La</w:t>
      </w:r>
      <w:r w:rsidR="00A40982">
        <w:rPr>
          <w:rFonts w:cstheme="minorHAnsi"/>
          <w:color w:val="26282A"/>
          <w:sz w:val="24"/>
          <w:szCs w:val="24"/>
          <w:shd w:val="clear" w:color="auto" w:fill="FFFFFF"/>
        </w:rPr>
        <w:t>b manager</w:t>
      </w:r>
      <w:r w:rsidR="00C0568C">
        <w:rPr>
          <w:rFonts w:cstheme="minorHAnsi"/>
          <w:color w:val="26282A"/>
          <w:sz w:val="24"/>
          <w:szCs w:val="24"/>
          <w:shd w:val="clear" w:color="auto" w:fill="FFFFFF"/>
        </w:rPr>
        <w:t>)</w:t>
      </w:r>
      <w:r w:rsidR="00A40982">
        <w:rPr>
          <w:rFonts w:cstheme="minorHAnsi"/>
          <w:color w:val="26282A"/>
          <w:sz w:val="24"/>
          <w:szCs w:val="24"/>
          <w:shd w:val="clear" w:color="auto" w:fill="FFFFFF"/>
        </w:rPr>
        <w:t xml:space="preserve">, Dr. Laura Tuck </w:t>
      </w:r>
      <w:r w:rsidR="00C0568C">
        <w:rPr>
          <w:rFonts w:cstheme="minorHAnsi"/>
          <w:color w:val="26282A"/>
          <w:sz w:val="24"/>
          <w:szCs w:val="24"/>
          <w:shd w:val="clear" w:color="auto" w:fill="FFFFFF"/>
        </w:rPr>
        <w:t>(</w:t>
      </w:r>
      <w:r w:rsidR="00A40982">
        <w:rPr>
          <w:rFonts w:cstheme="minorHAnsi"/>
          <w:color w:val="26282A"/>
          <w:sz w:val="24"/>
          <w:szCs w:val="24"/>
          <w:shd w:val="clear" w:color="auto" w:fill="FFFFFF"/>
        </w:rPr>
        <w:t>PDRA</w:t>
      </w:r>
      <w:r w:rsidR="00C0568C">
        <w:rPr>
          <w:rFonts w:cstheme="minorHAnsi"/>
          <w:color w:val="26282A"/>
          <w:sz w:val="24"/>
          <w:szCs w:val="24"/>
          <w:shd w:val="clear" w:color="auto" w:fill="FFFFFF"/>
        </w:rPr>
        <w:t>)</w:t>
      </w:r>
      <w:r w:rsidR="00A40982">
        <w:rPr>
          <w:rFonts w:cstheme="minorHAnsi"/>
          <w:color w:val="26282A"/>
          <w:sz w:val="24"/>
          <w:szCs w:val="24"/>
          <w:shd w:val="clear" w:color="auto" w:fill="FFFFFF"/>
        </w:rPr>
        <w:t xml:space="preserve"> and </w:t>
      </w:r>
      <w:r w:rsidR="00A40982" w:rsidRPr="00A40982">
        <w:rPr>
          <w:rFonts w:cstheme="minorHAnsi"/>
          <w:color w:val="26282A"/>
          <w:sz w:val="24"/>
          <w:szCs w:val="24"/>
          <w:shd w:val="clear" w:color="auto" w:fill="FFFFFF"/>
        </w:rPr>
        <w:t xml:space="preserve">Samuel Haynes </w:t>
      </w:r>
      <w:r w:rsidR="00C0568C">
        <w:rPr>
          <w:rFonts w:cstheme="minorHAnsi"/>
          <w:color w:val="26282A"/>
          <w:sz w:val="24"/>
          <w:szCs w:val="24"/>
          <w:shd w:val="clear" w:color="auto" w:fill="FFFFFF"/>
        </w:rPr>
        <w:t>(</w:t>
      </w:r>
      <w:r w:rsidR="00A40982" w:rsidRPr="00A40982">
        <w:rPr>
          <w:rFonts w:cstheme="minorHAnsi"/>
          <w:color w:val="26282A"/>
          <w:sz w:val="24"/>
          <w:szCs w:val="24"/>
          <w:shd w:val="clear" w:color="auto" w:fill="FFFFFF"/>
        </w:rPr>
        <w:t>PhD student</w:t>
      </w:r>
      <w:r w:rsidR="00C0568C">
        <w:rPr>
          <w:rFonts w:cstheme="minorHAnsi"/>
          <w:color w:val="26282A"/>
          <w:sz w:val="24"/>
          <w:szCs w:val="24"/>
          <w:shd w:val="clear" w:color="auto" w:fill="FFFFFF"/>
        </w:rPr>
        <w:t>)</w:t>
      </w:r>
      <w:r w:rsidR="00A40982">
        <w:rPr>
          <w:rFonts w:cstheme="minorHAnsi"/>
          <w:color w:val="26282A"/>
          <w:sz w:val="24"/>
          <w:szCs w:val="24"/>
          <w:shd w:val="clear" w:color="auto" w:fill="FFFFFF"/>
        </w:rPr>
        <w:t>.</w:t>
      </w:r>
      <w:r w:rsidR="00C0568C">
        <w:rPr>
          <w:rFonts w:ascii="Calibri" w:eastAsia="Calibri" w:hAnsi="Calibri" w:cs="Calibri"/>
          <w:color w:val="000000"/>
          <w:sz w:val="24"/>
          <w:szCs w:val="24"/>
          <w:u w:color="000000"/>
          <w:bdr w:val="nil"/>
          <w:lang w:val="en-US" w:eastAsia="en-GB"/>
        </w:rPr>
        <w:t xml:space="preserve"> The centre includes the</w:t>
      </w:r>
      <w:r w:rsidRPr="0079335A">
        <w:rPr>
          <w:rFonts w:ascii="Calibri" w:eastAsia="Calibri" w:hAnsi="Calibri" w:cs="Calibri"/>
          <w:color w:val="000000"/>
          <w:sz w:val="24"/>
          <w:szCs w:val="24"/>
          <w:u w:color="000000"/>
          <w:bdr w:val="nil"/>
          <w:lang w:val="en-US" w:eastAsia="en-GB"/>
        </w:rPr>
        <w:t xml:space="preserve"> Edinburgh Genome Foundry (a world class facility for automated DNA design and assembly) and </w:t>
      </w:r>
      <w:proofErr w:type="spellStart"/>
      <w:r w:rsidRPr="0079335A">
        <w:rPr>
          <w:rFonts w:ascii="Calibri" w:eastAsia="Calibri" w:hAnsi="Calibri" w:cs="Calibri"/>
          <w:color w:val="000000"/>
          <w:sz w:val="24"/>
          <w:szCs w:val="24"/>
          <w:u w:color="000000"/>
          <w:bdr w:val="nil"/>
          <w:lang w:val="en-US" w:eastAsia="en-GB"/>
        </w:rPr>
        <w:t>EdinOmics</w:t>
      </w:r>
      <w:proofErr w:type="spellEnd"/>
      <w:r w:rsidRPr="0079335A">
        <w:rPr>
          <w:rFonts w:ascii="Calibri" w:eastAsia="Calibri" w:hAnsi="Calibri" w:cs="Calibri"/>
          <w:color w:val="000000"/>
          <w:sz w:val="24"/>
          <w:szCs w:val="24"/>
          <w:u w:color="000000"/>
          <w:bdr w:val="nil"/>
          <w:lang w:val="en-US" w:eastAsia="en-GB"/>
        </w:rPr>
        <w:t xml:space="preserve"> providing expertise in quantitative biochemistry including up-scaling and automation of RT-qPCR. There are facilities for cell imaging (LEAP and single cell analysis and microscopy groups) and for innovative data analysis and mechanistic modelling.</w:t>
      </w:r>
    </w:p>
    <w:p w14:paraId="5A200E6C" w14:textId="79176F57" w:rsidR="00E00E89" w:rsidRPr="0079335A" w:rsidRDefault="002750D9" w:rsidP="00E00E89">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r>
        <w:rPr>
          <w:rFonts w:ascii="Calibri" w:eastAsia="Calibri" w:hAnsi="Calibri" w:cs="Calibri"/>
          <w:color w:val="000000"/>
          <w:sz w:val="24"/>
          <w:szCs w:val="24"/>
          <w:u w:color="000000"/>
          <w:bdr w:val="nil"/>
          <w:lang w:val="en-US" w:eastAsia="en-GB"/>
        </w:rPr>
        <w:t xml:space="preserve">My </w:t>
      </w:r>
      <w:r w:rsidR="00E00E89">
        <w:rPr>
          <w:rFonts w:ascii="Calibri" w:eastAsia="Calibri" w:hAnsi="Calibri" w:cs="Calibri"/>
          <w:color w:val="000000"/>
          <w:sz w:val="24"/>
          <w:szCs w:val="24"/>
          <w:u w:color="000000"/>
          <w:bdr w:val="nil"/>
          <w:lang w:val="en-US" w:eastAsia="en-GB"/>
        </w:rPr>
        <w:t>primary supervisor, Dr. Wallace,</w:t>
      </w:r>
      <w:r w:rsidR="0079335A" w:rsidRPr="0079335A">
        <w:rPr>
          <w:rFonts w:ascii="Calibri" w:eastAsia="Calibri" w:hAnsi="Calibri" w:cs="Calibri"/>
          <w:color w:val="000000"/>
          <w:sz w:val="24"/>
          <w:szCs w:val="24"/>
          <w:u w:color="000000"/>
          <w:bdr w:val="nil"/>
          <w:lang w:val="en-US" w:eastAsia="en-GB"/>
        </w:rPr>
        <w:t xml:space="preserve"> is a quantitative biologist specializing in fungal RNA processing. </w:t>
      </w:r>
      <w:r w:rsidR="00A7263D">
        <w:rPr>
          <w:rFonts w:ascii="Calibri" w:eastAsia="Calibri" w:hAnsi="Calibri" w:cs="Calibri"/>
          <w:color w:val="000000"/>
          <w:sz w:val="24"/>
          <w:szCs w:val="24"/>
          <w:u w:color="000000"/>
          <w:bdr w:val="nil"/>
          <w:lang w:val="en-US" w:eastAsia="en-GB"/>
        </w:rPr>
        <w:t>My secondary supe</w:t>
      </w:r>
      <w:r w:rsidR="00BC2B43">
        <w:rPr>
          <w:rFonts w:ascii="Calibri" w:eastAsia="Calibri" w:hAnsi="Calibri" w:cs="Calibri"/>
          <w:color w:val="000000"/>
          <w:sz w:val="24"/>
          <w:szCs w:val="24"/>
          <w:u w:color="000000"/>
          <w:bdr w:val="nil"/>
          <w:lang w:val="en-US" w:eastAsia="en-GB"/>
        </w:rPr>
        <w:t>rvisor, Dr. E Bayne, specializing</w:t>
      </w:r>
      <w:r w:rsidR="00A7263D">
        <w:rPr>
          <w:rFonts w:ascii="Calibri" w:eastAsia="Calibri" w:hAnsi="Calibri" w:cs="Calibri"/>
          <w:color w:val="000000"/>
          <w:sz w:val="24"/>
          <w:szCs w:val="24"/>
          <w:u w:color="000000"/>
          <w:bdr w:val="nil"/>
          <w:lang w:val="en-US" w:eastAsia="en-GB"/>
        </w:rPr>
        <w:t xml:space="preserve"> in endogenous RNA interference pathways and is using Cryptococcus as </w:t>
      </w:r>
      <w:r w:rsidR="00BC2B43">
        <w:rPr>
          <w:rFonts w:ascii="Calibri" w:eastAsia="Calibri" w:hAnsi="Calibri" w:cs="Calibri"/>
          <w:color w:val="000000"/>
          <w:sz w:val="24"/>
          <w:szCs w:val="24"/>
          <w:u w:color="000000"/>
          <w:bdr w:val="nil"/>
          <w:lang w:val="en-US" w:eastAsia="en-GB"/>
        </w:rPr>
        <w:t xml:space="preserve">a </w:t>
      </w:r>
      <w:r w:rsidR="00A7263D">
        <w:rPr>
          <w:rFonts w:ascii="Calibri" w:eastAsia="Calibri" w:hAnsi="Calibri" w:cs="Calibri"/>
          <w:color w:val="000000"/>
          <w:sz w:val="24"/>
          <w:szCs w:val="24"/>
          <w:u w:color="000000"/>
          <w:bdr w:val="nil"/>
          <w:lang w:val="en-US" w:eastAsia="en-GB"/>
        </w:rPr>
        <w:t xml:space="preserve">eukaryotic model. </w:t>
      </w:r>
      <w:r w:rsidR="0079335A" w:rsidRPr="0079335A">
        <w:rPr>
          <w:rFonts w:ascii="Calibri" w:eastAsia="Calibri" w:hAnsi="Calibri" w:cs="Calibri"/>
          <w:color w:val="000000"/>
          <w:sz w:val="24"/>
          <w:szCs w:val="24"/>
          <w:u w:color="000000"/>
          <w:bdr w:val="nil"/>
          <w:lang w:val="en-US" w:eastAsia="en-GB"/>
        </w:rPr>
        <w:t xml:space="preserve">Working </w:t>
      </w:r>
      <w:r w:rsidR="00A7263D">
        <w:rPr>
          <w:rFonts w:ascii="Calibri" w:eastAsia="Calibri" w:hAnsi="Calibri" w:cs="Calibri"/>
          <w:color w:val="000000"/>
          <w:sz w:val="24"/>
          <w:szCs w:val="24"/>
          <w:u w:color="000000"/>
          <w:bdr w:val="nil"/>
          <w:lang w:val="en-US" w:eastAsia="en-GB"/>
        </w:rPr>
        <w:t>w</w:t>
      </w:r>
      <w:r w:rsidR="0079335A" w:rsidRPr="0079335A">
        <w:rPr>
          <w:rFonts w:ascii="Calibri" w:eastAsia="Calibri" w:hAnsi="Calibri" w:cs="Calibri"/>
          <w:color w:val="000000"/>
          <w:sz w:val="24"/>
          <w:szCs w:val="24"/>
          <w:u w:color="000000"/>
          <w:bdr w:val="nil"/>
          <w:lang w:val="en-US" w:eastAsia="en-GB"/>
        </w:rPr>
        <w:t xml:space="preserve">ith </w:t>
      </w:r>
      <w:r w:rsidR="00A7263D">
        <w:rPr>
          <w:rFonts w:ascii="Calibri" w:eastAsia="Calibri" w:hAnsi="Calibri" w:cs="Calibri"/>
          <w:color w:val="000000"/>
          <w:sz w:val="24"/>
          <w:szCs w:val="24"/>
          <w:u w:color="000000"/>
          <w:bdr w:val="nil"/>
          <w:lang w:val="en-US" w:eastAsia="en-GB"/>
        </w:rPr>
        <w:t xml:space="preserve">my supervisors </w:t>
      </w:r>
      <w:r w:rsidR="0079335A" w:rsidRPr="0079335A">
        <w:rPr>
          <w:rFonts w:ascii="Calibri" w:eastAsia="Calibri" w:hAnsi="Calibri" w:cs="Calibri"/>
          <w:color w:val="000000"/>
          <w:sz w:val="24"/>
          <w:szCs w:val="24"/>
          <w:u w:color="000000"/>
          <w:bdr w:val="nil"/>
          <w:lang w:val="en-US" w:eastAsia="en-GB"/>
        </w:rPr>
        <w:t>will allow me to build on my existing skills in the field of molecular biology whilst learni</w:t>
      </w:r>
      <w:r w:rsidR="00C0568C">
        <w:rPr>
          <w:rFonts w:ascii="Calibri" w:eastAsia="Calibri" w:hAnsi="Calibri" w:cs="Calibri"/>
          <w:color w:val="000000"/>
          <w:sz w:val="24"/>
          <w:szCs w:val="24"/>
          <w:u w:color="000000"/>
          <w:bdr w:val="nil"/>
          <w:lang w:val="en-US" w:eastAsia="en-GB"/>
        </w:rPr>
        <w:t>ng new techniques including medium</w:t>
      </w:r>
      <w:r w:rsidR="0079335A" w:rsidRPr="0079335A">
        <w:rPr>
          <w:rFonts w:ascii="Calibri" w:eastAsia="Calibri" w:hAnsi="Calibri" w:cs="Calibri"/>
          <w:color w:val="000000"/>
          <w:sz w:val="24"/>
          <w:szCs w:val="24"/>
          <w:u w:color="000000"/>
          <w:bdr w:val="nil"/>
          <w:lang w:val="en-US" w:eastAsia="en-GB"/>
        </w:rPr>
        <w:t xml:space="preserve"> throughput RT-qPCR, cDNA library preparation and high throughput sequencing (RNA-seq), lab automation, bioinformatics, and working with large data sets. </w:t>
      </w:r>
      <w:r w:rsidR="00E00E89" w:rsidRPr="0079335A">
        <w:rPr>
          <w:rFonts w:ascii="Calibri" w:eastAsia="Calibri" w:hAnsi="Calibri" w:cs="Calibri"/>
          <w:color w:val="000000"/>
          <w:sz w:val="24"/>
          <w:szCs w:val="24"/>
          <w:u w:color="000000"/>
          <w:bdr w:val="nil"/>
          <w:lang w:val="en-US" w:eastAsia="en-GB"/>
        </w:rPr>
        <w:t>This will provide me with crucial work experience in one of Scotland’s world-class universities and equip me with specific skills in high demand in biomedical research and biotechnology industries.</w:t>
      </w:r>
    </w:p>
    <w:p w14:paraId="1AD63A5A" w14:textId="7ECF69A4" w:rsidR="00E00E89" w:rsidRDefault="00C0568C" w:rsidP="0079335A">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r>
        <w:rPr>
          <w:rFonts w:ascii="Calibri" w:eastAsia="Calibri" w:hAnsi="Calibri" w:cs="Calibri"/>
          <w:color w:val="000000"/>
          <w:sz w:val="24"/>
          <w:szCs w:val="24"/>
          <w:u w:color="000000"/>
          <w:bdr w:val="nil"/>
          <w:lang w:val="en-US" w:eastAsia="en-GB"/>
        </w:rPr>
        <w:t>My collaborator</w:t>
      </w:r>
      <w:r w:rsidR="00E00E89">
        <w:rPr>
          <w:rFonts w:ascii="Calibri" w:eastAsia="Calibri" w:hAnsi="Calibri" w:cs="Calibri"/>
          <w:color w:val="000000"/>
          <w:sz w:val="24"/>
          <w:szCs w:val="24"/>
          <w:u w:color="000000"/>
          <w:bdr w:val="nil"/>
          <w:lang w:val="en-US" w:eastAsia="en-GB"/>
        </w:rPr>
        <w:t xml:space="preserve">, </w:t>
      </w:r>
      <w:r w:rsidR="0079335A" w:rsidRPr="0079335A">
        <w:rPr>
          <w:rFonts w:ascii="Calibri" w:eastAsia="Calibri" w:hAnsi="Calibri" w:cs="Calibri"/>
          <w:color w:val="000000"/>
          <w:sz w:val="24"/>
          <w:szCs w:val="24"/>
          <w:u w:color="000000"/>
          <w:bdr w:val="nil"/>
          <w:lang w:val="en-US" w:eastAsia="en-GB"/>
        </w:rPr>
        <w:t>Dr. Ballou</w:t>
      </w:r>
      <w:r w:rsidR="00E00E89">
        <w:rPr>
          <w:rFonts w:ascii="Calibri" w:eastAsia="Calibri" w:hAnsi="Calibri" w:cs="Calibri"/>
          <w:color w:val="000000"/>
          <w:sz w:val="24"/>
          <w:szCs w:val="24"/>
          <w:u w:color="000000"/>
          <w:bdr w:val="nil"/>
          <w:lang w:val="en-US" w:eastAsia="en-GB"/>
        </w:rPr>
        <w:t>,</w:t>
      </w:r>
      <w:r w:rsidR="0079335A" w:rsidRPr="0079335A">
        <w:rPr>
          <w:rFonts w:ascii="Calibri" w:eastAsia="Calibri" w:hAnsi="Calibri" w:cs="Calibri"/>
          <w:color w:val="000000"/>
          <w:sz w:val="24"/>
          <w:szCs w:val="24"/>
          <w:u w:color="000000"/>
          <w:bdr w:val="nil"/>
          <w:lang w:val="en-US" w:eastAsia="en-GB"/>
        </w:rPr>
        <w:t xml:space="preserve"> is an expert in </w:t>
      </w:r>
      <w:r w:rsidR="0079335A" w:rsidRPr="0079335A">
        <w:rPr>
          <w:rFonts w:ascii="Calibri" w:eastAsia="Calibri" w:hAnsi="Calibri" w:cs="Calibri"/>
          <w:i/>
          <w:color w:val="000000"/>
          <w:sz w:val="24"/>
          <w:szCs w:val="24"/>
          <w:u w:color="000000"/>
          <w:bdr w:val="nil"/>
          <w:lang w:val="en-US" w:eastAsia="en-GB"/>
        </w:rPr>
        <w:t>C. neoformans</w:t>
      </w:r>
      <w:r w:rsidR="0079335A" w:rsidRPr="0079335A">
        <w:rPr>
          <w:rFonts w:ascii="Calibri" w:eastAsia="Calibri" w:hAnsi="Calibri" w:cs="Calibri"/>
          <w:color w:val="000000"/>
          <w:sz w:val="24"/>
          <w:szCs w:val="24"/>
          <w:u w:color="000000"/>
          <w:bdr w:val="nil"/>
          <w:lang w:val="en-US" w:eastAsia="en-GB"/>
        </w:rPr>
        <w:t xml:space="preserve"> biology, including relevant culture conditions and models of host-pathogen interaction required for this proposal. </w:t>
      </w:r>
      <w:r w:rsidR="00BC2B43">
        <w:rPr>
          <w:rFonts w:ascii="Calibri" w:eastAsia="Calibri" w:hAnsi="Calibri" w:cs="Calibri"/>
          <w:color w:val="000000"/>
          <w:sz w:val="24"/>
          <w:szCs w:val="24"/>
          <w:u w:color="000000"/>
          <w:bdr w:val="nil"/>
          <w:lang w:val="en-US" w:eastAsia="en-GB"/>
        </w:rPr>
        <w:t xml:space="preserve">I will spend some time shadowing in the Ballou lab to learn these techniques. </w:t>
      </w:r>
      <w:r w:rsidR="0079335A" w:rsidRPr="0079335A">
        <w:rPr>
          <w:rFonts w:ascii="Calibri" w:eastAsia="Calibri" w:hAnsi="Calibri" w:cs="Calibri"/>
          <w:color w:val="000000"/>
          <w:sz w:val="24"/>
          <w:szCs w:val="24"/>
          <w:u w:color="000000"/>
          <w:bdr w:val="nil"/>
          <w:lang w:val="en-US" w:eastAsia="en-GB"/>
        </w:rPr>
        <w:t>D</w:t>
      </w:r>
      <w:r w:rsidR="00FB70F3">
        <w:rPr>
          <w:rFonts w:ascii="Calibri" w:eastAsia="Calibri" w:hAnsi="Calibri" w:cs="Calibri"/>
          <w:color w:val="000000"/>
          <w:sz w:val="24"/>
          <w:szCs w:val="24"/>
          <w:u w:color="000000"/>
          <w:bdr w:val="nil"/>
          <w:lang w:val="en-US" w:eastAsia="en-GB"/>
        </w:rPr>
        <w:t>r. Ballou will contribute</w:t>
      </w:r>
      <w:r w:rsidR="00BC2B43">
        <w:rPr>
          <w:rFonts w:ascii="Calibri" w:eastAsia="Calibri" w:hAnsi="Calibri" w:cs="Calibri"/>
          <w:color w:val="000000"/>
          <w:sz w:val="24"/>
          <w:szCs w:val="24"/>
          <w:u w:color="000000"/>
          <w:bdr w:val="nil"/>
          <w:lang w:val="en-US" w:eastAsia="en-GB"/>
        </w:rPr>
        <w:t xml:space="preserve"> advice, training and</w:t>
      </w:r>
      <w:r w:rsidR="0079335A" w:rsidRPr="0079335A">
        <w:rPr>
          <w:rFonts w:ascii="Calibri" w:eastAsia="Calibri" w:hAnsi="Calibri" w:cs="Calibri"/>
          <w:color w:val="000000"/>
          <w:sz w:val="24"/>
          <w:szCs w:val="24"/>
          <w:u w:color="000000"/>
          <w:bdr w:val="nil"/>
          <w:lang w:val="en-US" w:eastAsia="en-GB"/>
        </w:rPr>
        <w:t xml:space="preserve"> support </w:t>
      </w:r>
      <w:r w:rsidR="00BC2B43">
        <w:rPr>
          <w:rFonts w:ascii="Calibri" w:eastAsia="Calibri" w:hAnsi="Calibri" w:cs="Calibri"/>
          <w:color w:val="000000"/>
          <w:sz w:val="24"/>
          <w:szCs w:val="24"/>
          <w:u w:color="000000"/>
          <w:bdr w:val="nil"/>
          <w:lang w:val="en-US" w:eastAsia="en-GB"/>
        </w:rPr>
        <w:t xml:space="preserve">my </w:t>
      </w:r>
      <w:r w:rsidR="0079335A" w:rsidRPr="0079335A">
        <w:rPr>
          <w:rFonts w:ascii="Calibri" w:eastAsia="Calibri" w:hAnsi="Calibri" w:cs="Calibri"/>
          <w:color w:val="000000"/>
          <w:sz w:val="24"/>
          <w:szCs w:val="24"/>
          <w:u w:color="000000"/>
          <w:bdr w:val="nil"/>
          <w:lang w:val="en-US" w:eastAsia="en-GB"/>
        </w:rPr>
        <w:t xml:space="preserve">professional development. </w:t>
      </w:r>
    </w:p>
    <w:p w14:paraId="7AC32060" w14:textId="2E5A2AF9" w:rsidR="0079335A" w:rsidRDefault="00C0568C" w:rsidP="0079335A">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r>
        <w:rPr>
          <w:rFonts w:ascii="Calibri" w:eastAsia="Calibri" w:hAnsi="Calibri" w:cs="Calibri"/>
          <w:color w:val="000000"/>
          <w:sz w:val="24"/>
          <w:szCs w:val="24"/>
          <w:u w:color="000000"/>
          <w:bdr w:val="nil"/>
          <w:lang w:val="en-US" w:eastAsia="en-GB"/>
        </w:rPr>
        <w:t xml:space="preserve">Dr. </w:t>
      </w:r>
      <w:r w:rsidR="00A7263D">
        <w:rPr>
          <w:rFonts w:ascii="Calibri" w:eastAsia="Calibri" w:hAnsi="Calibri" w:cs="Calibri"/>
          <w:color w:val="000000"/>
          <w:sz w:val="24"/>
          <w:szCs w:val="24"/>
          <w:u w:color="000000"/>
          <w:bdr w:val="nil"/>
          <w:lang w:val="en-US" w:eastAsia="en-GB"/>
        </w:rPr>
        <w:t xml:space="preserve">R </w:t>
      </w:r>
      <w:r>
        <w:rPr>
          <w:rFonts w:ascii="Calibri" w:eastAsia="Calibri" w:hAnsi="Calibri" w:cs="Calibri"/>
          <w:color w:val="000000"/>
          <w:sz w:val="24"/>
          <w:szCs w:val="24"/>
          <w:u w:color="000000"/>
          <w:bdr w:val="nil"/>
          <w:lang w:val="en-US" w:eastAsia="en-GB"/>
        </w:rPr>
        <w:t>Bayne</w:t>
      </w:r>
      <w:r w:rsidR="0079335A" w:rsidRPr="0079335A">
        <w:rPr>
          <w:rFonts w:ascii="Calibri" w:eastAsia="Calibri" w:hAnsi="Calibri" w:cs="Calibri"/>
          <w:color w:val="000000"/>
          <w:sz w:val="24"/>
          <w:szCs w:val="24"/>
          <w:u w:color="000000"/>
          <w:bdr w:val="nil"/>
          <w:lang w:val="en-US" w:eastAsia="en-GB"/>
        </w:rPr>
        <w:t xml:space="preserve"> has 30 years of experience in molecular biology t</w:t>
      </w:r>
      <w:r w:rsidR="00840D70">
        <w:rPr>
          <w:rFonts w:ascii="Calibri" w:eastAsia="Calibri" w:hAnsi="Calibri" w:cs="Calibri"/>
          <w:color w:val="000000"/>
          <w:sz w:val="24"/>
          <w:szCs w:val="24"/>
          <w:u w:color="000000"/>
          <w:bdr w:val="nil"/>
          <w:lang w:val="en-US" w:eastAsia="en-GB"/>
        </w:rPr>
        <w:t>echniques and will take a lead role in</w:t>
      </w:r>
      <w:r w:rsidR="00E00E89">
        <w:rPr>
          <w:rFonts w:ascii="Calibri" w:eastAsia="Calibri" w:hAnsi="Calibri" w:cs="Calibri"/>
          <w:color w:val="000000"/>
          <w:sz w:val="24"/>
          <w:szCs w:val="24"/>
          <w:u w:color="000000"/>
          <w:bdr w:val="nil"/>
          <w:lang w:val="en-US" w:eastAsia="en-GB"/>
        </w:rPr>
        <w:t xml:space="preserve"> my </w:t>
      </w:r>
      <w:r w:rsidR="00840D70">
        <w:rPr>
          <w:rFonts w:ascii="Calibri" w:eastAsia="Calibri" w:hAnsi="Calibri" w:cs="Calibri"/>
          <w:color w:val="000000"/>
          <w:sz w:val="24"/>
          <w:szCs w:val="24"/>
          <w:u w:color="000000"/>
          <w:bdr w:val="nil"/>
          <w:lang w:val="en-US" w:eastAsia="en-GB"/>
        </w:rPr>
        <w:t>technical/lab based training</w:t>
      </w:r>
      <w:r w:rsidR="0079335A" w:rsidRPr="0079335A">
        <w:rPr>
          <w:rFonts w:ascii="Calibri" w:eastAsia="Calibri" w:hAnsi="Calibri" w:cs="Calibri"/>
          <w:color w:val="000000"/>
          <w:sz w:val="24"/>
          <w:szCs w:val="24"/>
          <w:u w:color="000000"/>
          <w:bdr w:val="nil"/>
          <w:lang w:val="en-US" w:eastAsia="en-GB"/>
        </w:rPr>
        <w:t xml:space="preserve">. </w:t>
      </w:r>
    </w:p>
    <w:p w14:paraId="2963CAB5" w14:textId="77777777" w:rsidR="00EF315F" w:rsidRDefault="00EF315F" w:rsidP="0079335A">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p>
    <w:p w14:paraId="09D13CDF" w14:textId="3A6E4D6E" w:rsidR="00EF315F" w:rsidRDefault="00EF315F" w:rsidP="0079335A">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r w:rsidRPr="006B78A5">
        <w:rPr>
          <w:rFonts w:ascii="Calibri" w:eastAsia="Calibri" w:hAnsi="Calibri" w:cs="Calibri"/>
          <w:color w:val="000000"/>
          <w:sz w:val="24"/>
          <w:szCs w:val="24"/>
          <w:bdr w:val="nil"/>
          <w:lang w:val="en-US" w:eastAsia="en-GB"/>
        </w:rPr>
        <w:lastRenderedPageBreak/>
        <w:t>Table 1: Supervisors and Collaborators</w:t>
      </w:r>
    </w:p>
    <w:tbl>
      <w:tblPr>
        <w:tblStyle w:val="TableGrid"/>
        <w:tblW w:w="9634" w:type="dxa"/>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1555"/>
        <w:gridCol w:w="1559"/>
        <w:gridCol w:w="1691"/>
        <w:gridCol w:w="4829"/>
      </w:tblGrid>
      <w:tr w:rsidR="00E85007" w14:paraId="62B342BF" w14:textId="77777777" w:rsidTr="00A80B7B">
        <w:tc>
          <w:tcPr>
            <w:tcW w:w="1555" w:type="dxa"/>
            <w:tcBorders>
              <w:bottom w:val="double" w:sz="4" w:space="0" w:color="auto"/>
              <w:right w:val="double" w:sz="4" w:space="0" w:color="auto"/>
            </w:tcBorders>
            <w:shd w:val="clear" w:color="auto" w:fill="D9D9D9" w:themeFill="background1" w:themeFillShade="D9"/>
          </w:tcPr>
          <w:p w14:paraId="069E16E5" w14:textId="77777777" w:rsidR="00E85007" w:rsidRDefault="00E85007" w:rsidP="0079335A">
            <w:pPr>
              <w:spacing w:line="276" w:lineRule="auto"/>
              <w:rPr>
                <w:rFonts w:ascii="Calibri" w:eastAsia="Calibri" w:hAnsi="Calibri" w:cs="Calibri"/>
                <w:color w:val="000000"/>
                <w:sz w:val="24"/>
                <w:szCs w:val="24"/>
                <w:u w:color="000000"/>
                <w:bdr w:val="nil"/>
                <w:lang w:val="en-US" w:eastAsia="en-GB"/>
              </w:rPr>
            </w:pPr>
          </w:p>
        </w:tc>
        <w:tc>
          <w:tcPr>
            <w:tcW w:w="1559" w:type="dxa"/>
            <w:tcBorders>
              <w:left w:val="double" w:sz="4" w:space="0" w:color="auto"/>
              <w:bottom w:val="double" w:sz="4" w:space="0" w:color="auto"/>
              <w:right w:val="single" w:sz="4" w:space="0" w:color="auto"/>
            </w:tcBorders>
            <w:shd w:val="clear" w:color="auto" w:fill="D9D9D9" w:themeFill="background1" w:themeFillShade="D9"/>
          </w:tcPr>
          <w:p w14:paraId="79E10F40" w14:textId="5E1B837B" w:rsidR="00E85007" w:rsidRDefault="00E85007" w:rsidP="0079335A">
            <w:pPr>
              <w:spacing w:line="276" w:lineRule="auto"/>
              <w:rPr>
                <w:rFonts w:ascii="Calibri" w:eastAsia="Calibri" w:hAnsi="Calibri" w:cs="Calibri"/>
                <w:color w:val="000000"/>
                <w:sz w:val="24"/>
                <w:szCs w:val="24"/>
                <w:u w:color="000000"/>
                <w:bdr w:val="nil"/>
                <w:lang w:val="en-US" w:eastAsia="en-GB"/>
              </w:rPr>
            </w:pPr>
            <w:r>
              <w:rPr>
                <w:rFonts w:ascii="Calibri" w:eastAsia="Calibri" w:hAnsi="Calibri" w:cs="Calibri"/>
                <w:color w:val="000000"/>
                <w:sz w:val="24"/>
                <w:szCs w:val="24"/>
                <w:u w:color="000000"/>
                <w:bdr w:val="nil"/>
                <w:lang w:val="en-US" w:eastAsia="en-GB"/>
              </w:rPr>
              <w:t>Name</w:t>
            </w:r>
          </w:p>
        </w:tc>
        <w:tc>
          <w:tcPr>
            <w:tcW w:w="1691" w:type="dxa"/>
            <w:tcBorders>
              <w:left w:val="single" w:sz="4" w:space="0" w:color="auto"/>
              <w:bottom w:val="double" w:sz="4" w:space="0" w:color="auto"/>
              <w:right w:val="single" w:sz="4" w:space="0" w:color="auto"/>
            </w:tcBorders>
            <w:shd w:val="clear" w:color="auto" w:fill="D9D9D9" w:themeFill="background1" w:themeFillShade="D9"/>
          </w:tcPr>
          <w:p w14:paraId="4A131611" w14:textId="191EF91D" w:rsidR="00E85007" w:rsidRDefault="00E85007" w:rsidP="0079335A">
            <w:pPr>
              <w:spacing w:line="276" w:lineRule="auto"/>
              <w:rPr>
                <w:rFonts w:ascii="Calibri" w:eastAsia="Calibri" w:hAnsi="Calibri" w:cs="Calibri"/>
                <w:color w:val="000000"/>
                <w:sz w:val="24"/>
                <w:szCs w:val="24"/>
                <w:u w:color="000000"/>
                <w:bdr w:val="nil"/>
                <w:lang w:val="en-US" w:eastAsia="en-GB"/>
              </w:rPr>
            </w:pPr>
            <w:r>
              <w:rPr>
                <w:rFonts w:ascii="Calibri" w:eastAsia="Calibri" w:hAnsi="Calibri" w:cs="Calibri"/>
                <w:color w:val="000000"/>
                <w:sz w:val="24"/>
                <w:szCs w:val="24"/>
                <w:u w:color="000000"/>
                <w:bdr w:val="nil"/>
                <w:lang w:val="en-US" w:eastAsia="en-GB"/>
              </w:rPr>
              <w:t>Institute</w:t>
            </w:r>
          </w:p>
        </w:tc>
        <w:tc>
          <w:tcPr>
            <w:tcW w:w="4829" w:type="dxa"/>
            <w:tcBorders>
              <w:left w:val="single" w:sz="4" w:space="0" w:color="auto"/>
              <w:bottom w:val="double" w:sz="4" w:space="0" w:color="auto"/>
            </w:tcBorders>
            <w:shd w:val="clear" w:color="auto" w:fill="D9D9D9" w:themeFill="background1" w:themeFillShade="D9"/>
          </w:tcPr>
          <w:p w14:paraId="594261EA" w14:textId="54478E33" w:rsidR="00E85007" w:rsidRDefault="00E85007" w:rsidP="0079335A">
            <w:pPr>
              <w:spacing w:line="276" w:lineRule="auto"/>
              <w:rPr>
                <w:rFonts w:ascii="Calibri" w:eastAsia="Calibri" w:hAnsi="Calibri" w:cs="Calibri"/>
                <w:color w:val="000000"/>
                <w:sz w:val="24"/>
                <w:szCs w:val="24"/>
                <w:u w:color="000000"/>
                <w:bdr w:val="nil"/>
                <w:lang w:val="en-US" w:eastAsia="en-GB"/>
              </w:rPr>
            </w:pPr>
            <w:r>
              <w:rPr>
                <w:rFonts w:ascii="Calibri" w:eastAsia="Calibri" w:hAnsi="Calibri" w:cs="Calibri"/>
                <w:color w:val="000000"/>
                <w:sz w:val="24"/>
                <w:szCs w:val="24"/>
                <w:u w:color="000000"/>
                <w:bdr w:val="nil"/>
                <w:lang w:val="en-US" w:eastAsia="en-GB"/>
              </w:rPr>
              <w:t>Position</w:t>
            </w:r>
          </w:p>
        </w:tc>
      </w:tr>
      <w:tr w:rsidR="00E85007" w14:paraId="04610851" w14:textId="77777777" w:rsidTr="00A80B7B">
        <w:tc>
          <w:tcPr>
            <w:tcW w:w="1555" w:type="dxa"/>
            <w:tcBorders>
              <w:top w:val="double" w:sz="4" w:space="0" w:color="auto"/>
              <w:bottom w:val="single" w:sz="4" w:space="0" w:color="auto"/>
              <w:right w:val="double" w:sz="4" w:space="0" w:color="auto"/>
            </w:tcBorders>
            <w:shd w:val="clear" w:color="auto" w:fill="D9D9D9" w:themeFill="background1" w:themeFillShade="D9"/>
          </w:tcPr>
          <w:p w14:paraId="12147314" w14:textId="0CCF0EB7" w:rsidR="00E85007" w:rsidRDefault="00E85007" w:rsidP="0079335A">
            <w:pPr>
              <w:spacing w:line="276" w:lineRule="auto"/>
              <w:rPr>
                <w:rFonts w:ascii="Calibri" w:eastAsia="Calibri" w:hAnsi="Calibri" w:cs="Calibri"/>
                <w:color w:val="000000"/>
                <w:sz w:val="24"/>
                <w:szCs w:val="24"/>
                <w:u w:color="000000"/>
                <w:bdr w:val="nil"/>
                <w:lang w:val="en-US" w:eastAsia="en-GB"/>
              </w:rPr>
            </w:pPr>
            <w:r>
              <w:rPr>
                <w:rFonts w:ascii="Calibri" w:eastAsia="Calibri" w:hAnsi="Calibri" w:cs="Calibri"/>
                <w:color w:val="000000"/>
                <w:sz w:val="24"/>
                <w:szCs w:val="24"/>
                <w:u w:color="000000"/>
                <w:bdr w:val="nil"/>
                <w:lang w:val="en-US" w:eastAsia="en-GB"/>
              </w:rPr>
              <w:t>Primary Supervisor</w:t>
            </w:r>
          </w:p>
        </w:tc>
        <w:tc>
          <w:tcPr>
            <w:tcW w:w="1559" w:type="dxa"/>
            <w:tcBorders>
              <w:top w:val="double" w:sz="4" w:space="0" w:color="auto"/>
              <w:left w:val="double" w:sz="4" w:space="0" w:color="auto"/>
              <w:bottom w:val="single" w:sz="4" w:space="0" w:color="auto"/>
              <w:right w:val="single" w:sz="4" w:space="0" w:color="auto"/>
            </w:tcBorders>
          </w:tcPr>
          <w:p w14:paraId="358F8A00" w14:textId="71E60342" w:rsidR="00E85007" w:rsidRDefault="00E85007" w:rsidP="0079335A">
            <w:pPr>
              <w:spacing w:line="276" w:lineRule="auto"/>
              <w:rPr>
                <w:rFonts w:ascii="Calibri" w:eastAsia="Calibri" w:hAnsi="Calibri" w:cs="Calibri"/>
                <w:color w:val="000000"/>
                <w:sz w:val="24"/>
                <w:szCs w:val="24"/>
                <w:u w:color="000000"/>
                <w:bdr w:val="nil"/>
                <w:lang w:val="en-US" w:eastAsia="en-GB"/>
              </w:rPr>
            </w:pPr>
            <w:r>
              <w:rPr>
                <w:rFonts w:ascii="Calibri" w:eastAsia="Calibri" w:hAnsi="Calibri" w:cs="Calibri"/>
                <w:color w:val="000000"/>
                <w:sz w:val="24"/>
                <w:szCs w:val="24"/>
                <w:u w:color="000000"/>
                <w:bdr w:val="nil"/>
                <w:lang w:val="en-US" w:eastAsia="en-GB"/>
              </w:rPr>
              <w:t>Dr. Edward Wallace</w:t>
            </w:r>
          </w:p>
        </w:tc>
        <w:tc>
          <w:tcPr>
            <w:tcW w:w="1691" w:type="dxa"/>
            <w:tcBorders>
              <w:top w:val="double" w:sz="4" w:space="0" w:color="auto"/>
              <w:left w:val="single" w:sz="4" w:space="0" w:color="auto"/>
              <w:bottom w:val="single" w:sz="4" w:space="0" w:color="auto"/>
              <w:right w:val="single" w:sz="4" w:space="0" w:color="auto"/>
            </w:tcBorders>
          </w:tcPr>
          <w:p w14:paraId="5EAE03A1" w14:textId="0249A1C6" w:rsidR="00E85007" w:rsidRDefault="00A80B7B" w:rsidP="0079335A">
            <w:pPr>
              <w:spacing w:line="276" w:lineRule="auto"/>
              <w:rPr>
                <w:rFonts w:ascii="Calibri" w:eastAsia="Calibri" w:hAnsi="Calibri" w:cs="Calibri"/>
                <w:color w:val="000000"/>
                <w:sz w:val="24"/>
                <w:szCs w:val="24"/>
                <w:u w:color="000000"/>
                <w:bdr w:val="nil"/>
                <w:lang w:val="en-US" w:eastAsia="en-GB"/>
              </w:rPr>
            </w:pPr>
            <w:r>
              <w:rPr>
                <w:rFonts w:ascii="Calibri" w:eastAsia="Calibri" w:hAnsi="Calibri" w:cs="Calibri"/>
                <w:color w:val="000000"/>
                <w:sz w:val="24"/>
                <w:szCs w:val="24"/>
                <w:u w:color="000000"/>
                <w:bdr w:val="nil"/>
                <w:lang w:val="en-US" w:eastAsia="en-GB"/>
              </w:rPr>
              <w:t>The</w:t>
            </w:r>
            <w:r w:rsidR="00E85007">
              <w:rPr>
                <w:rFonts w:ascii="Calibri" w:eastAsia="Calibri" w:hAnsi="Calibri" w:cs="Calibri"/>
                <w:color w:val="000000"/>
                <w:sz w:val="24"/>
                <w:szCs w:val="24"/>
                <w:u w:color="000000"/>
                <w:bdr w:val="nil"/>
                <w:lang w:val="en-US" w:eastAsia="en-GB"/>
              </w:rPr>
              <w:t xml:space="preserve"> University</w:t>
            </w:r>
            <w:r>
              <w:rPr>
                <w:rFonts w:ascii="Calibri" w:eastAsia="Calibri" w:hAnsi="Calibri" w:cs="Calibri"/>
                <w:color w:val="000000"/>
                <w:sz w:val="24"/>
                <w:szCs w:val="24"/>
                <w:u w:color="000000"/>
                <w:bdr w:val="nil"/>
                <w:lang w:val="en-US" w:eastAsia="en-GB"/>
              </w:rPr>
              <w:t xml:space="preserve"> of Edinburgh</w:t>
            </w:r>
          </w:p>
        </w:tc>
        <w:tc>
          <w:tcPr>
            <w:tcW w:w="4829" w:type="dxa"/>
            <w:tcBorders>
              <w:top w:val="double" w:sz="4" w:space="0" w:color="auto"/>
              <w:left w:val="single" w:sz="4" w:space="0" w:color="auto"/>
              <w:bottom w:val="single" w:sz="4" w:space="0" w:color="auto"/>
            </w:tcBorders>
          </w:tcPr>
          <w:p w14:paraId="618B6E11" w14:textId="77777777" w:rsidR="00E85007" w:rsidRDefault="00E85007" w:rsidP="0079335A">
            <w:pPr>
              <w:spacing w:line="276" w:lineRule="auto"/>
              <w:rPr>
                <w:rFonts w:ascii="Calibri" w:eastAsia="Calibri" w:hAnsi="Calibri" w:cs="Calibri"/>
                <w:color w:val="000000"/>
                <w:sz w:val="24"/>
                <w:szCs w:val="24"/>
                <w:u w:color="000000"/>
                <w:bdr w:val="nil"/>
                <w:lang w:val="en-US" w:eastAsia="en-GB"/>
              </w:rPr>
            </w:pPr>
            <w:r w:rsidRPr="0079335A">
              <w:rPr>
                <w:rFonts w:ascii="Calibri" w:eastAsia="Calibri" w:hAnsi="Calibri" w:cs="Calibri"/>
                <w:color w:val="000000"/>
                <w:sz w:val="24"/>
                <w:szCs w:val="24"/>
                <w:u w:color="000000"/>
                <w:bdr w:val="nil"/>
                <w:lang w:val="en-US" w:eastAsia="en-GB"/>
              </w:rPr>
              <w:t xml:space="preserve">Sir Henry Dale Fellow (Wellcome Trust/Royal Society Early Career Research Fellow). </w:t>
            </w:r>
          </w:p>
          <w:p w14:paraId="54CE2B54" w14:textId="5259240A" w:rsidR="00E85007" w:rsidRDefault="00E85007" w:rsidP="0079335A">
            <w:pPr>
              <w:spacing w:line="276" w:lineRule="auto"/>
              <w:rPr>
                <w:rFonts w:ascii="Calibri" w:eastAsia="Calibri" w:hAnsi="Calibri" w:cs="Calibri"/>
                <w:color w:val="000000"/>
                <w:sz w:val="24"/>
                <w:szCs w:val="24"/>
                <w:u w:color="000000"/>
                <w:bdr w:val="nil"/>
                <w:lang w:val="en-US" w:eastAsia="en-GB"/>
              </w:rPr>
            </w:pPr>
            <w:r w:rsidRPr="0079335A">
              <w:rPr>
                <w:rFonts w:ascii="Calibri" w:eastAsia="Calibri" w:hAnsi="Calibri" w:cs="Calibri"/>
                <w:color w:val="000000"/>
                <w:sz w:val="24"/>
                <w:szCs w:val="24"/>
                <w:u w:color="000000"/>
                <w:bdr w:val="nil"/>
                <w:lang w:val="en-US" w:eastAsia="en-GB"/>
              </w:rPr>
              <w:t>Institute for Cell Biology, School of Biological Sciences</w:t>
            </w:r>
          </w:p>
        </w:tc>
      </w:tr>
      <w:tr w:rsidR="00E85007" w14:paraId="27CB6F1F" w14:textId="77777777" w:rsidTr="00A80B7B">
        <w:tc>
          <w:tcPr>
            <w:tcW w:w="1555" w:type="dxa"/>
            <w:tcBorders>
              <w:top w:val="single" w:sz="4" w:space="0" w:color="auto"/>
              <w:bottom w:val="single" w:sz="4" w:space="0" w:color="auto"/>
              <w:right w:val="double" w:sz="4" w:space="0" w:color="auto"/>
            </w:tcBorders>
            <w:shd w:val="clear" w:color="auto" w:fill="D9D9D9" w:themeFill="background1" w:themeFillShade="D9"/>
          </w:tcPr>
          <w:p w14:paraId="1988B3E4" w14:textId="7E74308F" w:rsidR="00E85007" w:rsidRDefault="00E85007" w:rsidP="0079335A">
            <w:pPr>
              <w:spacing w:line="276" w:lineRule="auto"/>
              <w:rPr>
                <w:rFonts w:ascii="Calibri" w:eastAsia="Calibri" w:hAnsi="Calibri" w:cs="Calibri"/>
                <w:color w:val="000000"/>
                <w:sz w:val="24"/>
                <w:szCs w:val="24"/>
                <w:u w:color="000000"/>
                <w:bdr w:val="nil"/>
                <w:lang w:val="en-US" w:eastAsia="en-GB"/>
              </w:rPr>
            </w:pPr>
            <w:r>
              <w:rPr>
                <w:rFonts w:ascii="Calibri" w:eastAsia="Calibri" w:hAnsi="Calibri" w:cs="Calibri"/>
                <w:color w:val="000000"/>
                <w:sz w:val="24"/>
                <w:szCs w:val="24"/>
                <w:u w:color="000000"/>
                <w:bdr w:val="nil"/>
                <w:lang w:val="en-US" w:eastAsia="en-GB"/>
              </w:rPr>
              <w:t>Secondary Supervisor</w:t>
            </w:r>
          </w:p>
        </w:tc>
        <w:tc>
          <w:tcPr>
            <w:tcW w:w="1559" w:type="dxa"/>
            <w:tcBorders>
              <w:top w:val="single" w:sz="4" w:space="0" w:color="auto"/>
              <w:left w:val="double" w:sz="4" w:space="0" w:color="auto"/>
              <w:bottom w:val="single" w:sz="4" w:space="0" w:color="auto"/>
              <w:right w:val="single" w:sz="4" w:space="0" w:color="auto"/>
            </w:tcBorders>
          </w:tcPr>
          <w:p w14:paraId="2C69E89A" w14:textId="28A4683C" w:rsidR="00E85007" w:rsidRDefault="00EA2CAA" w:rsidP="0079335A">
            <w:pPr>
              <w:spacing w:line="276" w:lineRule="auto"/>
              <w:rPr>
                <w:rFonts w:ascii="Calibri" w:eastAsia="Calibri" w:hAnsi="Calibri" w:cs="Calibri"/>
                <w:color w:val="000000"/>
                <w:sz w:val="24"/>
                <w:szCs w:val="24"/>
                <w:u w:color="000000"/>
                <w:bdr w:val="nil"/>
                <w:lang w:val="en-US" w:eastAsia="en-GB"/>
              </w:rPr>
            </w:pPr>
            <w:r>
              <w:rPr>
                <w:rFonts w:ascii="Calibri" w:eastAsia="Calibri" w:hAnsi="Calibri" w:cs="Calibri"/>
                <w:color w:val="000000"/>
                <w:sz w:val="24"/>
                <w:szCs w:val="24"/>
                <w:u w:color="000000"/>
                <w:bdr w:val="nil"/>
                <w:lang w:val="en-US" w:eastAsia="en-GB"/>
              </w:rPr>
              <w:t>Dr. Elizabeth Bayne</w:t>
            </w:r>
          </w:p>
        </w:tc>
        <w:tc>
          <w:tcPr>
            <w:tcW w:w="1691" w:type="dxa"/>
            <w:tcBorders>
              <w:top w:val="single" w:sz="4" w:space="0" w:color="auto"/>
              <w:left w:val="single" w:sz="4" w:space="0" w:color="auto"/>
              <w:bottom w:val="single" w:sz="4" w:space="0" w:color="auto"/>
              <w:right w:val="single" w:sz="4" w:space="0" w:color="auto"/>
            </w:tcBorders>
          </w:tcPr>
          <w:p w14:paraId="760D2D51" w14:textId="237C749B" w:rsidR="00E85007" w:rsidRDefault="00A80B7B" w:rsidP="0079335A">
            <w:pPr>
              <w:spacing w:line="276" w:lineRule="auto"/>
              <w:rPr>
                <w:rFonts w:ascii="Calibri" w:eastAsia="Calibri" w:hAnsi="Calibri" w:cs="Calibri"/>
                <w:color w:val="000000"/>
                <w:sz w:val="24"/>
                <w:szCs w:val="24"/>
                <w:u w:color="000000"/>
                <w:bdr w:val="nil"/>
                <w:lang w:val="en-US" w:eastAsia="en-GB"/>
              </w:rPr>
            </w:pPr>
            <w:r>
              <w:rPr>
                <w:rFonts w:ascii="Calibri" w:eastAsia="Calibri" w:hAnsi="Calibri" w:cs="Calibri"/>
                <w:color w:val="000000"/>
                <w:sz w:val="24"/>
                <w:szCs w:val="24"/>
                <w:u w:color="000000"/>
                <w:bdr w:val="nil"/>
                <w:lang w:val="en-US" w:eastAsia="en-GB"/>
              </w:rPr>
              <w:t>The University of Edinburgh</w:t>
            </w:r>
          </w:p>
        </w:tc>
        <w:tc>
          <w:tcPr>
            <w:tcW w:w="4829" w:type="dxa"/>
            <w:tcBorders>
              <w:top w:val="single" w:sz="4" w:space="0" w:color="auto"/>
              <w:left w:val="single" w:sz="4" w:space="0" w:color="auto"/>
              <w:bottom w:val="single" w:sz="4" w:space="0" w:color="auto"/>
            </w:tcBorders>
          </w:tcPr>
          <w:p w14:paraId="7290604D" w14:textId="097B81E1" w:rsidR="00E85007" w:rsidRDefault="00EA2CAA" w:rsidP="0079335A">
            <w:pPr>
              <w:spacing w:line="276" w:lineRule="auto"/>
              <w:rPr>
                <w:rFonts w:ascii="Calibri" w:eastAsia="Calibri" w:hAnsi="Calibri" w:cs="Calibri"/>
                <w:color w:val="000000"/>
                <w:sz w:val="24"/>
                <w:szCs w:val="24"/>
                <w:u w:color="000000"/>
                <w:bdr w:val="nil"/>
                <w:lang w:val="en-US" w:eastAsia="en-GB"/>
              </w:rPr>
            </w:pPr>
            <w:r>
              <w:rPr>
                <w:rFonts w:ascii="Calibri" w:eastAsia="Calibri" w:hAnsi="Calibri" w:cs="Calibri"/>
                <w:color w:val="000000"/>
                <w:sz w:val="24"/>
                <w:szCs w:val="24"/>
                <w:u w:color="000000"/>
                <w:bdr w:val="nil"/>
                <w:lang w:val="en-US" w:eastAsia="en-GB"/>
              </w:rPr>
              <w:t>Reader in Epigenetics, School of Biological Sciences,</w:t>
            </w:r>
          </w:p>
        </w:tc>
      </w:tr>
      <w:tr w:rsidR="00E85007" w14:paraId="5F3A6402" w14:textId="77777777" w:rsidTr="00A80B7B">
        <w:tc>
          <w:tcPr>
            <w:tcW w:w="1555" w:type="dxa"/>
            <w:tcBorders>
              <w:top w:val="single" w:sz="4" w:space="0" w:color="auto"/>
              <w:right w:val="double" w:sz="4" w:space="0" w:color="auto"/>
            </w:tcBorders>
            <w:shd w:val="clear" w:color="auto" w:fill="D9D9D9" w:themeFill="background1" w:themeFillShade="D9"/>
          </w:tcPr>
          <w:p w14:paraId="4272C98F" w14:textId="2C10E818" w:rsidR="00E85007" w:rsidRDefault="00E85007" w:rsidP="0079335A">
            <w:pPr>
              <w:spacing w:line="276" w:lineRule="auto"/>
              <w:rPr>
                <w:rFonts w:ascii="Calibri" w:eastAsia="Calibri" w:hAnsi="Calibri" w:cs="Calibri"/>
                <w:color w:val="000000"/>
                <w:sz w:val="24"/>
                <w:szCs w:val="24"/>
                <w:u w:color="000000"/>
                <w:bdr w:val="nil"/>
                <w:lang w:val="en-US" w:eastAsia="en-GB"/>
              </w:rPr>
            </w:pPr>
            <w:r>
              <w:rPr>
                <w:rFonts w:ascii="Calibri" w:eastAsia="Calibri" w:hAnsi="Calibri" w:cs="Calibri"/>
                <w:color w:val="000000"/>
                <w:sz w:val="24"/>
                <w:szCs w:val="24"/>
                <w:u w:color="000000"/>
                <w:bdr w:val="nil"/>
                <w:lang w:val="en-US" w:eastAsia="en-GB"/>
              </w:rPr>
              <w:t>Collaborators</w:t>
            </w:r>
          </w:p>
        </w:tc>
        <w:tc>
          <w:tcPr>
            <w:tcW w:w="1559" w:type="dxa"/>
            <w:tcBorders>
              <w:top w:val="single" w:sz="4" w:space="0" w:color="auto"/>
              <w:left w:val="double" w:sz="4" w:space="0" w:color="auto"/>
              <w:right w:val="single" w:sz="4" w:space="0" w:color="auto"/>
            </w:tcBorders>
          </w:tcPr>
          <w:p w14:paraId="48AB4FDC" w14:textId="7364EBD9" w:rsidR="00E85007" w:rsidRDefault="00A80B7B" w:rsidP="0079335A">
            <w:pPr>
              <w:spacing w:line="276" w:lineRule="auto"/>
              <w:rPr>
                <w:rFonts w:ascii="Calibri" w:eastAsia="Calibri" w:hAnsi="Calibri" w:cs="Calibri"/>
                <w:color w:val="000000"/>
                <w:sz w:val="24"/>
                <w:szCs w:val="24"/>
                <w:u w:color="000000"/>
                <w:bdr w:val="nil"/>
                <w:lang w:val="en-US" w:eastAsia="en-GB"/>
              </w:rPr>
            </w:pPr>
            <w:r>
              <w:rPr>
                <w:rFonts w:ascii="Calibri" w:eastAsia="Calibri" w:hAnsi="Calibri" w:cs="Calibri"/>
                <w:color w:val="000000"/>
                <w:sz w:val="24"/>
                <w:szCs w:val="24"/>
                <w:u w:color="000000"/>
                <w:bdr w:val="nil"/>
                <w:lang w:val="en-US" w:eastAsia="en-GB"/>
              </w:rPr>
              <w:t>Dr. Elizabeth Ballou</w:t>
            </w:r>
          </w:p>
        </w:tc>
        <w:tc>
          <w:tcPr>
            <w:tcW w:w="1691" w:type="dxa"/>
            <w:tcBorders>
              <w:top w:val="single" w:sz="4" w:space="0" w:color="auto"/>
              <w:left w:val="single" w:sz="4" w:space="0" w:color="auto"/>
              <w:right w:val="single" w:sz="4" w:space="0" w:color="auto"/>
            </w:tcBorders>
          </w:tcPr>
          <w:p w14:paraId="6F238DC0" w14:textId="645CEF28" w:rsidR="00E85007" w:rsidRDefault="00A80B7B" w:rsidP="0079335A">
            <w:pPr>
              <w:spacing w:line="276" w:lineRule="auto"/>
              <w:rPr>
                <w:rFonts w:ascii="Calibri" w:eastAsia="Calibri" w:hAnsi="Calibri" w:cs="Calibri"/>
                <w:color w:val="000000"/>
                <w:sz w:val="24"/>
                <w:szCs w:val="24"/>
                <w:u w:color="000000"/>
                <w:bdr w:val="nil"/>
                <w:lang w:val="en-US" w:eastAsia="en-GB"/>
              </w:rPr>
            </w:pPr>
            <w:r>
              <w:rPr>
                <w:rFonts w:ascii="Calibri" w:eastAsia="Calibri" w:hAnsi="Calibri" w:cs="Calibri"/>
                <w:color w:val="000000"/>
                <w:sz w:val="24"/>
                <w:szCs w:val="24"/>
                <w:u w:color="000000"/>
                <w:bdr w:val="nil"/>
                <w:lang w:val="en-US" w:eastAsia="en-GB"/>
              </w:rPr>
              <w:t>University of Birmingham</w:t>
            </w:r>
          </w:p>
        </w:tc>
        <w:tc>
          <w:tcPr>
            <w:tcW w:w="4829" w:type="dxa"/>
            <w:tcBorders>
              <w:top w:val="single" w:sz="4" w:space="0" w:color="auto"/>
              <w:left w:val="single" w:sz="4" w:space="0" w:color="auto"/>
            </w:tcBorders>
          </w:tcPr>
          <w:p w14:paraId="1E2BCC5E" w14:textId="77777777" w:rsidR="00A80B7B" w:rsidRDefault="00A80B7B" w:rsidP="00A80B7B">
            <w:pPr>
              <w:spacing w:line="276" w:lineRule="auto"/>
              <w:rPr>
                <w:rFonts w:ascii="Calibri" w:eastAsia="Calibri" w:hAnsi="Calibri" w:cs="Calibri"/>
                <w:color w:val="000000"/>
                <w:sz w:val="24"/>
                <w:szCs w:val="24"/>
                <w:u w:color="000000"/>
                <w:bdr w:val="nil"/>
                <w:lang w:val="en-US" w:eastAsia="en-GB"/>
              </w:rPr>
            </w:pPr>
            <w:r w:rsidRPr="0079335A">
              <w:rPr>
                <w:rFonts w:ascii="Calibri" w:eastAsia="Calibri" w:hAnsi="Calibri" w:cs="Calibri"/>
                <w:color w:val="000000"/>
                <w:sz w:val="24"/>
                <w:szCs w:val="24"/>
                <w:u w:color="000000"/>
                <w:bdr w:val="nil"/>
                <w:lang w:val="en-US" w:eastAsia="en-GB"/>
              </w:rPr>
              <w:t xml:space="preserve">Sir Henry Dale Fellow and Lecturer. </w:t>
            </w:r>
          </w:p>
          <w:p w14:paraId="4201EEFE" w14:textId="114C01BA" w:rsidR="00E85007" w:rsidRDefault="00A80B7B" w:rsidP="00A80B7B">
            <w:pPr>
              <w:spacing w:line="276" w:lineRule="auto"/>
              <w:rPr>
                <w:rFonts w:ascii="Calibri" w:eastAsia="Calibri" w:hAnsi="Calibri" w:cs="Calibri"/>
                <w:color w:val="000000"/>
                <w:sz w:val="24"/>
                <w:szCs w:val="24"/>
                <w:u w:color="000000"/>
                <w:bdr w:val="nil"/>
                <w:lang w:val="en-US" w:eastAsia="en-GB"/>
              </w:rPr>
            </w:pPr>
            <w:r w:rsidRPr="0079335A">
              <w:rPr>
                <w:rFonts w:ascii="Calibri" w:eastAsia="Calibri" w:hAnsi="Calibri" w:cs="Calibri"/>
                <w:color w:val="000000"/>
                <w:sz w:val="24"/>
                <w:szCs w:val="24"/>
                <w:u w:color="000000"/>
                <w:bdr w:val="nil"/>
                <w:lang w:val="en-US" w:eastAsia="en-GB"/>
              </w:rPr>
              <w:t>Institute for Microbiology and Infection, School of Biosciences</w:t>
            </w:r>
          </w:p>
        </w:tc>
      </w:tr>
    </w:tbl>
    <w:p w14:paraId="1A24C870" w14:textId="77777777" w:rsidR="00E85007" w:rsidRDefault="00E85007" w:rsidP="0079335A">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p>
    <w:p w14:paraId="3B18EFE2" w14:textId="77777777" w:rsidR="00EF315F" w:rsidRDefault="00EF315F" w:rsidP="0079335A">
      <w:pPr>
        <w:pStyle w:val="Body"/>
        <w:rPr>
          <w:rFonts w:ascii="Calibri" w:eastAsia="Calibri" w:hAnsi="Calibri" w:cs="Calibri"/>
          <w:sz w:val="24"/>
          <w:szCs w:val="24"/>
        </w:rPr>
      </w:pPr>
    </w:p>
    <w:p w14:paraId="46B785C5" w14:textId="77777777" w:rsidR="00EF315F" w:rsidRDefault="00EF315F" w:rsidP="0079335A">
      <w:pPr>
        <w:pStyle w:val="Body"/>
        <w:rPr>
          <w:rFonts w:ascii="Calibri" w:eastAsia="Calibri" w:hAnsi="Calibri" w:cs="Calibri"/>
          <w:sz w:val="24"/>
          <w:szCs w:val="24"/>
        </w:rPr>
      </w:pPr>
    </w:p>
    <w:p w14:paraId="0993BA26" w14:textId="77777777" w:rsidR="00EF315F" w:rsidRDefault="00EF315F" w:rsidP="0079335A">
      <w:pPr>
        <w:pStyle w:val="Body"/>
        <w:rPr>
          <w:rFonts w:ascii="Calibri" w:eastAsia="Calibri" w:hAnsi="Calibri" w:cs="Calibri"/>
          <w:sz w:val="24"/>
          <w:szCs w:val="24"/>
        </w:rPr>
      </w:pPr>
    </w:p>
    <w:p w14:paraId="035906A5" w14:textId="77777777" w:rsidR="00EF315F" w:rsidRDefault="00EF315F" w:rsidP="0079335A">
      <w:pPr>
        <w:pStyle w:val="Body"/>
        <w:rPr>
          <w:rFonts w:ascii="Calibri" w:eastAsia="Calibri" w:hAnsi="Calibri" w:cs="Calibri"/>
          <w:sz w:val="24"/>
          <w:szCs w:val="24"/>
        </w:rPr>
      </w:pPr>
    </w:p>
    <w:p w14:paraId="09609C52" w14:textId="77777777" w:rsidR="00EF315F" w:rsidRDefault="00EF315F" w:rsidP="0079335A">
      <w:pPr>
        <w:pStyle w:val="Body"/>
        <w:rPr>
          <w:rFonts w:ascii="Calibri" w:eastAsia="Calibri" w:hAnsi="Calibri" w:cs="Calibri"/>
          <w:sz w:val="24"/>
          <w:szCs w:val="24"/>
        </w:rPr>
      </w:pPr>
    </w:p>
    <w:p w14:paraId="5A59A7FD" w14:textId="77777777" w:rsidR="00EF315F" w:rsidRDefault="00EF315F" w:rsidP="0079335A">
      <w:pPr>
        <w:pStyle w:val="Body"/>
        <w:rPr>
          <w:rFonts w:ascii="Calibri" w:eastAsia="Calibri" w:hAnsi="Calibri" w:cs="Calibri"/>
          <w:sz w:val="24"/>
          <w:szCs w:val="24"/>
        </w:rPr>
      </w:pPr>
    </w:p>
    <w:p w14:paraId="3C8E8993" w14:textId="77777777" w:rsidR="00EF315F" w:rsidRDefault="00EF315F" w:rsidP="0079335A">
      <w:pPr>
        <w:pStyle w:val="Body"/>
        <w:rPr>
          <w:rFonts w:ascii="Calibri" w:eastAsia="Calibri" w:hAnsi="Calibri" w:cs="Calibri"/>
          <w:sz w:val="24"/>
          <w:szCs w:val="24"/>
        </w:rPr>
      </w:pPr>
    </w:p>
    <w:p w14:paraId="43409F20" w14:textId="77777777" w:rsidR="00EF315F" w:rsidRDefault="00EF315F" w:rsidP="0079335A">
      <w:pPr>
        <w:pStyle w:val="Body"/>
        <w:rPr>
          <w:rFonts w:ascii="Calibri" w:eastAsia="Calibri" w:hAnsi="Calibri" w:cs="Calibri"/>
          <w:sz w:val="24"/>
          <w:szCs w:val="24"/>
        </w:rPr>
      </w:pPr>
    </w:p>
    <w:p w14:paraId="2125567C" w14:textId="77777777" w:rsidR="00EF315F" w:rsidRDefault="00EF315F" w:rsidP="0079335A">
      <w:pPr>
        <w:pStyle w:val="Body"/>
        <w:rPr>
          <w:rFonts w:ascii="Calibri" w:eastAsia="Calibri" w:hAnsi="Calibri" w:cs="Calibri"/>
          <w:sz w:val="24"/>
          <w:szCs w:val="24"/>
        </w:rPr>
      </w:pPr>
    </w:p>
    <w:p w14:paraId="30738DF1" w14:textId="77777777" w:rsidR="00EF315F" w:rsidRDefault="00EF315F" w:rsidP="0079335A">
      <w:pPr>
        <w:pStyle w:val="Body"/>
        <w:rPr>
          <w:rFonts w:ascii="Calibri" w:eastAsia="Calibri" w:hAnsi="Calibri" w:cs="Calibri"/>
          <w:sz w:val="24"/>
          <w:szCs w:val="24"/>
        </w:rPr>
      </w:pPr>
    </w:p>
    <w:p w14:paraId="5C19278C" w14:textId="77777777" w:rsidR="00EF315F" w:rsidRDefault="00EF315F" w:rsidP="0079335A">
      <w:pPr>
        <w:pStyle w:val="Body"/>
        <w:rPr>
          <w:rFonts w:ascii="Calibri" w:eastAsia="Calibri" w:hAnsi="Calibri" w:cs="Calibri"/>
          <w:sz w:val="24"/>
          <w:szCs w:val="24"/>
        </w:rPr>
      </w:pPr>
    </w:p>
    <w:p w14:paraId="4C0F0D43" w14:textId="77777777" w:rsidR="00EF315F" w:rsidRDefault="00EF315F" w:rsidP="0079335A">
      <w:pPr>
        <w:pStyle w:val="Body"/>
        <w:rPr>
          <w:rFonts w:ascii="Calibri" w:eastAsia="Calibri" w:hAnsi="Calibri" w:cs="Calibri"/>
          <w:sz w:val="24"/>
          <w:szCs w:val="24"/>
        </w:rPr>
      </w:pPr>
    </w:p>
    <w:p w14:paraId="787C904A" w14:textId="77777777" w:rsidR="00EF315F" w:rsidRDefault="00EF315F" w:rsidP="0079335A">
      <w:pPr>
        <w:pStyle w:val="Body"/>
        <w:rPr>
          <w:rFonts w:ascii="Calibri" w:eastAsia="Calibri" w:hAnsi="Calibri" w:cs="Calibri"/>
          <w:sz w:val="24"/>
          <w:szCs w:val="24"/>
        </w:rPr>
      </w:pPr>
    </w:p>
    <w:p w14:paraId="5DB855A0" w14:textId="77777777" w:rsidR="00EF315F" w:rsidRDefault="00EF315F" w:rsidP="0079335A">
      <w:pPr>
        <w:pStyle w:val="Body"/>
        <w:rPr>
          <w:rFonts w:ascii="Calibri" w:eastAsia="Calibri" w:hAnsi="Calibri" w:cs="Calibri"/>
          <w:sz w:val="24"/>
          <w:szCs w:val="24"/>
        </w:rPr>
      </w:pPr>
    </w:p>
    <w:p w14:paraId="03B9C6F3" w14:textId="77777777" w:rsidR="00EF315F" w:rsidRDefault="00EF315F" w:rsidP="0079335A">
      <w:pPr>
        <w:pStyle w:val="Body"/>
        <w:rPr>
          <w:rFonts w:ascii="Calibri" w:eastAsia="Calibri" w:hAnsi="Calibri" w:cs="Calibri"/>
          <w:sz w:val="24"/>
          <w:szCs w:val="24"/>
        </w:rPr>
      </w:pPr>
    </w:p>
    <w:p w14:paraId="09121A5E" w14:textId="77777777" w:rsidR="00EF315F" w:rsidRDefault="00EF315F" w:rsidP="0079335A">
      <w:pPr>
        <w:pStyle w:val="Body"/>
        <w:rPr>
          <w:rFonts w:ascii="Calibri" w:eastAsia="Calibri" w:hAnsi="Calibri" w:cs="Calibri"/>
          <w:sz w:val="24"/>
          <w:szCs w:val="24"/>
        </w:rPr>
      </w:pPr>
    </w:p>
    <w:p w14:paraId="41CD6AA3" w14:textId="77777777" w:rsidR="00F81F24" w:rsidRDefault="00F81F24" w:rsidP="00ED33D8">
      <w:pPr>
        <w:pStyle w:val="Body"/>
        <w:tabs>
          <w:tab w:val="left" w:pos="567"/>
        </w:tabs>
        <w:rPr>
          <w:rFonts w:ascii="Calibri" w:eastAsia="Calibri" w:hAnsi="Calibri" w:cs="Calibri"/>
          <w:sz w:val="24"/>
          <w:szCs w:val="24"/>
        </w:rPr>
      </w:pPr>
    </w:p>
    <w:p w14:paraId="6AAB2F4A" w14:textId="77777777" w:rsidR="000348D7" w:rsidRDefault="000348D7" w:rsidP="00ED33D8">
      <w:pPr>
        <w:pStyle w:val="Body"/>
        <w:tabs>
          <w:tab w:val="left" w:pos="567"/>
        </w:tabs>
        <w:rPr>
          <w:rFonts w:ascii="Calibri" w:eastAsia="Calibri" w:hAnsi="Calibri" w:cs="Calibri"/>
          <w:sz w:val="24"/>
          <w:szCs w:val="24"/>
        </w:rPr>
      </w:pPr>
    </w:p>
    <w:p w14:paraId="0889C9CC" w14:textId="297CE7A8" w:rsidR="0079335A" w:rsidRPr="0079335A" w:rsidRDefault="00E00E89" w:rsidP="00ED33D8">
      <w:pPr>
        <w:pStyle w:val="Body"/>
        <w:tabs>
          <w:tab w:val="left" w:pos="567"/>
        </w:tabs>
        <w:rPr>
          <w:rFonts w:ascii="Calibri" w:eastAsia="Calibri" w:hAnsi="Calibri" w:cs="Calibri"/>
          <w:sz w:val="24"/>
          <w:szCs w:val="24"/>
        </w:rPr>
      </w:pPr>
      <w:r>
        <w:rPr>
          <w:rFonts w:ascii="Calibri" w:eastAsia="Calibri" w:hAnsi="Calibri" w:cs="Calibri"/>
          <w:sz w:val="24"/>
          <w:szCs w:val="24"/>
        </w:rPr>
        <w:t xml:space="preserve">Word Count: </w:t>
      </w:r>
      <w:r w:rsidR="00ED33D8">
        <w:rPr>
          <w:rFonts w:ascii="Calibri" w:eastAsia="Calibri" w:hAnsi="Calibri" w:cs="Calibri"/>
          <w:sz w:val="24"/>
          <w:szCs w:val="24"/>
        </w:rPr>
        <w:t>432</w:t>
      </w:r>
      <w:r>
        <w:rPr>
          <w:rFonts w:ascii="Calibri" w:eastAsia="Calibri" w:hAnsi="Calibri" w:cs="Calibri"/>
          <w:sz w:val="24"/>
          <w:szCs w:val="24"/>
        </w:rPr>
        <w:t>/400</w:t>
      </w:r>
      <w:r w:rsidR="0079335A" w:rsidRPr="0079335A">
        <w:rPr>
          <w:rFonts w:ascii="Calibri" w:eastAsia="Calibri" w:hAnsi="Calibri" w:cs="Calibri"/>
          <w:sz w:val="24"/>
          <w:szCs w:val="24"/>
        </w:rPr>
        <w:br w:type="page"/>
      </w:r>
      <w:r w:rsidR="00ED33D8">
        <w:rPr>
          <w:rFonts w:ascii="Calibri" w:eastAsia="Calibri" w:hAnsi="Calibri" w:cs="Calibri"/>
          <w:b/>
          <w:sz w:val="32"/>
          <w:szCs w:val="32"/>
        </w:rPr>
        <w:lastRenderedPageBreak/>
        <w:t>6.</w:t>
      </w:r>
      <w:r w:rsidR="00ED33D8">
        <w:rPr>
          <w:rFonts w:ascii="Calibri" w:eastAsia="Calibri" w:hAnsi="Calibri" w:cs="Calibri"/>
          <w:b/>
          <w:sz w:val="32"/>
          <w:szCs w:val="32"/>
        </w:rPr>
        <w:tab/>
      </w:r>
      <w:r w:rsidR="0079335A" w:rsidRPr="0079335A">
        <w:rPr>
          <w:rFonts w:ascii="Calibri" w:eastAsia="Calibri" w:hAnsi="Calibri" w:cs="Calibri"/>
          <w:b/>
          <w:sz w:val="32"/>
          <w:szCs w:val="32"/>
        </w:rPr>
        <w:t>Retraining Program</w:t>
      </w:r>
      <w:r w:rsidR="00C069D1">
        <w:rPr>
          <w:rFonts w:ascii="Calibri" w:eastAsia="Calibri" w:hAnsi="Calibri" w:cs="Calibri"/>
          <w:sz w:val="24"/>
          <w:szCs w:val="24"/>
        </w:rPr>
        <w:t xml:space="preserve"> </w:t>
      </w:r>
    </w:p>
    <w:p w14:paraId="6915C289" w14:textId="18E387A0" w:rsidR="00C069D1" w:rsidRPr="00107902" w:rsidRDefault="00ED33D8" w:rsidP="004339C5">
      <w:pPr>
        <w:pStyle w:val="BodyA"/>
        <w:rPr>
          <w:rFonts w:ascii="Calibri" w:eastAsia="Calibri" w:hAnsi="Calibri" w:cs="Calibri"/>
          <w:b/>
          <w:sz w:val="24"/>
          <w:szCs w:val="24"/>
          <w:u w:val="single"/>
        </w:rPr>
      </w:pPr>
      <w:r>
        <w:rPr>
          <w:rFonts w:ascii="Calibri" w:eastAsia="Calibri" w:hAnsi="Calibri" w:cs="Calibri"/>
          <w:b/>
          <w:sz w:val="24"/>
          <w:szCs w:val="24"/>
          <w:u w:val="single"/>
        </w:rPr>
        <w:t>6</w:t>
      </w:r>
      <w:r w:rsidR="00C069D1" w:rsidRPr="00107902">
        <w:rPr>
          <w:rFonts w:ascii="Calibri" w:eastAsia="Calibri" w:hAnsi="Calibri" w:cs="Calibri"/>
          <w:b/>
          <w:sz w:val="24"/>
          <w:szCs w:val="24"/>
          <w:u w:val="single"/>
        </w:rPr>
        <w:t>.1: Technical Skills</w:t>
      </w:r>
    </w:p>
    <w:p w14:paraId="600D3A01" w14:textId="2AA9632F" w:rsidR="00383F33" w:rsidRDefault="0079335A" w:rsidP="004339C5">
      <w:pPr>
        <w:pStyle w:val="BodyA"/>
        <w:rPr>
          <w:rFonts w:ascii="Calibri" w:eastAsia="Calibri" w:hAnsi="Calibri" w:cs="Calibri"/>
          <w:sz w:val="24"/>
          <w:szCs w:val="24"/>
        </w:rPr>
      </w:pPr>
      <w:r>
        <w:rPr>
          <w:rFonts w:ascii="Calibri" w:eastAsia="Calibri" w:hAnsi="Calibri" w:cs="Calibri"/>
          <w:sz w:val="24"/>
          <w:szCs w:val="24"/>
        </w:rPr>
        <w:t xml:space="preserve">In order to carry out the </w:t>
      </w:r>
      <w:r w:rsidR="001C0005">
        <w:rPr>
          <w:rFonts w:ascii="Calibri" w:eastAsia="Calibri" w:hAnsi="Calibri" w:cs="Calibri"/>
          <w:sz w:val="24"/>
          <w:szCs w:val="24"/>
        </w:rPr>
        <w:t>proposed aims of</w:t>
      </w:r>
      <w:r w:rsidRPr="0079335A">
        <w:rPr>
          <w:rFonts w:ascii="Calibri" w:eastAsia="Calibri" w:hAnsi="Calibri" w:cs="Calibri"/>
          <w:sz w:val="24"/>
          <w:szCs w:val="24"/>
        </w:rPr>
        <w:t xml:space="preserve"> my fellowship a</w:t>
      </w:r>
      <w:r w:rsidR="00383F33">
        <w:rPr>
          <w:rFonts w:ascii="Calibri" w:eastAsia="Calibri" w:hAnsi="Calibri" w:cs="Calibri"/>
          <w:sz w:val="24"/>
          <w:szCs w:val="24"/>
        </w:rPr>
        <w:t>pplication I will have to learn a number of new skills while updating existing ones.</w:t>
      </w:r>
      <w:r w:rsidR="004339C5">
        <w:rPr>
          <w:rFonts w:ascii="Calibri" w:eastAsia="Calibri" w:hAnsi="Calibri" w:cs="Calibri"/>
          <w:sz w:val="24"/>
          <w:szCs w:val="24"/>
        </w:rPr>
        <w:t xml:space="preserve"> </w:t>
      </w:r>
      <w:r w:rsidR="004339C5" w:rsidRPr="00B96CC3">
        <w:rPr>
          <w:rFonts w:ascii="Calibri" w:eastAsia="Calibri" w:hAnsi="Calibri" w:cs="Calibri"/>
          <w:sz w:val="24"/>
          <w:szCs w:val="24"/>
        </w:rPr>
        <w:t xml:space="preserve">I will vastly expand my knowledge of new exciting techniques like RNA-seq </w:t>
      </w:r>
      <w:r w:rsidR="009A2740">
        <w:rPr>
          <w:rFonts w:ascii="Calibri" w:eastAsia="Calibri" w:hAnsi="Calibri" w:cs="Calibri"/>
          <w:sz w:val="24"/>
          <w:szCs w:val="24"/>
        </w:rPr>
        <w:t xml:space="preserve">and CRISPR </w:t>
      </w:r>
      <w:r w:rsidR="004339C5" w:rsidRPr="00B96CC3">
        <w:rPr>
          <w:rFonts w:ascii="Calibri" w:eastAsia="Calibri" w:hAnsi="Calibri" w:cs="Calibri"/>
          <w:sz w:val="24"/>
          <w:szCs w:val="24"/>
        </w:rPr>
        <w:t>while updating existing ones such as qPCR. Learning large scale data set production and analysis will be vital for this project</w:t>
      </w:r>
      <w:del w:id="33" w:author="Edward Wallace" w:date="2019-04-29T23:13:00Z">
        <w:r w:rsidR="004339C5" w:rsidRPr="00B96CC3" w:rsidDel="0081667A">
          <w:rPr>
            <w:rFonts w:ascii="Calibri" w:eastAsia="Calibri" w:hAnsi="Calibri" w:cs="Calibri"/>
            <w:sz w:val="24"/>
            <w:szCs w:val="24"/>
          </w:rPr>
          <w:delText xml:space="preserve"> due to the large volume of data that will be produced</w:delText>
        </w:r>
      </w:del>
      <w:r w:rsidR="004339C5" w:rsidRPr="00B96CC3">
        <w:rPr>
          <w:rFonts w:ascii="Calibri" w:eastAsia="Calibri" w:hAnsi="Calibri" w:cs="Calibri"/>
          <w:sz w:val="24"/>
          <w:szCs w:val="24"/>
        </w:rPr>
        <w:t>. The ability to handle and analyze large data sets is becoming an imperat</w:t>
      </w:r>
      <w:r w:rsidR="00C0568C">
        <w:rPr>
          <w:rFonts w:ascii="Calibri" w:eastAsia="Calibri" w:hAnsi="Calibri" w:cs="Calibri"/>
          <w:sz w:val="24"/>
          <w:szCs w:val="24"/>
        </w:rPr>
        <w:t>ive skill in modern biomedical science</w:t>
      </w:r>
      <w:r w:rsidR="004339C5" w:rsidRPr="00B96CC3">
        <w:rPr>
          <w:rFonts w:ascii="Calibri" w:eastAsia="Calibri" w:hAnsi="Calibri" w:cs="Calibri"/>
          <w:sz w:val="24"/>
          <w:szCs w:val="24"/>
        </w:rPr>
        <w:t>.</w:t>
      </w:r>
    </w:p>
    <w:p w14:paraId="1CDFD107" w14:textId="74D659A0" w:rsidR="00C069D1" w:rsidRPr="00EF315F" w:rsidRDefault="00EF315F" w:rsidP="004339C5">
      <w:pPr>
        <w:pStyle w:val="BodyA"/>
        <w:rPr>
          <w:rFonts w:ascii="Calibri" w:eastAsia="Calibri" w:hAnsi="Calibri" w:cs="Calibri"/>
          <w:sz w:val="24"/>
          <w:szCs w:val="24"/>
          <w:u w:val="single"/>
        </w:rPr>
      </w:pPr>
      <w:r w:rsidRPr="006B78A5">
        <w:rPr>
          <w:rFonts w:ascii="Calibri" w:eastAsia="Calibri" w:hAnsi="Calibri" w:cs="Calibri"/>
          <w:sz w:val="24"/>
          <w:szCs w:val="24"/>
        </w:rPr>
        <w:t>Table 2</w:t>
      </w:r>
      <w:r w:rsidR="002D57AD">
        <w:rPr>
          <w:rFonts w:ascii="Calibri" w:eastAsia="Calibri" w:hAnsi="Calibri" w:cs="Calibri"/>
          <w:sz w:val="24"/>
          <w:szCs w:val="24"/>
        </w:rPr>
        <w:t>a</w:t>
      </w:r>
      <w:r w:rsidR="005204E7" w:rsidRPr="006B78A5">
        <w:rPr>
          <w:rFonts w:ascii="Calibri" w:eastAsia="Calibri" w:hAnsi="Calibri" w:cs="Calibri"/>
          <w:sz w:val="24"/>
          <w:szCs w:val="24"/>
        </w:rPr>
        <w:t xml:space="preserve">: </w:t>
      </w:r>
      <w:r w:rsidRPr="006B78A5">
        <w:rPr>
          <w:rFonts w:ascii="Calibri" w:eastAsia="Calibri" w:hAnsi="Calibri" w:cs="Calibri"/>
          <w:sz w:val="24"/>
          <w:szCs w:val="24"/>
        </w:rPr>
        <w:t>New and Refreshe</w:t>
      </w:r>
      <w:r w:rsidR="00C069D1" w:rsidRPr="006B78A5">
        <w:rPr>
          <w:rFonts w:ascii="Calibri" w:eastAsia="Calibri" w:hAnsi="Calibri" w:cs="Calibri"/>
          <w:sz w:val="24"/>
          <w:szCs w:val="24"/>
        </w:rPr>
        <w:t>d Technical</w:t>
      </w:r>
      <w:r w:rsidRPr="006B78A5">
        <w:rPr>
          <w:rFonts w:ascii="Calibri" w:eastAsia="Calibri" w:hAnsi="Calibri" w:cs="Calibri"/>
          <w:sz w:val="24"/>
          <w:szCs w:val="24"/>
        </w:rPr>
        <w:t xml:space="preserve"> Skills</w:t>
      </w:r>
    </w:p>
    <w:tbl>
      <w:tblPr>
        <w:tblStyle w:val="TableGrid"/>
        <w:tblW w:w="0" w:type="auto"/>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3000"/>
        <w:gridCol w:w="2996"/>
        <w:gridCol w:w="3000"/>
      </w:tblGrid>
      <w:tr w:rsidR="00383F33" w14:paraId="72C4ABF0" w14:textId="77777777" w:rsidTr="007B5ABD">
        <w:tc>
          <w:tcPr>
            <w:tcW w:w="3000" w:type="dxa"/>
            <w:tcBorders>
              <w:bottom w:val="double" w:sz="4" w:space="0" w:color="auto"/>
              <w:right w:val="double" w:sz="4" w:space="0" w:color="auto"/>
            </w:tcBorders>
            <w:shd w:val="clear" w:color="auto" w:fill="D9D9D9" w:themeFill="background1" w:themeFillShade="D9"/>
          </w:tcPr>
          <w:p w14:paraId="30F16F16" w14:textId="58945A22" w:rsidR="00383F33" w:rsidRDefault="00383F33" w:rsidP="00383F33">
            <w:pPr>
              <w:spacing w:line="276" w:lineRule="auto"/>
              <w:ind w:left="720" w:hanging="720"/>
              <w:rPr>
                <w:rFonts w:ascii="Calibri" w:eastAsia="Calibri" w:hAnsi="Calibri" w:cs="Calibri"/>
                <w:color w:val="000000"/>
                <w:sz w:val="24"/>
                <w:szCs w:val="24"/>
                <w:u w:color="000000"/>
                <w:bdr w:val="nil"/>
                <w:lang w:val="en-US" w:eastAsia="en-GB"/>
              </w:rPr>
            </w:pPr>
            <w:r>
              <w:rPr>
                <w:rFonts w:ascii="Calibri" w:eastAsia="Calibri" w:hAnsi="Calibri" w:cs="Calibri"/>
                <w:color w:val="000000"/>
                <w:sz w:val="24"/>
                <w:szCs w:val="24"/>
                <w:u w:color="000000"/>
                <w:bdr w:val="nil"/>
                <w:lang w:val="en-US" w:eastAsia="en-GB"/>
              </w:rPr>
              <w:t>Training</w:t>
            </w:r>
          </w:p>
        </w:tc>
        <w:tc>
          <w:tcPr>
            <w:tcW w:w="2996" w:type="dxa"/>
            <w:tcBorders>
              <w:left w:val="double" w:sz="4" w:space="0" w:color="auto"/>
              <w:bottom w:val="double" w:sz="4" w:space="0" w:color="auto"/>
              <w:right w:val="double" w:sz="4" w:space="0" w:color="auto"/>
            </w:tcBorders>
            <w:shd w:val="clear" w:color="auto" w:fill="D9D9D9" w:themeFill="background1" w:themeFillShade="D9"/>
          </w:tcPr>
          <w:p w14:paraId="393F7B01" w14:textId="77777777" w:rsidR="00383F33" w:rsidRDefault="00383F33" w:rsidP="0079335A">
            <w:pPr>
              <w:spacing w:line="276" w:lineRule="auto"/>
              <w:rPr>
                <w:rFonts w:ascii="Calibri" w:eastAsia="Calibri" w:hAnsi="Calibri" w:cs="Calibri"/>
                <w:color w:val="000000"/>
                <w:sz w:val="24"/>
                <w:szCs w:val="24"/>
                <w:u w:color="000000"/>
                <w:bdr w:val="nil"/>
                <w:lang w:val="en-US" w:eastAsia="en-GB"/>
              </w:rPr>
            </w:pPr>
          </w:p>
        </w:tc>
        <w:tc>
          <w:tcPr>
            <w:tcW w:w="3000" w:type="dxa"/>
            <w:tcBorders>
              <w:left w:val="double" w:sz="4" w:space="0" w:color="auto"/>
              <w:bottom w:val="double" w:sz="4" w:space="0" w:color="auto"/>
            </w:tcBorders>
            <w:shd w:val="clear" w:color="auto" w:fill="D9D9D9" w:themeFill="background1" w:themeFillShade="D9"/>
          </w:tcPr>
          <w:p w14:paraId="535EB14D" w14:textId="77777777" w:rsidR="00383F33" w:rsidRDefault="00383F33" w:rsidP="0079335A">
            <w:pPr>
              <w:spacing w:line="276" w:lineRule="auto"/>
              <w:rPr>
                <w:rFonts w:ascii="Calibri" w:eastAsia="Calibri" w:hAnsi="Calibri" w:cs="Calibri"/>
                <w:color w:val="000000"/>
                <w:sz w:val="24"/>
                <w:szCs w:val="24"/>
                <w:u w:color="000000"/>
                <w:bdr w:val="nil"/>
                <w:lang w:val="en-US" w:eastAsia="en-GB"/>
              </w:rPr>
            </w:pPr>
          </w:p>
        </w:tc>
      </w:tr>
      <w:tr w:rsidR="00383F33" w14:paraId="377EF34A" w14:textId="77777777" w:rsidTr="007B5ABD">
        <w:tc>
          <w:tcPr>
            <w:tcW w:w="3000" w:type="dxa"/>
            <w:tcBorders>
              <w:top w:val="double" w:sz="4" w:space="0" w:color="auto"/>
              <w:bottom w:val="double" w:sz="4" w:space="0" w:color="auto"/>
              <w:right w:val="double" w:sz="4" w:space="0" w:color="auto"/>
            </w:tcBorders>
            <w:shd w:val="clear" w:color="auto" w:fill="D9D9D9" w:themeFill="background1" w:themeFillShade="D9"/>
          </w:tcPr>
          <w:p w14:paraId="7E0515A3" w14:textId="4E52BF2A" w:rsidR="00383F33" w:rsidRDefault="00383F33" w:rsidP="0079335A">
            <w:pPr>
              <w:spacing w:line="276" w:lineRule="auto"/>
              <w:rPr>
                <w:rFonts w:ascii="Calibri" w:eastAsia="Calibri" w:hAnsi="Calibri" w:cs="Calibri"/>
                <w:color w:val="000000"/>
                <w:sz w:val="24"/>
                <w:szCs w:val="24"/>
                <w:u w:color="000000"/>
                <w:bdr w:val="nil"/>
                <w:lang w:val="en-US" w:eastAsia="en-GB"/>
              </w:rPr>
            </w:pPr>
            <w:r>
              <w:rPr>
                <w:rFonts w:ascii="Calibri" w:eastAsia="Calibri" w:hAnsi="Calibri" w:cs="Calibri"/>
                <w:color w:val="000000"/>
                <w:sz w:val="24"/>
                <w:szCs w:val="24"/>
                <w:u w:color="000000"/>
                <w:bdr w:val="nil"/>
                <w:lang w:val="en-US" w:eastAsia="en-GB"/>
              </w:rPr>
              <w:t>New Skills</w:t>
            </w:r>
          </w:p>
        </w:tc>
        <w:tc>
          <w:tcPr>
            <w:tcW w:w="2996" w:type="dxa"/>
            <w:tcBorders>
              <w:top w:val="double" w:sz="4" w:space="0" w:color="auto"/>
              <w:left w:val="double" w:sz="4" w:space="0" w:color="auto"/>
              <w:bottom w:val="double" w:sz="4" w:space="0" w:color="auto"/>
              <w:right w:val="double" w:sz="4" w:space="0" w:color="auto"/>
            </w:tcBorders>
            <w:shd w:val="clear" w:color="auto" w:fill="D9D9D9" w:themeFill="background1" w:themeFillShade="D9"/>
          </w:tcPr>
          <w:p w14:paraId="241C0D5F" w14:textId="577C8EEA" w:rsidR="00383F33" w:rsidRDefault="00383F33" w:rsidP="0079335A">
            <w:pPr>
              <w:spacing w:line="276" w:lineRule="auto"/>
              <w:rPr>
                <w:rFonts w:ascii="Calibri" w:eastAsia="Calibri" w:hAnsi="Calibri" w:cs="Calibri"/>
                <w:color w:val="000000"/>
                <w:sz w:val="24"/>
                <w:szCs w:val="24"/>
                <w:u w:color="000000"/>
                <w:bdr w:val="nil"/>
                <w:lang w:val="en-US" w:eastAsia="en-GB"/>
              </w:rPr>
            </w:pPr>
            <w:r>
              <w:rPr>
                <w:rFonts w:ascii="Calibri" w:eastAsia="Calibri" w:hAnsi="Calibri" w:cs="Calibri"/>
                <w:color w:val="000000"/>
                <w:sz w:val="24"/>
                <w:szCs w:val="24"/>
                <w:u w:color="000000"/>
                <w:bdr w:val="nil"/>
                <w:lang w:val="en-US" w:eastAsia="en-GB"/>
              </w:rPr>
              <w:t>Method</w:t>
            </w:r>
          </w:p>
        </w:tc>
        <w:tc>
          <w:tcPr>
            <w:tcW w:w="3000" w:type="dxa"/>
            <w:tcBorders>
              <w:top w:val="double" w:sz="4" w:space="0" w:color="auto"/>
              <w:left w:val="double" w:sz="4" w:space="0" w:color="auto"/>
              <w:bottom w:val="double" w:sz="4" w:space="0" w:color="auto"/>
            </w:tcBorders>
            <w:shd w:val="clear" w:color="auto" w:fill="D9D9D9" w:themeFill="background1" w:themeFillShade="D9"/>
          </w:tcPr>
          <w:p w14:paraId="6339B26D" w14:textId="60838CFC" w:rsidR="00383F33" w:rsidRDefault="00383F33" w:rsidP="0079335A">
            <w:pPr>
              <w:spacing w:line="276" w:lineRule="auto"/>
              <w:rPr>
                <w:rFonts w:ascii="Calibri" w:eastAsia="Calibri" w:hAnsi="Calibri" w:cs="Calibri"/>
                <w:color w:val="000000"/>
                <w:sz w:val="24"/>
                <w:szCs w:val="24"/>
                <w:u w:color="000000"/>
                <w:bdr w:val="nil"/>
                <w:lang w:val="en-US" w:eastAsia="en-GB"/>
              </w:rPr>
            </w:pPr>
            <w:r>
              <w:rPr>
                <w:rFonts w:ascii="Calibri" w:eastAsia="Calibri" w:hAnsi="Calibri" w:cs="Calibri"/>
                <w:color w:val="000000"/>
                <w:sz w:val="24"/>
                <w:szCs w:val="24"/>
                <w:u w:color="000000"/>
                <w:bdr w:val="nil"/>
                <w:lang w:val="en-US" w:eastAsia="en-GB"/>
              </w:rPr>
              <w:t>Trainor/Course</w:t>
            </w:r>
          </w:p>
        </w:tc>
      </w:tr>
      <w:tr w:rsidR="00383F33" w14:paraId="5B2FEC98" w14:textId="77777777" w:rsidTr="007B5ABD">
        <w:tc>
          <w:tcPr>
            <w:tcW w:w="3000" w:type="dxa"/>
            <w:tcBorders>
              <w:top w:val="double" w:sz="4" w:space="0" w:color="auto"/>
              <w:right w:val="double" w:sz="4" w:space="0" w:color="auto"/>
            </w:tcBorders>
          </w:tcPr>
          <w:p w14:paraId="16C1572C" w14:textId="5AAAEE8A" w:rsidR="00383F33" w:rsidRDefault="00383F33" w:rsidP="0079335A">
            <w:pPr>
              <w:spacing w:line="276" w:lineRule="auto"/>
              <w:rPr>
                <w:rFonts w:ascii="Calibri" w:eastAsia="Calibri" w:hAnsi="Calibri" w:cs="Calibri"/>
                <w:color w:val="000000"/>
                <w:sz w:val="24"/>
                <w:szCs w:val="24"/>
                <w:u w:color="000000"/>
                <w:bdr w:val="nil"/>
                <w:lang w:val="en-US" w:eastAsia="en-GB"/>
              </w:rPr>
            </w:pPr>
            <w:r w:rsidRPr="0079335A">
              <w:rPr>
                <w:rFonts w:ascii="Calibri" w:eastAsia="Calibri" w:hAnsi="Calibri" w:cs="Calibri"/>
                <w:color w:val="000000"/>
                <w:sz w:val="24"/>
                <w:szCs w:val="24"/>
                <w:u w:color="000000"/>
                <w:bdr w:val="nil"/>
                <w:lang w:val="en-US" w:eastAsia="en-GB"/>
              </w:rPr>
              <w:t>How to culture and extract RNA from Cryptococcus</w:t>
            </w:r>
          </w:p>
        </w:tc>
        <w:tc>
          <w:tcPr>
            <w:tcW w:w="2996" w:type="dxa"/>
            <w:tcBorders>
              <w:top w:val="double" w:sz="4" w:space="0" w:color="auto"/>
              <w:left w:val="double" w:sz="4" w:space="0" w:color="auto"/>
              <w:right w:val="double" w:sz="4" w:space="0" w:color="auto"/>
            </w:tcBorders>
          </w:tcPr>
          <w:p w14:paraId="1239F78C" w14:textId="45C9D849" w:rsidR="00383F33" w:rsidRDefault="00383F33" w:rsidP="0079335A">
            <w:pPr>
              <w:spacing w:line="276" w:lineRule="auto"/>
              <w:rPr>
                <w:rFonts w:ascii="Calibri" w:eastAsia="Calibri" w:hAnsi="Calibri" w:cs="Calibri"/>
                <w:color w:val="000000"/>
                <w:sz w:val="24"/>
                <w:szCs w:val="24"/>
                <w:u w:color="000000"/>
                <w:bdr w:val="nil"/>
                <w:lang w:val="en-US" w:eastAsia="en-GB"/>
              </w:rPr>
            </w:pPr>
            <w:r>
              <w:rPr>
                <w:rFonts w:ascii="Calibri" w:eastAsia="Calibri" w:hAnsi="Calibri" w:cs="Calibri"/>
                <w:color w:val="000000"/>
                <w:sz w:val="24"/>
                <w:szCs w:val="24"/>
                <w:u w:color="000000"/>
                <w:bdr w:val="nil"/>
                <w:lang w:val="en-US" w:eastAsia="en-GB"/>
              </w:rPr>
              <w:t>1-1</w:t>
            </w:r>
          </w:p>
        </w:tc>
        <w:tc>
          <w:tcPr>
            <w:tcW w:w="3000" w:type="dxa"/>
            <w:tcBorders>
              <w:top w:val="double" w:sz="4" w:space="0" w:color="auto"/>
              <w:left w:val="double" w:sz="4" w:space="0" w:color="auto"/>
            </w:tcBorders>
          </w:tcPr>
          <w:p w14:paraId="54DA710D" w14:textId="7F8E0D9C" w:rsidR="00383F33" w:rsidRDefault="00383F33" w:rsidP="0079335A">
            <w:pPr>
              <w:spacing w:line="276" w:lineRule="auto"/>
              <w:rPr>
                <w:rFonts w:ascii="Calibri" w:eastAsia="Calibri" w:hAnsi="Calibri" w:cs="Calibri"/>
                <w:color w:val="000000"/>
                <w:sz w:val="24"/>
                <w:szCs w:val="24"/>
                <w:u w:color="000000"/>
                <w:bdr w:val="nil"/>
                <w:lang w:val="en-US" w:eastAsia="en-GB"/>
              </w:rPr>
            </w:pPr>
            <w:r>
              <w:rPr>
                <w:rFonts w:ascii="Calibri" w:eastAsia="Calibri" w:hAnsi="Calibri" w:cs="Calibri"/>
                <w:color w:val="000000"/>
                <w:sz w:val="24"/>
                <w:szCs w:val="24"/>
                <w:u w:color="000000"/>
                <w:bdr w:val="nil"/>
                <w:lang w:val="en-US" w:eastAsia="en-GB"/>
              </w:rPr>
              <w:t xml:space="preserve">Dr. </w:t>
            </w:r>
            <w:r w:rsidR="00A7263D">
              <w:rPr>
                <w:rFonts w:ascii="Calibri" w:eastAsia="Calibri" w:hAnsi="Calibri" w:cs="Calibri"/>
                <w:color w:val="000000"/>
                <w:sz w:val="24"/>
                <w:szCs w:val="24"/>
                <w:u w:color="000000"/>
                <w:bdr w:val="nil"/>
                <w:lang w:val="en-US" w:eastAsia="en-GB"/>
              </w:rPr>
              <w:t xml:space="preserve">R </w:t>
            </w:r>
            <w:r>
              <w:rPr>
                <w:rFonts w:ascii="Calibri" w:eastAsia="Calibri" w:hAnsi="Calibri" w:cs="Calibri"/>
                <w:color w:val="000000"/>
                <w:sz w:val="24"/>
                <w:szCs w:val="24"/>
                <w:u w:color="000000"/>
                <w:bdr w:val="nil"/>
                <w:lang w:val="en-US" w:eastAsia="en-GB"/>
              </w:rPr>
              <w:t>Bayne/Dr. Ballou</w:t>
            </w:r>
          </w:p>
        </w:tc>
      </w:tr>
      <w:tr w:rsidR="00383F33" w14:paraId="4D222170" w14:textId="77777777" w:rsidTr="007B5ABD">
        <w:tc>
          <w:tcPr>
            <w:tcW w:w="3000" w:type="dxa"/>
            <w:tcBorders>
              <w:right w:val="double" w:sz="4" w:space="0" w:color="auto"/>
            </w:tcBorders>
          </w:tcPr>
          <w:p w14:paraId="1C4822BF" w14:textId="46EDF0BE" w:rsidR="00383F33" w:rsidRDefault="00383F33" w:rsidP="0079335A">
            <w:pPr>
              <w:spacing w:line="276" w:lineRule="auto"/>
              <w:rPr>
                <w:rFonts w:ascii="Calibri" w:eastAsia="Calibri" w:hAnsi="Calibri" w:cs="Calibri"/>
                <w:color w:val="000000"/>
                <w:sz w:val="24"/>
                <w:szCs w:val="24"/>
                <w:u w:color="000000"/>
                <w:bdr w:val="nil"/>
                <w:lang w:val="en-US" w:eastAsia="en-GB"/>
              </w:rPr>
            </w:pPr>
            <w:r w:rsidRPr="0079335A">
              <w:rPr>
                <w:rFonts w:ascii="Calibri" w:eastAsia="Calibri" w:hAnsi="Calibri" w:cs="Calibri"/>
                <w:color w:val="000000"/>
                <w:sz w:val="24"/>
                <w:szCs w:val="24"/>
                <w:u w:color="000000"/>
                <w:bdr w:val="nil"/>
                <w:lang w:val="en-US" w:eastAsia="en-GB"/>
              </w:rPr>
              <w:t>How to identify and phenotype Cryptococcus using various microscopic techniques and stains</w:t>
            </w:r>
          </w:p>
        </w:tc>
        <w:tc>
          <w:tcPr>
            <w:tcW w:w="2996" w:type="dxa"/>
            <w:tcBorders>
              <w:left w:val="double" w:sz="4" w:space="0" w:color="auto"/>
              <w:right w:val="double" w:sz="4" w:space="0" w:color="auto"/>
            </w:tcBorders>
          </w:tcPr>
          <w:p w14:paraId="1669AA18" w14:textId="63E4AE29" w:rsidR="00383F33" w:rsidRDefault="004339C5" w:rsidP="0079335A">
            <w:pPr>
              <w:spacing w:line="276" w:lineRule="auto"/>
              <w:rPr>
                <w:rFonts w:ascii="Calibri" w:eastAsia="Calibri" w:hAnsi="Calibri" w:cs="Calibri"/>
                <w:color w:val="000000"/>
                <w:sz w:val="24"/>
                <w:szCs w:val="24"/>
                <w:u w:color="000000"/>
                <w:bdr w:val="nil"/>
                <w:lang w:val="en-US" w:eastAsia="en-GB"/>
              </w:rPr>
            </w:pPr>
            <w:r>
              <w:rPr>
                <w:rFonts w:ascii="Calibri" w:eastAsia="Calibri" w:hAnsi="Calibri" w:cs="Calibri"/>
                <w:color w:val="000000"/>
                <w:sz w:val="24"/>
                <w:szCs w:val="24"/>
                <w:u w:color="000000"/>
                <w:bdr w:val="nil"/>
                <w:lang w:val="en-US" w:eastAsia="en-GB"/>
              </w:rPr>
              <w:t>Course/1-1</w:t>
            </w:r>
          </w:p>
        </w:tc>
        <w:tc>
          <w:tcPr>
            <w:tcW w:w="3000" w:type="dxa"/>
            <w:tcBorders>
              <w:left w:val="double" w:sz="4" w:space="0" w:color="auto"/>
            </w:tcBorders>
          </w:tcPr>
          <w:p w14:paraId="6EAF10BD" w14:textId="5F4E3D96" w:rsidR="004339C5" w:rsidRDefault="004339C5" w:rsidP="004339C5">
            <w:pPr>
              <w:spacing w:line="276" w:lineRule="auto"/>
              <w:rPr>
                <w:rFonts w:ascii="Calibri" w:eastAsia="Calibri" w:hAnsi="Calibri" w:cs="Calibri"/>
                <w:color w:val="000000"/>
                <w:sz w:val="24"/>
                <w:szCs w:val="24"/>
                <w:u w:color="000000"/>
                <w:bdr w:val="nil"/>
                <w:lang w:val="en-US" w:eastAsia="en-GB"/>
              </w:rPr>
            </w:pPr>
            <w:r w:rsidRPr="0079335A">
              <w:rPr>
                <w:rFonts w:ascii="Calibri" w:eastAsia="Calibri" w:hAnsi="Calibri" w:cs="Calibri"/>
                <w:color w:val="000000"/>
                <w:sz w:val="24"/>
                <w:szCs w:val="24"/>
                <w:u w:color="000000"/>
                <w:bdr w:val="nil"/>
                <w:lang w:val="en-US" w:eastAsia="en-GB"/>
              </w:rPr>
              <w:t>The Wellcome Centre Microscopy Course</w:t>
            </w:r>
            <w:r w:rsidR="005204E7">
              <w:rPr>
                <w:rFonts w:ascii="Calibri" w:eastAsia="Calibri" w:hAnsi="Calibri" w:cs="Calibri"/>
                <w:color w:val="000000"/>
                <w:sz w:val="24"/>
                <w:szCs w:val="24"/>
                <w:u w:color="000000"/>
                <w:bdr w:val="nil"/>
                <w:lang w:val="en-US" w:eastAsia="en-GB"/>
              </w:rPr>
              <w:t xml:space="preserve"> </w:t>
            </w:r>
            <w:r>
              <w:rPr>
                <w:rFonts w:ascii="Calibri" w:eastAsia="Calibri" w:hAnsi="Calibri" w:cs="Calibri"/>
                <w:color w:val="000000"/>
                <w:sz w:val="24"/>
                <w:szCs w:val="24"/>
                <w:u w:color="000000"/>
                <w:bdr w:val="nil"/>
                <w:lang w:val="en-US" w:eastAsia="en-GB"/>
              </w:rPr>
              <w:t>run by Dr. Kelly</w:t>
            </w:r>
            <w:r w:rsidR="005204E7">
              <w:rPr>
                <w:rFonts w:ascii="Calibri" w:eastAsia="Calibri" w:hAnsi="Calibri" w:cs="Calibri"/>
                <w:color w:val="000000"/>
                <w:sz w:val="24"/>
                <w:szCs w:val="24"/>
                <w:u w:color="000000"/>
                <w:bdr w:val="nil"/>
                <w:lang w:val="en-US" w:eastAsia="en-GB"/>
              </w:rPr>
              <w:t xml:space="preserve"> </w:t>
            </w:r>
            <w:r>
              <w:rPr>
                <w:rFonts w:ascii="Calibri" w:eastAsia="Calibri" w:hAnsi="Calibri" w:cs="Calibri"/>
                <w:color w:val="000000"/>
                <w:sz w:val="24"/>
                <w:szCs w:val="24"/>
                <w:u w:color="000000"/>
                <w:bdr w:val="nil"/>
                <w:lang w:val="en-US" w:eastAsia="en-GB"/>
              </w:rPr>
              <w:t>at the University of Edinburgh/Dr. Ballou</w:t>
            </w:r>
          </w:p>
        </w:tc>
      </w:tr>
      <w:tr w:rsidR="00383F33" w14:paraId="5969B41D" w14:textId="77777777" w:rsidTr="007B5ABD">
        <w:tc>
          <w:tcPr>
            <w:tcW w:w="3000" w:type="dxa"/>
            <w:tcBorders>
              <w:right w:val="double" w:sz="4" w:space="0" w:color="auto"/>
            </w:tcBorders>
          </w:tcPr>
          <w:p w14:paraId="097A88D9" w14:textId="4B1EC463" w:rsidR="00383F33" w:rsidRPr="0079335A" w:rsidRDefault="00383F33" w:rsidP="00383F33">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r w:rsidRPr="0079335A">
              <w:rPr>
                <w:rFonts w:ascii="Calibri" w:eastAsia="Calibri" w:hAnsi="Calibri" w:cs="Calibri"/>
                <w:color w:val="000000"/>
                <w:sz w:val="24"/>
                <w:szCs w:val="24"/>
                <w:u w:color="000000"/>
                <w:bdr w:val="nil"/>
                <w:lang w:val="en-US" w:eastAsia="en-GB"/>
              </w:rPr>
              <w:t>Lab automation to enable process</w:t>
            </w:r>
            <w:r w:rsidR="004339C5">
              <w:rPr>
                <w:rFonts w:ascii="Calibri" w:eastAsia="Calibri" w:hAnsi="Calibri" w:cs="Calibri"/>
                <w:color w:val="000000"/>
                <w:sz w:val="24"/>
                <w:szCs w:val="24"/>
                <w:u w:color="000000"/>
                <w:bdr w:val="nil"/>
                <w:lang w:val="en-US" w:eastAsia="en-GB"/>
              </w:rPr>
              <w:t>ing of large numbers of RT-qPCR</w:t>
            </w:r>
          </w:p>
          <w:p w14:paraId="3169AC6A" w14:textId="77777777" w:rsidR="00383F33" w:rsidRDefault="00383F33" w:rsidP="00383F33">
            <w:pPr>
              <w:pBdr>
                <w:top w:val="nil"/>
                <w:left w:val="nil"/>
                <w:bottom w:val="nil"/>
                <w:right w:val="nil"/>
                <w:between w:val="nil"/>
                <w:bar w:val="nil"/>
              </w:pBdr>
              <w:spacing w:line="276" w:lineRule="auto"/>
              <w:ind w:left="714"/>
              <w:rPr>
                <w:rFonts w:ascii="Calibri" w:eastAsia="Calibri" w:hAnsi="Calibri" w:cs="Calibri"/>
                <w:color w:val="000000"/>
                <w:sz w:val="24"/>
                <w:szCs w:val="24"/>
                <w:u w:color="000000"/>
                <w:bdr w:val="nil"/>
                <w:lang w:val="en-US" w:eastAsia="en-GB"/>
              </w:rPr>
            </w:pPr>
          </w:p>
        </w:tc>
        <w:tc>
          <w:tcPr>
            <w:tcW w:w="2996" w:type="dxa"/>
            <w:tcBorders>
              <w:left w:val="double" w:sz="4" w:space="0" w:color="auto"/>
              <w:right w:val="double" w:sz="4" w:space="0" w:color="auto"/>
            </w:tcBorders>
          </w:tcPr>
          <w:p w14:paraId="3E083979" w14:textId="51110BA6" w:rsidR="00383F33" w:rsidRDefault="004339C5" w:rsidP="0079335A">
            <w:pPr>
              <w:spacing w:line="276" w:lineRule="auto"/>
              <w:rPr>
                <w:rFonts w:ascii="Calibri" w:eastAsia="Calibri" w:hAnsi="Calibri" w:cs="Calibri"/>
                <w:color w:val="000000"/>
                <w:sz w:val="24"/>
                <w:szCs w:val="24"/>
                <w:u w:color="000000"/>
                <w:bdr w:val="nil"/>
                <w:lang w:val="en-US" w:eastAsia="en-GB"/>
              </w:rPr>
            </w:pPr>
            <w:r>
              <w:rPr>
                <w:rFonts w:ascii="Calibri" w:eastAsia="Calibri" w:hAnsi="Calibri" w:cs="Calibri"/>
                <w:color w:val="000000"/>
                <w:sz w:val="24"/>
                <w:szCs w:val="24"/>
                <w:u w:color="000000"/>
                <w:bdr w:val="nil"/>
                <w:lang w:val="en-US" w:eastAsia="en-GB"/>
              </w:rPr>
              <w:t>1-1</w:t>
            </w:r>
          </w:p>
        </w:tc>
        <w:tc>
          <w:tcPr>
            <w:tcW w:w="3000" w:type="dxa"/>
            <w:tcBorders>
              <w:left w:val="double" w:sz="4" w:space="0" w:color="auto"/>
            </w:tcBorders>
          </w:tcPr>
          <w:p w14:paraId="5C919E10" w14:textId="32028E8F" w:rsidR="00383F33" w:rsidRDefault="00A40982" w:rsidP="0079335A">
            <w:pPr>
              <w:spacing w:line="276" w:lineRule="auto"/>
              <w:rPr>
                <w:rFonts w:ascii="Calibri" w:eastAsia="Calibri" w:hAnsi="Calibri" w:cs="Calibri"/>
                <w:color w:val="000000"/>
                <w:sz w:val="24"/>
                <w:szCs w:val="24"/>
                <w:u w:color="000000"/>
                <w:bdr w:val="nil"/>
                <w:lang w:val="en-US" w:eastAsia="en-GB"/>
              </w:rPr>
            </w:pPr>
            <w:r>
              <w:rPr>
                <w:rFonts w:ascii="Calibri" w:eastAsia="Calibri" w:hAnsi="Calibri" w:cs="Calibri"/>
                <w:color w:val="000000"/>
                <w:sz w:val="24"/>
                <w:szCs w:val="24"/>
                <w:u w:color="000000"/>
                <w:bdr w:val="nil"/>
                <w:lang w:val="en-US" w:eastAsia="en-GB"/>
              </w:rPr>
              <w:t>1-1 at t</w:t>
            </w:r>
            <w:r w:rsidR="004339C5">
              <w:rPr>
                <w:rFonts w:ascii="Calibri" w:eastAsia="Calibri" w:hAnsi="Calibri" w:cs="Calibri"/>
                <w:color w:val="000000"/>
                <w:sz w:val="24"/>
                <w:szCs w:val="24"/>
                <w:u w:color="000000"/>
                <w:bdr w:val="nil"/>
                <w:lang w:val="en-US" w:eastAsia="en-GB"/>
              </w:rPr>
              <w:t xml:space="preserve">he </w:t>
            </w:r>
            <w:r w:rsidR="004339C5" w:rsidRPr="0079335A">
              <w:rPr>
                <w:rFonts w:ascii="Calibri" w:eastAsia="Calibri" w:hAnsi="Calibri" w:cs="Calibri"/>
                <w:color w:val="000000"/>
                <w:sz w:val="24"/>
                <w:szCs w:val="24"/>
                <w:u w:color="000000"/>
                <w:bdr w:val="nil"/>
                <w:lang w:val="en-US" w:eastAsia="en-GB"/>
              </w:rPr>
              <w:t>Edinburgh Genome Foundry</w:t>
            </w:r>
            <w:r w:rsidR="004339C5">
              <w:rPr>
                <w:rFonts w:ascii="Calibri" w:eastAsia="Calibri" w:hAnsi="Calibri" w:cs="Calibri"/>
                <w:color w:val="000000"/>
                <w:sz w:val="24"/>
                <w:szCs w:val="24"/>
                <w:u w:color="000000"/>
                <w:bdr w:val="nil"/>
                <w:lang w:val="en-US" w:eastAsia="en-GB"/>
              </w:rPr>
              <w:t xml:space="preserve"> in the University of Edinburgh</w:t>
            </w:r>
          </w:p>
        </w:tc>
      </w:tr>
      <w:tr w:rsidR="00ED33D8" w14:paraId="396CB1C5" w14:textId="77777777" w:rsidTr="007B5ABD">
        <w:tc>
          <w:tcPr>
            <w:tcW w:w="3000" w:type="dxa"/>
            <w:tcBorders>
              <w:right w:val="double" w:sz="4" w:space="0" w:color="auto"/>
            </w:tcBorders>
          </w:tcPr>
          <w:p w14:paraId="5388A1A8" w14:textId="19ECA01F" w:rsidR="00ED33D8" w:rsidRPr="0079335A" w:rsidRDefault="00ED33D8" w:rsidP="00383F33">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r>
              <w:rPr>
                <w:rFonts w:ascii="Calibri" w:eastAsia="Calibri" w:hAnsi="Calibri" w:cs="Calibri"/>
                <w:color w:val="000000"/>
                <w:sz w:val="24"/>
                <w:szCs w:val="24"/>
                <w:u w:color="000000"/>
                <w:bdr w:val="nil"/>
                <w:lang w:val="en-US" w:eastAsia="en-GB"/>
              </w:rPr>
              <w:t>RNA-Seq</w:t>
            </w:r>
          </w:p>
        </w:tc>
        <w:tc>
          <w:tcPr>
            <w:tcW w:w="2996" w:type="dxa"/>
            <w:tcBorders>
              <w:left w:val="double" w:sz="4" w:space="0" w:color="auto"/>
              <w:right w:val="double" w:sz="4" w:space="0" w:color="auto"/>
            </w:tcBorders>
          </w:tcPr>
          <w:p w14:paraId="3BAE9315" w14:textId="25C778AA" w:rsidR="00ED33D8" w:rsidRDefault="00ED33D8" w:rsidP="0079335A">
            <w:pPr>
              <w:spacing w:line="276" w:lineRule="auto"/>
              <w:rPr>
                <w:rFonts w:ascii="Calibri" w:eastAsia="Calibri" w:hAnsi="Calibri" w:cs="Calibri"/>
                <w:color w:val="000000"/>
                <w:sz w:val="24"/>
                <w:szCs w:val="24"/>
                <w:u w:color="000000"/>
                <w:bdr w:val="nil"/>
                <w:lang w:val="en-US" w:eastAsia="en-GB"/>
              </w:rPr>
            </w:pPr>
            <w:r>
              <w:rPr>
                <w:rFonts w:ascii="Calibri" w:eastAsia="Calibri" w:hAnsi="Calibri" w:cs="Calibri"/>
                <w:color w:val="000000"/>
                <w:sz w:val="24"/>
                <w:szCs w:val="24"/>
                <w:u w:color="000000"/>
                <w:bdr w:val="nil"/>
                <w:lang w:val="en-US" w:eastAsia="en-GB"/>
              </w:rPr>
              <w:t>1-1</w:t>
            </w:r>
          </w:p>
        </w:tc>
        <w:tc>
          <w:tcPr>
            <w:tcW w:w="3000" w:type="dxa"/>
            <w:tcBorders>
              <w:left w:val="double" w:sz="4" w:space="0" w:color="auto"/>
            </w:tcBorders>
          </w:tcPr>
          <w:p w14:paraId="334D596E" w14:textId="3F37B47C" w:rsidR="00ED33D8" w:rsidRDefault="00ED33D8" w:rsidP="0079335A">
            <w:pPr>
              <w:spacing w:line="276" w:lineRule="auto"/>
              <w:rPr>
                <w:rFonts w:ascii="Calibri" w:eastAsia="Calibri" w:hAnsi="Calibri" w:cs="Calibri"/>
                <w:color w:val="000000"/>
                <w:sz w:val="24"/>
                <w:szCs w:val="24"/>
                <w:u w:color="000000"/>
                <w:bdr w:val="nil"/>
                <w:lang w:val="en-US" w:eastAsia="en-GB"/>
              </w:rPr>
            </w:pPr>
            <w:r w:rsidRPr="00ED33D8">
              <w:rPr>
                <w:rFonts w:ascii="Calibri" w:eastAsia="Calibri" w:hAnsi="Calibri" w:cs="Calibri"/>
                <w:color w:val="000000"/>
                <w:sz w:val="24"/>
                <w:szCs w:val="24"/>
                <w:u w:color="000000"/>
                <w:bdr w:val="nil"/>
                <w:lang w:val="en-US" w:eastAsia="en-GB"/>
              </w:rPr>
              <w:t>Dr. R Bayne and Dr. Wallace</w:t>
            </w:r>
          </w:p>
        </w:tc>
      </w:tr>
      <w:tr w:rsidR="00383F33" w14:paraId="50DD1B41" w14:textId="77777777" w:rsidTr="007B5ABD">
        <w:tc>
          <w:tcPr>
            <w:tcW w:w="3000" w:type="dxa"/>
            <w:tcBorders>
              <w:bottom w:val="double" w:sz="4" w:space="0" w:color="auto"/>
              <w:right w:val="double" w:sz="4" w:space="0" w:color="auto"/>
            </w:tcBorders>
          </w:tcPr>
          <w:p w14:paraId="472F9061" w14:textId="47E00920" w:rsidR="00383F33" w:rsidRDefault="00383F33" w:rsidP="004339C5">
            <w:pPr>
              <w:spacing w:line="276" w:lineRule="auto"/>
              <w:rPr>
                <w:rFonts w:ascii="Calibri" w:eastAsia="Calibri" w:hAnsi="Calibri" w:cs="Calibri"/>
                <w:color w:val="000000"/>
                <w:sz w:val="24"/>
                <w:szCs w:val="24"/>
                <w:u w:color="000000"/>
                <w:bdr w:val="nil"/>
                <w:lang w:val="en-US" w:eastAsia="en-GB"/>
              </w:rPr>
            </w:pPr>
            <w:r w:rsidRPr="001C0005">
              <w:rPr>
                <w:rFonts w:ascii="Calibri" w:eastAsia="Calibri" w:hAnsi="Calibri" w:cs="Calibri"/>
                <w:color w:val="000000"/>
                <w:sz w:val="24"/>
                <w:szCs w:val="24"/>
                <w:u w:color="000000"/>
                <w:bdr w:val="nil"/>
                <w:lang w:val="en-US" w:eastAsia="en-GB"/>
              </w:rPr>
              <w:t>Bio</w:t>
            </w:r>
            <w:ins w:id="34" w:author="Edward Wallace" w:date="2019-04-29T23:16:00Z">
              <w:r w:rsidR="0081667A">
                <w:rPr>
                  <w:rFonts w:ascii="Calibri" w:eastAsia="Calibri" w:hAnsi="Calibri" w:cs="Calibri"/>
                  <w:color w:val="000000"/>
                  <w:sz w:val="24"/>
                  <w:szCs w:val="24"/>
                  <w:u w:color="000000"/>
                  <w:bdr w:val="nil"/>
                  <w:lang w:val="en-US" w:eastAsia="en-GB"/>
                </w:rPr>
                <w:t>i</w:t>
              </w:r>
            </w:ins>
            <w:del w:id="35" w:author="Edward Wallace" w:date="2019-04-29T23:16:00Z">
              <w:r w:rsidRPr="001C0005" w:rsidDel="0081667A">
                <w:rPr>
                  <w:rFonts w:ascii="Calibri" w:eastAsia="Calibri" w:hAnsi="Calibri" w:cs="Calibri"/>
                  <w:color w:val="000000"/>
                  <w:sz w:val="24"/>
                  <w:szCs w:val="24"/>
                  <w:u w:color="000000"/>
                  <w:bdr w:val="nil"/>
                  <w:lang w:val="en-US" w:eastAsia="en-GB"/>
                </w:rPr>
                <w:delText>-I</w:delText>
              </w:r>
            </w:del>
            <w:r w:rsidRPr="001C0005">
              <w:rPr>
                <w:rFonts w:ascii="Calibri" w:eastAsia="Calibri" w:hAnsi="Calibri" w:cs="Calibri"/>
                <w:color w:val="000000"/>
                <w:sz w:val="24"/>
                <w:szCs w:val="24"/>
                <w:u w:color="000000"/>
                <w:bdr w:val="nil"/>
                <w:lang w:val="en-US" w:eastAsia="en-GB"/>
              </w:rPr>
              <w:t>nformatics to analy</w:t>
            </w:r>
            <w:r w:rsidR="004339C5">
              <w:rPr>
                <w:rFonts w:ascii="Calibri" w:eastAsia="Calibri" w:hAnsi="Calibri" w:cs="Calibri"/>
                <w:color w:val="000000"/>
                <w:sz w:val="24"/>
                <w:szCs w:val="24"/>
                <w:u w:color="000000"/>
                <w:bdr w:val="nil"/>
                <w:lang w:val="en-US" w:eastAsia="en-GB"/>
              </w:rPr>
              <w:t xml:space="preserve">ze the large data sets </w:t>
            </w:r>
            <w:r w:rsidRPr="001C0005">
              <w:rPr>
                <w:rFonts w:ascii="Calibri" w:eastAsia="Calibri" w:hAnsi="Calibri" w:cs="Calibri"/>
                <w:color w:val="000000"/>
                <w:sz w:val="24"/>
                <w:szCs w:val="24"/>
                <w:u w:color="000000"/>
                <w:bdr w:val="nil"/>
                <w:lang w:val="en-US" w:eastAsia="en-GB"/>
              </w:rPr>
              <w:t>produced</w:t>
            </w:r>
          </w:p>
        </w:tc>
        <w:tc>
          <w:tcPr>
            <w:tcW w:w="2996" w:type="dxa"/>
            <w:tcBorders>
              <w:left w:val="double" w:sz="4" w:space="0" w:color="auto"/>
              <w:bottom w:val="double" w:sz="4" w:space="0" w:color="auto"/>
              <w:right w:val="double" w:sz="4" w:space="0" w:color="auto"/>
            </w:tcBorders>
          </w:tcPr>
          <w:p w14:paraId="06C2BCE6" w14:textId="190A6929" w:rsidR="00383F33" w:rsidRDefault="004339C5" w:rsidP="0079335A">
            <w:pPr>
              <w:spacing w:line="276" w:lineRule="auto"/>
              <w:rPr>
                <w:rFonts w:ascii="Calibri" w:eastAsia="Calibri" w:hAnsi="Calibri" w:cs="Calibri"/>
                <w:color w:val="000000"/>
                <w:sz w:val="24"/>
                <w:szCs w:val="24"/>
                <w:u w:color="000000"/>
                <w:bdr w:val="nil"/>
                <w:lang w:val="en-US" w:eastAsia="en-GB"/>
              </w:rPr>
            </w:pPr>
            <w:r>
              <w:rPr>
                <w:rFonts w:ascii="Calibri" w:eastAsia="Calibri" w:hAnsi="Calibri" w:cs="Calibri"/>
                <w:color w:val="000000"/>
                <w:sz w:val="24"/>
                <w:szCs w:val="24"/>
                <w:u w:color="000000"/>
                <w:bdr w:val="nil"/>
                <w:lang w:val="en-US" w:eastAsia="en-GB"/>
              </w:rPr>
              <w:t>Course/1-1</w:t>
            </w:r>
          </w:p>
        </w:tc>
        <w:tc>
          <w:tcPr>
            <w:tcW w:w="3000" w:type="dxa"/>
            <w:tcBorders>
              <w:left w:val="double" w:sz="4" w:space="0" w:color="auto"/>
              <w:bottom w:val="double" w:sz="4" w:space="0" w:color="auto"/>
            </w:tcBorders>
          </w:tcPr>
          <w:p w14:paraId="77D566FE" w14:textId="579D7DDB" w:rsidR="00383F33" w:rsidRDefault="004339C5" w:rsidP="004339C5">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r w:rsidRPr="0079335A">
              <w:rPr>
                <w:rFonts w:ascii="Calibri" w:eastAsia="Calibri" w:hAnsi="Calibri" w:cs="Calibri"/>
                <w:color w:val="000000"/>
                <w:sz w:val="24"/>
                <w:szCs w:val="24"/>
                <w:u w:color="000000"/>
                <w:bdr w:val="nil"/>
                <w:lang w:val="en-US" w:eastAsia="en-GB"/>
              </w:rPr>
              <w:t>Bioinformatics for Genomics, a 5 day workshop run at the E</w:t>
            </w:r>
            <w:r>
              <w:rPr>
                <w:rFonts w:ascii="Calibri" w:eastAsia="Calibri" w:hAnsi="Calibri" w:cs="Calibri"/>
                <w:color w:val="000000"/>
                <w:sz w:val="24"/>
                <w:szCs w:val="24"/>
                <w:u w:color="000000"/>
                <w:bdr w:val="nil"/>
                <w:lang w:val="en-US" w:eastAsia="en-GB"/>
              </w:rPr>
              <w:t>dinburgh Genomics Centre</w:t>
            </w:r>
            <w:r w:rsidR="005204E7">
              <w:rPr>
                <w:rFonts w:ascii="Calibri" w:eastAsia="Calibri" w:hAnsi="Calibri" w:cs="Calibri"/>
                <w:color w:val="000000"/>
                <w:sz w:val="24"/>
                <w:szCs w:val="24"/>
                <w:u w:color="000000"/>
                <w:bdr w:val="nil"/>
                <w:lang w:val="en-US" w:eastAsia="en-GB"/>
              </w:rPr>
              <w:t xml:space="preserve"> </w:t>
            </w:r>
            <w:r>
              <w:rPr>
                <w:rFonts w:ascii="Calibri" w:eastAsia="Calibri" w:hAnsi="Calibri" w:cs="Calibri"/>
                <w:color w:val="000000"/>
                <w:sz w:val="24"/>
                <w:szCs w:val="24"/>
                <w:u w:color="000000"/>
                <w:bdr w:val="nil"/>
                <w:lang w:val="en-US" w:eastAsia="en-GB"/>
              </w:rPr>
              <w:t>in the University of Edinburgh (£750)/Dr. Wallace</w:t>
            </w:r>
          </w:p>
        </w:tc>
      </w:tr>
      <w:tr w:rsidR="009A2740" w14:paraId="7A1891A3" w14:textId="77777777" w:rsidTr="007B5ABD">
        <w:tc>
          <w:tcPr>
            <w:tcW w:w="3000" w:type="dxa"/>
            <w:tcBorders>
              <w:bottom w:val="double" w:sz="4" w:space="0" w:color="auto"/>
              <w:right w:val="double" w:sz="4" w:space="0" w:color="auto"/>
            </w:tcBorders>
          </w:tcPr>
          <w:p w14:paraId="7818F0B2" w14:textId="34F26FED" w:rsidR="009A2740" w:rsidRPr="001C0005" w:rsidRDefault="009A2740" w:rsidP="004339C5">
            <w:pPr>
              <w:spacing w:line="276" w:lineRule="auto"/>
              <w:rPr>
                <w:rFonts w:ascii="Calibri" w:eastAsia="Calibri" w:hAnsi="Calibri" w:cs="Calibri"/>
                <w:color w:val="000000"/>
                <w:sz w:val="24"/>
                <w:szCs w:val="24"/>
                <w:u w:color="000000"/>
                <w:bdr w:val="nil"/>
                <w:lang w:val="en-US" w:eastAsia="en-GB"/>
              </w:rPr>
            </w:pPr>
            <w:r>
              <w:rPr>
                <w:rFonts w:ascii="Calibri" w:eastAsia="Calibri" w:hAnsi="Calibri" w:cs="Calibri"/>
                <w:color w:val="000000"/>
                <w:sz w:val="24"/>
                <w:szCs w:val="24"/>
                <w:u w:color="000000"/>
                <w:bdr w:val="nil"/>
                <w:lang w:val="en-US" w:eastAsia="en-GB"/>
              </w:rPr>
              <w:t>CRISPR-</w:t>
            </w:r>
            <w:proofErr w:type="spellStart"/>
            <w:r>
              <w:rPr>
                <w:rFonts w:ascii="Calibri" w:eastAsia="Calibri" w:hAnsi="Calibri" w:cs="Calibri"/>
                <w:color w:val="000000"/>
                <w:sz w:val="24"/>
                <w:szCs w:val="24"/>
                <w:u w:color="000000"/>
                <w:bdr w:val="nil"/>
                <w:lang w:val="en-US" w:eastAsia="en-GB"/>
              </w:rPr>
              <w:t>Cas</w:t>
            </w:r>
            <w:proofErr w:type="spellEnd"/>
            <w:r>
              <w:rPr>
                <w:rFonts w:ascii="Calibri" w:eastAsia="Calibri" w:hAnsi="Calibri" w:cs="Calibri"/>
                <w:color w:val="000000"/>
                <w:sz w:val="24"/>
                <w:szCs w:val="24"/>
                <w:u w:color="000000"/>
                <w:bdr w:val="nil"/>
                <w:lang w:val="en-US" w:eastAsia="en-GB"/>
              </w:rPr>
              <w:t xml:space="preserve"> 9 system</w:t>
            </w:r>
          </w:p>
        </w:tc>
        <w:tc>
          <w:tcPr>
            <w:tcW w:w="2996" w:type="dxa"/>
            <w:tcBorders>
              <w:left w:val="double" w:sz="4" w:space="0" w:color="auto"/>
              <w:bottom w:val="double" w:sz="4" w:space="0" w:color="auto"/>
              <w:right w:val="double" w:sz="4" w:space="0" w:color="auto"/>
            </w:tcBorders>
          </w:tcPr>
          <w:p w14:paraId="6FD6D5BF" w14:textId="53BCB25C" w:rsidR="009A2740" w:rsidRDefault="009A2740" w:rsidP="0079335A">
            <w:pPr>
              <w:spacing w:line="276" w:lineRule="auto"/>
              <w:rPr>
                <w:rFonts w:ascii="Calibri" w:eastAsia="Calibri" w:hAnsi="Calibri" w:cs="Calibri"/>
                <w:color w:val="000000"/>
                <w:sz w:val="24"/>
                <w:szCs w:val="24"/>
                <w:u w:color="000000"/>
                <w:bdr w:val="nil"/>
                <w:lang w:val="en-US" w:eastAsia="en-GB"/>
              </w:rPr>
            </w:pPr>
            <w:r>
              <w:rPr>
                <w:rFonts w:ascii="Calibri" w:eastAsia="Calibri" w:hAnsi="Calibri" w:cs="Calibri"/>
                <w:color w:val="000000"/>
                <w:sz w:val="24"/>
                <w:szCs w:val="24"/>
                <w:u w:color="000000"/>
                <w:bdr w:val="nil"/>
                <w:lang w:val="en-US" w:eastAsia="en-GB"/>
              </w:rPr>
              <w:t>1-1</w:t>
            </w:r>
          </w:p>
        </w:tc>
        <w:tc>
          <w:tcPr>
            <w:tcW w:w="3000" w:type="dxa"/>
            <w:tcBorders>
              <w:left w:val="double" w:sz="4" w:space="0" w:color="auto"/>
              <w:bottom w:val="double" w:sz="4" w:space="0" w:color="auto"/>
            </w:tcBorders>
          </w:tcPr>
          <w:p w14:paraId="1FD2EE9C" w14:textId="47A7E67B" w:rsidR="009A2740" w:rsidRPr="0079335A" w:rsidRDefault="009A2740" w:rsidP="004339C5">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r>
              <w:rPr>
                <w:rFonts w:ascii="Calibri" w:eastAsia="Calibri" w:hAnsi="Calibri" w:cs="Calibri"/>
                <w:color w:val="000000"/>
                <w:sz w:val="24"/>
                <w:szCs w:val="24"/>
                <w:u w:color="000000"/>
                <w:bdr w:val="nil"/>
                <w:lang w:val="en-US" w:eastAsia="en-GB"/>
              </w:rPr>
              <w:t>D</w:t>
            </w:r>
            <w:ins w:id="36" w:author="Edward Wallace" w:date="2019-04-29T23:16:00Z">
              <w:r w:rsidR="0081667A">
                <w:rPr>
                  <w:rFonts w:ascii="Calibri" w:eastAsia="Calibri" w:hAnsi="Calibri" w:cs="Calibri"/>
                  <w:color w:val="000000"/>
                  <w:sz w:val="24"/>
                  <w:szCs w:val="24"/>
                  <w:u w:color="000000"/>
                  <w:bdr w:val="nil"/>
                  <w:lang w:val="en-US" w:eastAsia="en-GB"/>
                </w:rPr>
                <w:t>r</w:t>
              </w:r>
            </w:ins>
            <w:del w:id="37" w:author="Edward Wallace" w:date="2019-04-29T23:16:00Z">
              <w:r w:rsidDel="0081667A">
                <w:rPr>
                  <w:rFonts w:ascii="Calibri" w:eastAsia="Calibri" w:hAnsi="Calibri" w:cs="Calibri"/>
                  <w:color w:val="000000"/>
                  <w:sz w:val="24"/>
                  <w:szCs w:val="24"/>
                  <w:u w:color="000000"/>
                  <w:bdr w:val="nil"/>
                  <w:lang w:val="en-US" w:eastAsia="en-GB"/>
                </w:rPr>
                <w:delText>R</w:delText>
              </w:r>
            </w:del>
            <w:r>
              <w:rPr>
                <w:rFonts w:ascii="Calibri" w:eastAsia="Calibri" w:hAnsi="Calibri" w:cs="Calibri"/>
                <w:color w:val="000000"/>
                <w:sz w:val="24"/>
                <w:szCs w:val="24"/>
                <w:u w:color="000000"/>
                <w:bdr w:val="nil"/>
                <w:lang w:val="en-US" w:eastAsia="en-GB"/>
              </w:rPr>
              <w:t>. R Bayne</w:t>
            </w:r>
            <w:ins w:id="38" w:author="Edward Wallace" w:date="2019-04-29T23:16:00Z">
              <w:r w:rsidR="0081667A">
                <w:rPr>
                  <w:rFonts w:ascii="Calibri" w:eastAsia="Calibri" w:hAnsi="Calibri" w:cs="Calibri"/>
                  <w:color w:val="000000"/>
                  <w:sz w:val="24"/>
                  <w:szCs w:val="24"/>
                  <w:u w:color="000000"/>
                  <w:bdr w:val="nil"/>
                  <w:lang w:val="en-US" w:eastAsia="en-GB"/>
                </w:rPr>
                <w:t>, Dr. L. Tuck</w:t>
              </w:r>
            </w:ins>
          </w:p>
        </w:tc>
      </w:tr>
      <w:tr w:rsidR="00383F33" w14:paraId="7B59196E" w14:textId="77777777" w:rsidTr="007B5ABD">
        <w:tc>
          <w:tcPr>
            <w:tcW w:w="3000" w:type="dxa"/>
            <w:tcBorders>
              <w:top w:val="double" w:sz="4" w:space="0" w:color="auto"/>
              <w:bottom w:val="double" w:sz="4" w:space="0" w:color="auto"/>
              <w:right w:val="double" w:sz="4" w:space="0" w:color="auto"/>
            </w:tcBorders>
            <w:shd w:val="clear" w:color="auto" w:fill="D9D9D9" w:themeFill="background1" w:themeFillShade="D9"/>
          </w:tcPr>
          <w:p w14:paraId="4D6B658D" w14:textId="25581DDE" w:rsidR="00383F33" w:rsidRDefault="00383F33" w:rsidP="0079335A">
            <w:pPr>
              <w:spacing w:line="276" w:lineRule="auto"/>
              <w:rPr>
                <w:rFonts w:ascii="Calibri" w:eastAsia="Calibri" w:hAnsi="Calibri" w:cs="Calibri"/>
                <w:color w:val="000000"/>
                <w:sz w:val="24"/>
                <w:szCs w:val="24"/>
                <w:u w:color="000000"/>
                <w:bdr w:val="nil"/>
                <w:lang w:val="en-US" w:eastAsia="en-GB"/>
              </w:rPr>
            </w:pPr>
            <w:r>
              <w:rPr>
                <w:rFonts w:ascii="Calibri" w:eastAsia="Calibri" w:hAnsi="Calibri" w:cs="Calibri"/>
                <w:color w:val="000000"/>
                <w:sz w:val="24"/>
                <w:szCs w:val="24"/>
                <w:u w:color="000000"/>
                <w:bdr w:val="nil"/>
                <w:lang w:val="en-US" w:eastAsia="en-GB"/>
              </w:rPr>
              <w:t>Refreshed Skills</w:t>
            </w:r>
          </w:p>
        </w:tc>
        <w:tc>
          <w:tcPr>
            <w:tcW w:w="2996" w:type="dxa"/>
            <w:tcBorders>
              <w:top w:val="double" w:sz="4" w:space="0" w:color="auto"/>
              <w:left w:val="double" w:sz="4" w:space="0" w:color="auto"/>
              <w:bottom w:val="double" w:sz="4" w:space="0" w:color="auto"/>
              <w:right w:val="double" w:sz="4" w:space="0" w:color="auto"/>
            </w:tcBorders>
            <w:shd w:val="clear" w:color="auto" w:fill="D9D9D9" w:themeFill="background1" w:themeFillShade="D9"/>
          </w:tcPr>
          <w:p w14:paraId="2C23C35E" w14:textId="77777777" w:rsidR="00383F33" w:rsidRDefault="00383F33" w:rsidP="0079335A">
            <w:pPr>
              <w:spacing w:line="276" w:lineRule="auto"/>
              <w:rPr>
                <w:rFonts w:ascii="Calibri" w:eastAsia="Calibri" w:hAnsi="Calibri" w:cs="Calibri"/>
                <w:color w:val="000000"/>
                <w:sz w:val="24"/>
                <w:szCs w:val="24"/>
                <w:u w:color="000000"/>
                <w:bdr w:val="nil"/>
                <w:lang w:val="en-US" w:eastAsia="en-GB"/>
              </w:rPr>
            </w:pPr>
          </w:p>
        </w:tc>
        <w:tc>
          <w:tcPr>
            <w:tcW w:w="3000" w:type="dxa"/>
            <w:tcBorders>
              <w:top w:val="double" w:sz="4" w:space="0" w:color="auto"/>
              <w:left w:val="double" w:sz="4" w:space="0" w:color="auto"/>
              <w:bottom w:val="double" w:sz="4" w:space="0" w:color="auto"/>
            </w:tcBorders>
            <w:shd w:val="clear" w:color="auto" w:fill="D9D9D9" w:themeFill="background1" w:themeFillShade="D9"/>
          </w:tcPr>
          <w:p w14:paraId="730AAB43" w14:textId="77777777" w:rsidR="00383F33" w:rsidRDefault="00383F33" w:rsidP="0079335A">
            <w:pPr>
              <w:spacing w:line="276" w:lineRule="auto"/>
              <w:rPr>
                <w:rFonts w:ascii="Calibri" w:eastAsia="Calibri" w:hAnsi="Calibri" w:cs="Calibri"/>
                <w:color w:val="000000"/>
                <w:sz w:val="24"/>
                <w:szCs w:val="24"/>
                <w:u w:color="000000"/>
                <w:bdr w:val="nil"/>
                <w:lang w:val="en-US" w:eastAsia="en-GB"/>
              </w:rPr>
            </w:pPr>
          </w:p>
        </w:tc>
      </w:tr>
      <w:tr w:rsidR="00383F33" w14:paraId="4745C3F6" w14:textId="77777777" w:rsidTr="007B5ABD">
        <w:tc>
          <w:tcPr>
            <w:tcW w:w="3000" w:type="dxa"/>
            <w:tcBorders>
              <w:top w:val="double" w:sz="4" w:space="0" w:color="auto"/>
              <w:right w:val="double" w:sz="4" w:space="0" w:color="auto"/>
            </w:tcBorders>
          </w:tcPr>
          <w:p w14:paraId="4C0D5226" w14:textId="2BC3B527" w:rsidR="00383F33" w:rsidRDefault="00383F33" w:rsidP="0079335A">
            <w:pPr>
              <w:spacing w:line="276" w:lineRule="auto"/>
              <w:rPr>
                <w:rFonts w:ascii="Calibri" w:eastAsia="Calibri" w:hAnsi="Calibri" w:cs="Calibri"/>
                <w:color w:val="000000"/>
                <w:sz w:val="24"/>
                <w:szCs w:val="24"/>
                <w:u w:color="000000"/>
                <w:bdr w:val="nil"/>
                <w:lang w:val="en-US" w:eastAsia="en-GB"/>
              </w:rPr>
            </w:pPr>
            <w:r>
              <w:rPr>
                <w:rFonts w:ascii="Calibri" w:eastAsia="Calibri" w:hAnsi="Calibri" w:cs="Calibri"/>
                <w:color w:val="000000"/>
                <w:sz w:val="24"/>
                <w:szCs w:val="24"/>
                <w:u w:color="000000"/>
                <w:bdr w:val="nil"/>
                <w:lang w:val="en-US" w:eastAsia="en-GB"/>
              </w:rPr>
              <w:t>Aseptic technique</w:t>
            </w:r>
          </w:p>
        </w:tc>
        <w:tc>
          <w:tcPr>
            <w:tcW w:w="2996" w:type="dxa"/>
            <w:tcBorders>
              <w:top w:val="double" w:sz="4" w:space="0" w:color="auto"/>
              <w:left w:val="double" w:sz="4" w:space="0" w:color="auto"/>
              <w:right w:val="double" w:sz="4" w:space="0" w:color="auto"/>
            </w:tcBorders>
          </w:tcPr>
          <w:p w14:paraId="36155E30" w14:textId="74008F27" w:rsidR="00383F33" w:rsidRDefault="004339C5" w:rsidP="0079335A">
            <w:pPr>
              <w:spacing w:line="276" w:lineRule="auto"/>
              <w:rPr>
                <w:rFonts w:ascii="Calibri" w:eastAsia="Calibri" w:hAnsi="Calibri" w:cs="Calibri"/>
                <w:color w:val="000000"/>
                <w:sz w:val="24"/>
                <w:szCs w:val="24"/>
                <w:u w:color="000000"/>
                <w:bdr w:val="nil"/>
                <w:lang w:val="en-US" w:eastAsia="en-GB"/>
              </w:rPr>
            </w:pPr>
            <w:r>
              <w:rPr>
                <w:rFonts w:ascii="Calibri" w:eastAsia="Calibri" w:hAnsi="Calibri" w:cs="Calibri"/>
                <w:color w:val="000000"/>
                <w:sz w:val="24"/>
                <w:szCs w:val="24"/>
                <w:u w:color="000000"/>
                <w:bdr w:val="nil"/>
                <w:lang w:val="en-US" w:eastAsia="en-GB"/>
              </w:rPr>
              <w:t>1-1</w:t>
            </w:r>
          </w:p>
        </w:tc>
        <w:tc>
          <w:tcPr>
            <w:tcW w:w="3000" w:type="dxa"/>
            <w:tcBorders>
              <w:top w:val="double" w:sz="4" w:space="0" w:color="auto"/>
              <w:left w:val="double" w:sz="4" w:space="0" w:color="auto"/>
            </w:tcBorders>
          </w:tcPr>
          <w:p w14:paraId="6CCB1DDE" w14:textId="07AD0BA4" w:rsidR="00383F33" w:rsidRDefault="004339C5" w:rsidP="0079335A">
            <w:pPr>
              <w:spacing w:line="276" w:lineRule="auto"/>
              <w:rPr>
                <w:rFonts w:ascii="Calibri" w:eastAsia="Calibri" w:hAnsi="Calibri" w:cs="Calibri"/>
                <w:color w:val="000000"/>
                <w:sz w:val="24"/>
                <w:szCs w:val="24"/>
                <w:u w:color="000000"/>
                <w:bdr w:val="nil"/>
                <w:lang w:val="en-US" w:eastAsia="en-GB"/>
              </w:rPr>
            </w:pPr>
            <w:r>
              <w:rPr>
                <w:rFonts w:ascii="Calibri" w:eastAsia="Calibri" w:hAnsi="Calibri" w:cs="Calibri"/>
                <w:color w:val="000000"/>
                <w:sz w:val="24"/>
                <w:szCs w:val="24"/>
                <w:u w:color="000000"/>
                <w:bdr w:val="nil"/>
                <w:lang w:val="en-US" w:eastAsia="en-GB"/>
              </w:rPr>
              <w:t xml:space="preserve">Dr. </w:t>
            </w:r>
            <w:r w:rsidR="00A7263D">
              <w:rPr>
                <w:rFonts w:ascii="Calibri" w:eastAsia="Calibri" w:hAnsi="Calibri" w:cs="Calibri"/>
                <w:color w:val="000000"/>
                <w:sz w:val="24"/>
                <w:szCs w:val="24"/>
                <w:u w:color="000000"/>
                <w:bdr w:val="nil"/>
                <w:lang w:val="en-US" w:eastAsia="en-GB"/>
              </w:rPr>
              <w:t xml:space="preserve">R </w:t>
            </w:r>
            <w:r>
              <w:rPr>
                <w:rFonts w:ascii="Calibri" w:eastAsia="Calibri" w:hAnsi="Calibri" w:cs="Calibri"/>
                <w:color w:val="000000"/>
                <w:sz w:val="24"/>
                <w:szCs w:val="24"/>
                <w:u w:color="000000"/>
                <w:bdr w:val="nil"/>
                <w:lang w:val="en-US" w:eastAsia="en-GB"/>
              </w:rPr>
              <w:t>Bayne</w:t>
            </w:r>
          </w:p>
        </w:tc>
      </w:tr>
      <w:tr w:rsidR="00383F33" w14:paraId="0FE7AFBD" w14:textId="77777777" w:rsidTr="007B5ABD">
        <w:tc>
          <w:tcPr>
            <w:tcW w:w="3000" w:type="dxa"/>
            <w:tcBorders>
              <w:right w:val="double" w:sz="4" w:space="0" w:color="auto"/>
            </w:tcBorders>
          </w:tcPr>
          <w:p w14:paraId="243186FA" w14:textId="0E096E71" w:rsidR="00383F33" w:rsidRDefault="00383F33" w:rsidP="0079335A">
            <w:pPr>
              <w:spacing w:line="276" w:lineRule="auto"/>
              <w:rPr>
                <w:rFonts w:ascii="Calibri" w:eastAsia="Calibri" w:hAnsi="Calibri" w:cs="Calibri"/>
                <w:color w:val="000000"/>
                <w:sz w:val="24"/>
                <w:szCs w:val="24"/>
                <w:u w:color="000000"/>
                <w:bdr w:val="nil"/>
                <w:lang w:val="en-US" w:eastAsia="en-GB"/>
              </w:rPr>
            </w:pPr>
            <w:r>
              <w:rPr>
                <w:rFonts w:ascii="Calibri" w:eastAsia="Calibri" w:hAnsi="Calibri" w:cs="Calibri"/>
                <w:color w:val="000000"/>
                <w:sz w:val="24"/>
                <w:szCs w:val="24"/>
                <w:u w:color="000000"/>
                <w:bdr w:val="nil"/>
                <w:lang w:val="en-US" w:eastAsia="en-GB"/>
              </w:rPr>
              <w:t>RNA manipulation</w:t>
            </w:r>
          </w:p>
        </w:tc>
        <w:tc>
          <w:tcPr>
            <w:tcW w:w="2996" w:type="dxa"/>
            <w:tcBorders>
              <w:left w:val="double" w:sz="4" w:space="0" w:color="auto"/>
              <w:right w:val="double" w:sz="4" w:space="0" w:color="auto"/>
            </w:tcBorders>
          </w:tcPr>
          <w:p w14:paraId="1B13DB98" w14:textId="67A5BFB2" w:rsidR="00383F33" w:rsidRDefault="004339C5" w:rsidP="0079335A">
            <w:pPr>
              <w:spacing w:line="276" w:lineRule="auto"/>
              <w:rPr>
                <w:rFonts w:ascii="Calibri" w:eastAsia="Calibri" w:hAnsi="Calibri" w:cs="Calibri"/>
                <w:color w:val="000000"/>
                <w:sz w:val="24"/>
                <w:szCs w:val="24"/>
                <w:u w:color="000000"/>
                <w:bdr w:val="nil"/>
                <w:lang w:val="en-US" w:eastAsia="en-GB"/>
              </w:rPr>
            </w:pPr>
            <w:r>
              <w:rPr>
                <w:rFonts w:ascii="Calibri" w:eastAsia="Calibri" w:hAnsi="Calibri" w:cs="Calibri"/>
                <w:color w:val="000000"/>
                <w:sz w:val="24"/>
                <w:szCs w:val="24"/>
                <w:u w:color="000000"/>
                <w:bdr w:val="nil"/>
                <w:lang w:val="en-US" w:eastAsia="en-GB"/>
              </w:rPr>
              <w:t>1-1</w:t>
            </w:r>
          </w:p>
        </w:tc>
        <w:tc>
          <w:tcPr>
            <w:tcW w:w="3000" w:type="dxa"/>
            <w:tcBorders>
              <w:left w:val="double" w:sz="4" w:space="0" w:color="auto"/>
            </w:tcBorders>
          </w:tcPr>
          <w:p w14:paraId="63DC2797" w14:textId="14A450B2" w:rsidR="00383F33" w:rsidRDefault="004339C5" w:rsidP="0079335A">
            <w:pPr>
              <w:spacing w:line="276" w:lineRule="auto"/>
              <w:rPr>
                <w:rFonts w:ascii="Calibri" w:eastAsia="Calibri" w:hAnsi="Calibri" w:cs="Calibri"/>
                <w:color w:val="000000"/>
                <w:sz w:val="24"/>
                <w:szCs w:val="24"/>
                <w:u w:color="000000"/>
                <w:bdr w:val="nil"/>
                <w:lang w:val="en-US" w:eastAsia="en-GB"/>
              </w:rPr>
            </w:pPr>
            <w:r>
              <w:rPr>
                <w:rFonts w:ascii="Calibri" w:eastAsia="Calibri" w:hAnsi="Calibri" w:cs="Calibri"/>
                <w:color w:val="000000"/>
                <w:sz w:val="24"/>
                <w:szCs w:val="24"/>
                <w:u w:color="000000"/>
                <w:bdr w:val="nil"/>
                <w:lang w:val="en-US" w:eastAsia="en-GB"/>
              </w:rPr>
              <w:t xml:space="preserve">Dr. </w:t>
            </w:r>
            <w:r w:rsidR="00A7263D">
              <w:rPr>
                <w:rFonts w:ascii="Calibri" w:eastAsia="Calibri" w:hAnsi="Calibri" w:cs="Calibri"/>
                <w:color w:val="000000"/>
                <w:sz w:val="24"/>
                <w:szCs w:val="24"/>
                <w:u w:color="000000"/>
                <w:bdr w:val="nil"/>
                <w:lang w:val="en-US" w:eastAsia="en-GB"/>
              </w:rPr>
              <w:t xml:space="preserve">R </w:t>
            </w:r>
            <w:r>
              <w:rPr>
                <w:rFonts w:ascii="Calibri" w:eastAsia="Calibri" w:hAnsi="Calibri" w:cs="Calibri"/>
                <w:color w:val="000000"/>
                <w:sz w:val="24"/>
                <w:szCs w:val="24"/>
                <w:u w:color="000000"/>
                <w:bdr w:val="nil"/>
                <w:lang w:val="en-US" w:eastAsia="en-GB"/>
              </w:rPr>
              <w:t>Bayne</w:t>
            </w:r>
          </w:p>
        </w:tc>
      </w:tr>
      <w:tr w:rsidR="00383F33" w14:paraId="078DEE78" w14:textId="77777777" w:rsidTr="007B5ABD">
        <w:tc>
          <w:tcPr>
            <w:tcW w:w="3000" w:type="dxa"/>
            <w:tcBorders>
              <w:right w:val="double" w:sz="4" w:space="0" w:color="auto"/>
            </w:tcBorders>
          </w:tcPr>
          <w:p w14:paraId="464D9E02" w14:textId="1ADE8D4A" w:rsidR="00383F33" w:rsidRDefault="00383F33" w:rsidP="0079335A">
            <w:pPr>
              <w:spacing w:line="276" w:lineRule="auto"/>
              <w:rPr>
                <w:rFonts w:ascii="Calibri" w:eastAsia="Calibri" w:hAnsi="Calibri" w:cs="Calibri"/>
                <w:color w:val="000000"/>
                <w:sz w:val="24"/>
                <w:szCs w:val="24"/>
                <w:u w:color="000000"/>
                <w:bdr w:val="nil"/>
                <w:lang w:val="en-US" w:eastAsia="en-GB"/>
              </w:rPr>
            </w:pPr>
            <w:r>
              <w:rPr>
                <w:rFonts w:ascii="Calibri" w:eastAsia="Calibri" w:hAnsi="Calibri" w:cs="Calibri"/>
                <w:color w:val="000000"/>
                <w:sz w:val="24"/>
                <w:szCs w:val="24"/>
                <w:u w:color="000000"/>
                <w:bdr w:val="nil"/>
                <w:lang w:val="en-US" w:eastAsia="en-GB"/>
              </w:rPr>
              <w:t>RT-qPCR</w:t>
            </w:r>
          </w:p>
        </w:tc>
        <w:tc>
          <w:tcPr>
            <w:tcW w:w="2996" w:type="dxa"/>
            <w:tcBorders>
              <w:left w:val="double" w:sz="4" w:space="0" w:color="auto"/>
              <w:right w:val="double" w:sz="4" w:space="0" w:color="auto"/>
            </w:tcBorders>
          </w:tcPr>
          <w:p w14:paraId="2AB37CFB" w14:textId="16E4A745" w:rsidR="00383F33" w:rsidRDefault="004339C5" w:rsidP="0079335A">
            <w:pPr>
              <w:spacing w:line="276" w:lineRule="auto"/>
              <w:rPr>
                <w:rFonts w:ascii="Calibri" w:eastAsia="Calibri" w:hAnsi="Calibri" w:cs="Calibri"/>
                <w:color w:val="000000"/>
                <w:sz w:val="24"/>
                <w:szCs w:val="24"/>
                <w:u w:color="000000"/>
                <w:bdr w:val="nil"/>
                <w:lang w:val="en-US" w:eastAsia="en-GB"/>
              </w:rPr>
            </w:pPr>
            <w:r>
              <w:rPr>
                <w:rFonts w:ascii="Calibri" w:eastAsia="Calibri" w:hAnsi="Calibri" w:cs="Calibri"/>
                <w:color w:val="000000"/>
                <w:sz w:val="24"/>
                <w:szCs w:val="24"/>
                <w:u w:color="000000"/>
                <w:bdr w:val="nil"/>
                <w:lang w:val="en-US" w:eastAsia="en-GB"/>
              </w:rPr>
              <w:t>1-1</w:t>
            </w:r>
          </w:p>
        </w:tc>
        <w:tc>
          <w:tcPr>
            <w:tcW w:w="3000" w:type="dxa"/>
            <w:tcBorders>
              <w:left w:val="double" w:sz="4" w:space="0" w:color="auto"/>
            </w:tcBorders>
          </w:tcPr>
          <w:p w14:paraId="42CE833F" w14:textId="7EB88664" w:rsidR="00383F33" w:rsidRDefault="004339C5" w:rsidP="0079335A">
            <w:pPr>
              <w:spacing w:line="276" w:lineRule="auto"/>
              <w:rPr>
                <w:rFonts w:ascii="Calibri" w:eastAsia="Calibri" w:hAnsi="Calibri" w:cs="Calibri"/>
                <w:color w:val="000000"/>
                <w:sz w:val="24"/>
                <w:szCs w:val="24"/>
                <w:u w:color="000000"/>
                <w:bdr w:val="nil"/>
                <w:lang w:val="en-US" w:eastAsia="en-GB"/>
              </w:rPr>
            </w:pPr>
            <w:r>
              <w:rPr>
                <w:rFonts w:ascii="Calibri" w:eastAsia="Calibri" w:hAnsi="Calibri" w:cs="Calibri"/>
                <w:color w:val="000000"/>
                <w:sz w:val="24"/>
                <w:szCs w:val="24"/>
                <w:u w:color="000000"/>
                <w:bdr w:val="nil"/>
                <w:lang w:val="en-US" w:eastAsia="en-GB"/>
              </w:rPr>
              <w:t xml:space="preserve">Dr. </w:t>
            </w:r>
            <w:r w:rsidR="00A7263D">
              <w:rPr>
                <w:rFonts w:ascii="Calibri" w:eastAsia="Calibri" w:hAnsi="Calibri" w:cs="Calibri"/>
                <w:color w:val="000000"/>
                <w:sz w:val="24"/>
                <w:szCs w:val="24"/>
                <w:u w:color="000000"/>
                <w:bdr w:val="nil"/>
                <w:lang w:val="en-US" w:eastAsia="en-GB"/>
              </w:rPr>
              <w:t xml:space="preserve">R </w:t>
            </w:r>
            <w:r>
              <w:rPr>
                <w:rFonts w:ascii="Calibri" w:eastAsia="Calibri" w:hAnsi="Calibri" w:cs="Calibri"/>
                <w:color w:val="000000"/>
                <w:sz w:val="24"/>
                <w:szCs w:val="24"/>
                <w:u w:color="000000"/>
                <w:bdr w:val="nil"/>
                <w:lang w:val="en-US" w:eastAsia="en-GB"/>
              </w:rPr>
              <w:t>Bayne and Dr. Wallace</w:t>
            </w:r>
          </w:p>
        </w:tc>
      </w:tr>
      <w:tr w:rsidR="00383F33" w:rsidDel="0081667A" w14:paraId="26950704" w14:textId="61DB4C53" w:rsidTr="007B5ABD">
        <w:trPr>
          <w:del w:id="39" w:author="Edward Wallace" w:date="2019-04-29T23:16:00Z"/>
        </w:trPr>
        <w:tc>
          <w:tcPr>
            <w:tcW w:w="3000" w:type="dxa"/>
            <w:tcBorders>
              <w:right w:val="double" w:sz="4" w:space="0" w:color="auto"/>
            </w:tcBorders>
          </w:tcPr>
          <w:p w14:paraId="398EF490" w14:textId="68C62B44" w:rsidR="00383F33" w:rsidDel="0081667A" w:rsidRDefault="00383F33" w:rsidP="0079335A">
            <w:pPr>
              <w:spacing w:line="276" w:lineRule="auto"/>
              <w:rPr>
                <w:del w:id="40" w:author="Edward Wallace" w:date="2019-04-29T23:16:00Z"/>
                <w:rFonts w:ascii="Calibri" w:eastAsia="Calibri" w:hAnsi="Calibri" w:cs="Calibri"/>
                <w:color w:val="000000"/>
                <w:sz w:val="24"/>
                <w:szCs w:val="24"/>
                <w:u w:color="000000"/>
                <w:bdr w:val="nil"/>
                <w:lang w:val="en-US" w:eastAsia="en-GB"/>
              </w:rPr>
            </w:pPr>
            <w:del w:id="41" w:author="Edward Wallace" w:date="2019-04-29T23:16:00Z">
              <w:r w:rsidRPr="0079335A" w:rsidDel="0081667A">
                <w:rPr>
                  <w:rFonts w:ascii="Calibri" w:eastAsia="Calibri" w:hAnsi="Calibri" w:cs="Calibri"/>
                  <w:color w:val="000000"/>
                  <w:sz w:val="24"/>
                  <w:szCs w:val="24"/>
                  <w:u w:color="000000"/>
                  <w:bdr w:val="nil"/>
                  <w:lang w:val="en-US" w:eastAsia="en-GB"/>
                </w:rPr>
                <w:delText>Learn how to use updated tools/equipment for these methods</w:delText>
              </w:r>
            </w:del>
          </w:p>
        </w:tc>
        <w:tc>
          <w:tcPr>
            <w:tcW w:w="2996" w:type="dxa"/>
            <w:tcBorders>
              <w:left w:val="double" w:sz="4" w:space="0" w:color="auto"/>
              <w:right w:val="double" w:sz="4" w:space="0" w:color="auto"/>
            </w:tcBorders>
          </w:tcPr>
          <w:p w14:paraId="3C491A05" w14:textId="096090FA" w:rsidR="00383F33" w:rsidDel="0081667A" w:rsidRDefault="004339C5" w:rsidP="0079335A">
            <w:pPr>
              <w:spacing w:line="276" w:lineRule="auto"/>
              <w:rPr>
                <w:del w:id="42" w:author="Edward Wallace" w:date="2019-04-29T23:16:00Z"/>
                <w:rFonts w:ascii="Calibri" w:eastAsia="Calibri" w:hAnsi="Calibri" w:cs="Calibri"/>
                <w:color w:val="000000"/>
                <w:sz w:val="24"/>
                <w:szCs w:val="24"/>
                <w:u w:color="000000"/>
                <w:bdr w:val="nil"/>
                <w:lang w:val="en-US" w:eastAsia="en-GB"/>
              </w:rPr>
            </w:pPr>
            <w:del w:id="43" w:author="Edward Wallace" w:date="2019-04-29T23:16:00Z">
              <w:r w:rsidDel="0081667A">
                <w:rPr>
                  <w:rFonts w:ascii="Calibri" w:eastAsia="Calibri" w:hAnsi="Calibri" w:cs="Calibri"/>
                  <w:color w:val="000000"/>
                  <w:sz w:val="24"/>
                  <w:szCs w:val="24"/>
                  <w:u w:color="000000"/>
                  <w:bdr w:val="nil"/>
                  <w:lang w:val="en-US" w:eastAsia="en-GB"/>
                </w:rPr>
                <w:delText>1-1</w:delText>
              </w:r>
            </w:del>
          </w:p>
        </w:tc>
        <w:tc>
          <w:tcPr>
            <w:tcW w:w="3000" w:type="dxa"/>
            <w:tcBorders>
              <w:left w:val="double" w:sz="4" w:space="0" w:color="auto"/>
            </w:tcBorders>
          </w:tcPr>
          <w:p w14:paraId="5B780642" w14:textId="2BF49A97" w:rsidR="00383F33" w:rsidDel="0081667A" w:rsidRDefault="004339C5" w:rsidP="0079335A">
            <w:pPr>
              <w:spacing w:line="276" w:lineRule="auto"/>
              <w:rPr>
                <w:del w:id="44" w:author="Edward Wallace" w:date="2019-04-29T23:16:00Z"/>
                <w:rFonts w:ascii="Calibri" w:eastAsia="Calibri" w:hAnsi="Calibri" w:cs="Calibri"/>
                <w:color w:val="000000"/>
                <w:sz w:val="24"/>
                <w:szCs w:val="24"/>
                <w:u w:color="000000"/>
                <w:bdr w:val="nil"/>
                <w:lang w:val="en-US" w:eastAsia="en-GB"/>
              </w:rPr>
            </w:pPr>
            <w:del w:id="45" w:author="Edward Wallace" w:date="2019-04-29T23:16:00Z">
              <w:r w:rsidDel="0081667A">
                <w:rPr>
                  <w:rFonts w:ascii="Calibri" w:eastAsia="Calibri" w:hAnsi="Calibri" w:cs="Calibri"/>
                  <w:color w:val="000000"/>
                  <w:sz w:val="24"/>
                  <w:szCs w:val="24"/>
                  <w:u w:color="000000"/>
                  <w:bdr w:val="nil"/>
                  <w:lang w:val="en-US" w:eastAsia="en-GB"/>
                </w:rPr>
                <w:delText xml:space="preserve">Dr. </w:delText>
              </w:r>
              <w:r w:rsidR="00A7263D" w:rsidDel="0081667A">
                <w:rPr>
                  <w:rFonts w:ascii="Calibri" w:eastAsia="Calibri" w:hAnsi="Calibri" w:cs="Calibri"/>
                  <w:color w:val="000000"/>
                  <w:sz w:val="24"/>
                  <w:szCs w:val="24"/>
                  <w:u w:color="000000"/>
                  <w:bdr w:val="nil"/>
                  <w:lang w:val="en-US" w:eastAsia="en-GB"/>
                </w:rPr>
                <w:delText xml:space="preserve">R </w:delText>
              </w:r>
              <w:r w:rsidDel="0081667A">
                <w:rPr>
                  <w:rFonts w:ascii="Calibri" w:eastAsia="Calibri" w:hAnsi="Calibri" w:cs="Calibri"/>
                  <w:color w:val="000000"/>
                  <w:sz w:val="24"/>
                  <w:szCs w:val="24"/>
                  <w:u w:color="000000"/>
                  <w:bdr w:val="nil"/>
                  <w:lang w:val="en-US" w:eastAsia="en-GB"/>
                </w:rPr>
                <w:delText>Bayne and Dr. Wallace</w:delText>
              </w:r>
            </w:del>
          </w:p>
        </w:tc>
      </w:tr>
    </w:tbl>
    <w:p w14:paraId="53A2C84D" w14:textId="6E00610C" w:rsidR="00751047" w:rsidRDefault="00751047" w:rsidP="0079335A">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p>
    <w:p w14:paraId="241D14D5" w14:textId="17907816" w:rsidR="005204E7" w:rsidRDefault="00C069D1" w:rsidP="0079335A">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r w:rsidRPr="0079335A">
        <w:rPr>
          <w:rFonts w:ascii="Calibri" w:eastAsia="Calibri" w:hAnsi="Calibri" w:cs="Calibri"/>
          <w:color w:val="000000"/>
          <w:sz w:val="24"/>
          <w:szCs w:val="24"/>
          <w:u w:color="000000"/>
          <w:bdr w:val="nil"/>
          <w:lang w:val="en-US" w:eastAsia="en-GB"/>
        </w:rPr>
        <w:lastRenderedPageBreak/>
        <w:t xml:space="preserve">This fellowship will increase my employability by bridging my skills gap using a framework for structured training of relevant skills in demand in today’s job market. I will train under the guidance of Dr. Wallace, </w:t>
      </w:r>
      <w:r w:rsidR="00A7263D">
        <w:rPr>
          <w:rFonts w:ascii="Calibri" w:eastAsia="Calibri" w:hAnsi="Calibri" w:cs="Calibri"/>
          <w:color w:val="000000"/>
          <w:sz w:val="24"/>
          <w:szCs w:val="24"/>
          <w:u w:color="000000"/>
          <w:bdr w:val="nil"/>
          <w:lang w:val="en-US" w:eastAsia="en-GB"/>
        </w:rPr>
        <w:t>D</w:t>
      </w:r>
      <w:ins w:id="46" w:author="Edward Wallace" w:date="2019-04-29T23:17:00Z">
        <w:r w:rsidR="0081667A">
          <w:rPr>
            <w:rFonts w:ascii="Calibri" w:eastAsia="Calibri" w:hAnsi="Calibri" w:cs="Calibri"/>
            <w:color w:val="000000"/>
            <w:sz w:val="24"/>
            <w:szCs w:val="24"/>
            <w:u w:color="000000"/>
            <w:bdr w:val="nil"/>
            <w:lang w:val="en-US" w:eastAsia="en-GB"/>
          </w:rPr>
          <w:t>r</w:t>
        </w:r>
      </w:ins>
      <w:r w:rsidR="00A7263D">
        <w:rPr>
          <w:rFonts w:ascii="Calibri" w:eastAsia="Calibri" w:hAnsi="Calibri" w:cs="Calibri"/>
          <w:color w:val="000000"/>
          <w:sz w:val="24"/>
          <w:szCs w:val="24"/>
          <w:u w:color="000000"/>
          <w:bdr w:val="nil"/>
          <w:lang w:val="en-US" w:eastAsia="en-GB"/>
        </w:rPr>
        <w:t xml:space="preserve">. E Bayne, </w:t>
      </w:r>
      <w:r w:rsidRPr="0079335A">
        <w:rPr>
          <w:rFonts w:ascii="Calibri" w:eastAsia="Calibri" w:hAnsi="Calibri" w:cs="Calibri"/>
          <w:color w:val="000000"/>
          <w:sz w:val="24"/>
          <w:szCs w:val="24"/>
          <w:u w:color="000000"/>
          <w:bdr w:val="nil"/>
          <w:lang w:val="en-US" w:eastAsia="en-GB"/>
        </w:rPr>
        <w:t>Dr. B</w:t>
      </w:r>
      <w:r w:rsidR="00A40982">
        <w:rPr>
          <w:rFonts w:ascii="Calibri" w:eastAsia="Calibri" w:hAnsi="Calibri" w:cs="Calibri"/>
          <w:color w:val="000000"/>
          <w:sz w:val="24"/>
          <w:szCs w:val="24"/>
          <w:u w:color="000000"/>
          <w:bdr w:val="nil"/>
          <w:lang w:val="en-US" w:eastAsia="en-GB"/>
        </w:rPr>
        <w:t xml:space="preserve">allou and Dr. </w:t>
      </w:r>
      <w:r w:rsidR="00A7263D">
        <w:rPr>
          <w:rFonts w:ascii="Calibri" w:eastAsia="Calibri" w:hAnsi="Calibri" w:cs="Calibri"/>
          <w:color w:val="000000"/>
          <w:sz w:val="24"/>
          <w:szCs w:val="24"/>
          <w:u w:color="000000"/>
          <w:bdr w:val="nil"/>
          <w:lang w:val="en-US" w:eastAsia="en-GB"/>
        </w:rPr>
        <w:t xml:space="preserve">R </w:t>
      </w:r>
      <w:r w:rsidR="00A40982">
        <w:rPr>
          <w:rFonts w:ascii="Calibri" w:eastAsia="Calibri" w:hAnsi="Calibri" w:cs="Calibri"/>
          <w:color w:val="000000"/>
          <w:sz w:val="24"/>
          <w:szCs w:val="24"/>
          <w:u w:color="000000"/>
          <w:bdr w:val="nil"/>
          <w:lang w:val="en-US" w:eastAsia="en-GB"/>
        </w:rPr>
        <w:t xml:space="preserve">Bayne who are </w:t>
      </w:r>
      <w:r w:rsidRPr="0079335A">
        <w:rPr>
          <w:rFonts w:ascii="Calibri" w:eastAsia="Calibri" w:hAnsi="Calibri" w:cs="Calibri"/>
          <w:color w:val="000000"/>
          <w:sz w:val="24"/>
          <w:szCs w:val="24"/>
          <w:u w:color="000000"/>
          <w:bdr w:val="nil"/>
          <w:lang w:val="en-US" w:eastAsia="en-GB"/>
        </w:rPr>
        <w:t xml:space="preserve">proficient in all the necessary techniques and are committed to supporting me and my endeavor to return to the workforce. My training will build on my current skills to update my expertise while developing new in-demand skills and forging new relationships in a work environment. </w:t>
      </w:r>
    </w:p>
    <w:p w14:paraId="6582E348" w14:textId="77777777" w:rsidR="00F81F24" w:rsidRDefault="00F81F24" w:rsidP="0079335A">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p>
    <w:p w14:paraId="45C616CD" w14:textId="17DC02AE" w:rsidR="00C069D1" w:rsidRPr="00107902" w:rsidRDefault="00ED33D8" w:rsidP="0079335A">
      <w:pPr>
        <w:pBdr>
          <w:top w:val="nil"/>
          <w:left w:val="nil"/>
          <w:bottom w:val="nil"/>
          <w:right w:val="nil"/>
          <w:between w:val="nil"/>
          <w:bar w:val="nil"/>
        </w:pBdr>
        <w:spacing w:line="276" w:lineRule="auto"/>
        <w:rPr>
          <w:rFonts w:ascii="Calibri" w:eastAsia="Calibri" w:hAnsi="Calibri" w:cs="Calibri"/>
          <w:b/>
          <w:color w:val="000000"/>
          <w:sz w:val="24"/>
          <w:szCs w:val="24"/>
          <w:u w:val="single"/>
          <w:bdr w:val="nil"/>
          <w:lang w:val="en-US" w:eastAsia="en-GB"/>
        </w:rPr>
      </w:pPr>
      <w:r>
        <w:rPr>
          <w:rFonts w:ascii="Calibri" w:eastAsia="Calibri" w:hAnsi="Calibri" w:cs="Calibri"/>
          <w:b/>
          <w:color w:val="000000"/>
          <w:sz w:val="24"/>
          <w:szCs w:val="24"/>
          <w:u w:val="single"/>
          <w:bdr w:val="nil"/>
          <w:lang w:val="en-US" w:eastAsia="en-GB"/>
        </w:rPr>
        <w:t>6</w:t>
      </w:r>
      <w:r w:rsidR="00C069D1" w:rsidRPr="00107902">
        <w:rPr>
          <w:rFonts w:ascii="Calibri" w:eastAsia="Calibri" w:hAnsi="Calibri" w:cs="Calibri"/>
          <w:b/>
          <w:color w:val="000000"/>
          <w:sz w:val="24"/>
          <w:szCs w:val="24"/>
          <w:u w:val="single"/>
          <w:bdr w:val="nil"/>
          <w:lang w:val="en-US" w:eastAsia="en-GB"/>
        </w:rPr>
        <w:t>.2: Professional Skills/Development</w:t>
      </w:r>
    </w:p>
    <w:p w14:paraId="084DF0C9" w14:textId="1ACABC5F" w:rsidR="00002A84" w:rsidRDefault="00C069D1" w:rsidP="005204E7">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r>
        <w:rPr>
          <w:rFonts w:ascii="Calibri" w:eastAsia="Calibri" w:hAnsi="Calibri" w:cs="Calibri"/>
          <w:color w:val="000000"/>
          <w:sz w:val="24"/>
          <w:szCs w:val="24"/>
          <w:u w:color="000000"/>
          <w:bdr w:val="nil"/>
          <w:lang w:val="en-US" w:eastAsia="en-GB"/>
        </w:rPr>
        <w:t xml:space="preserve">During this fellowship </w:t>
      </w:r>
      <w:r w:rsidRPr="0079335A">
        <w:rPr>
          <w:rFonts w:ascii="Calibri" w:eastAsia="Calibri" w:hAnsi="Calibri" w:cs="Calibri"/>
          <w:color w:val="000000"/>
          <w:sz w:val="24"/>
          <w:szCs w:val="24"/>
          <w:u w:color="000000"/>
          <w:bdr w:val="nil"/>
          <w:lang w:val="en-US" w:eastAsia="en-GB"/>
        </w:rPr>
        <w:t>I</w:t>
      </w:r>
      <w:r>
        <w:rPr>
          <w:rFonts w:ascii="Calibri" w:eastAsia="Calibri" w:hAnsi="Calibri" w:cs="Calibri"/>
          <w:color w:val="000000"/>
          <w:sz w:val="24"/>
          <w:szCs w:val="24"/>
          <w:u w:color="000000"/>
          <w:bdr w:val="nil"/>
          <w:lang w:val="en-US" w:eastAsia="en-GB"/>
        </w:rPr>
        <w:t xml:space="preserve"> will</w:t>
      </w:r>
      <w:r w:rsidRPr="0079335A">
        <w:rPr>
          <w:rFonts w:ascii="Calibri" w:eastAsia="Calibri" w:hAnsi="Calibri" w:cs="Calibri"/>
          <w:color w:val="000000"/>
          <w:sz w:val="24"/>
          <w:szCs w:val="24"/>
          <w:u w:color="000000"/>
          <w:bdr w:val="nil"/>
          <w:lang w:val="en-US" w:eastAsia="en-GB"/>
        </w:rPr>
        <w:t xml:space="preserve"> have access to </w:t>
      </w:r>
      <w:r w:rsidR="00002A84">
        <w:rPr>
          <w:rFonts w:ascii="Calibri" w:eastAsia="Calibri" w:hAnsi="Calibri" w:cs="Calibri"/>
          <w:color w:val="000000"/>
          <w:sz w:val="24"/>
          <w:szCs w:val="24"/>
          <w:u w:color="000000"/>
          <w:bdr w:val="nil"/>
          <w:lang w:val="en-US" w:eastAsia="en-GB"/>
        </w:rPr>
        <w:t>3 training courses from the Daphne Jackson Trust covering professional skills, how to publish and how to improve your confidence. This provides an excellent opportunity for me to develop as a res</w:t>
      </w:r>
      <w:r w:rsidR="00C0568C">
        <w:rPr>
          <w:rFonts w:ascii="Calibri" w:eastAsia="Calibri" w:hAnsi="Calibri" w:cs="Calibri"/>
          <w:color w:val="000000"/>
          <w:sz w:val="24"/>
          <w:szCs w:val="24"/>
          <w:u w:color="000000"/>
          <w:bdr w:val="nil"/>
          <w:lang w:val="en-US" w:eastAsia="en-GB"/>
        </w:rPr>
        <w:t>earcher and</w:t>
      </w:r>
      <w:r w:rsidR="00002A84">
        <w:rPr>
          <w:rFonts w:ascii="Calibri" w:eastAsia="Calibri" w:hAnsi="Calibri" w:cs="Calibri"/>
          <w:color w:val="000000"/>
          <w:sz w:val="24"/>
          <w:szCs w:val="24"/>
          <w:u w:color="000000"/>
          <w:bdr w:val="nil"/>
          <w:lang w:val="en-US" w:eastAsia="en-GB"/>
        </w:rPr>
        <w:t xml:space="preserve"> also as a person. Having been away from science for a number of years</w:t>
      </w:r>
      <w:r w:rsidR="00C0568C">
        <w:rPr>
          <w:rFonts w:ascii="Calibri" w:eastAsia="Calibri" w:hAnsi="Calibri" w:cs="Calibri"/>
          <w:color w:val="000000"/>
          <w:sz w:val="24"/>
          <w:szCs w:val="24"/>
          <w:u w:color="000000"/>
          <w:bdr w:val="nil"/>
          <w:lang w:val="en-US" w:eastAsia="en-GB"/>
        </w:rPr>
        <w:t>,</w:t>
      </w:r>
      <w:r w:rsidR="00002A84">
        <w:rPr>
          <w:rFonts w:ascii="Calibri" w:eastAsia="Calibri" w:hAnsi="Calibri" w:cs="Calibri"/>
          <w:color w:val="000000"/>
          <w:sz w:val="24"/>
          <w:szCs w:val="24"/>
          <w:u w:color="000000"/>
          <w:bdr w:val="nil"/>
          <w:lang w:val="en-US" w:eastAsia="en-GB"/>
        </w:rPr>
        <w:t xml:space="preserve"> building</w:t>
      </w:r>
      <w:r w:rsidR="00C0568C">
        <w:rPr>
          <w:rFonts w:ascii="Calibri" w:eastAsia="Calibri" w:hAnsi="Calibri" w:cs="Calibri"/>
          <w:color w:val="000000"/>
          <w:sz w:val="24"/>
          <w:szCs w:val="24"/>
          <w:u w:color="000000"/>
          <w:bdr w:val="nil"/>
          <w:lang w:val="en-US" w:eastAsia="en-GB"/>
        </w:rPr>
        <w:t xml:space="preserve"> confidence in myself and</w:t>
      </w:r>
      <w:r w:rsidR="00002A84">
        <w:rPr>
          <w:rFonts w:ascii="Calibri" w:eastAsia="Calibri" w:hAnsi="Calibri" w:cs="Calibri"/>
          <w:color w:val="000000"/>
          <w:sz w:val="24"/>
          <w:szCs w:val="24"/>
          <w:u w:color="000000"/>
          <w:bdr w:val="nil"/>
          <w:lang w:val="en-US" w:eastAsia="en-GB"/>
        </w:rPr>
        <w:t xml:space="preserve"> my ability is very important.</w:t>
      </w:r>
    </w:p>
    <w:p w14:paraId="5DABF4BF" w14:textId="0C849B1B" w:rsidR="00D90F9E" w:rsidRDefault="00002A84" w:rsidP="005204E7">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r>
        <w:rPr>
          <w:rFonts w:ascii="Calibri" w:eastAsia="Calibri" w:hAnsi="Calibri" w:cs="Calibri"/>
          <w:color w:val="000000"/>
          <w:sz w:val="24"/>
          <w:szCs w:val="24"/>
          <w:u w:color="000000"/>
          <w:bdr w:val="nil"/>
          <w:lang w:val="en-US" w:eastAsia="en-GB"/>
        </w:rPr>
        <w:t>T</w:t>
      </w:r>
      <w:r w:rsidR="00C069D1" w:rsidRPr="0079335A">
        <w:rPr>
          <w:rFonts w:ascii="Calibri" w:eastAsia="Calibri" w:hAnsi="Calibri" w:cs="Calibri"/>
          <w:color w:val="000000"/>
          <w:sz w:val="24"/>
          <w:szCs w:val="24"/>
          <w:u w:color="000000"/>
          <w:bdr w:val="nil"/>
          <w:lang w:val="en-US" w:eastAsia="en-GB"/>
        </w:rPr>
        <w:t xml:space="preserve">he Institute for Academic Development </w:t>
      </w:r>
      <w:r w:rsidR="00840D70">
        <w:rPr>
          <w:rFonts w:ascii="Calibri" w:eastAsia="Calibri" w:hAnsi="Calibri" w:cs="Calibri"/>
          <w:color w:val="000000"/>
          <w:sz w:val="24"/>
          <w:szCs w:val="24"/>
          <w:u w:color="000000"/>
          <w:bdr w:val="nil"/>
          <w:lang w:val="en-US" w:eastAsia="en-GB"/>
        </w:rPr>
        <w:t>at the University of Edinburgh</w:t>
      </w:r>
      <w:r>
        <w:rPr>
          <w:rFonts w:ascii="Calibri" w:eastAsia="Calibri" w:hAnsi="Calibri" w:cs="Calibri"/>
          <w:color w:val="000000"/>
          <w:sz w:val="24"/>
          <w:szCs w:val="24"/>
          <w:u w:color="000000"/>
          <w:bdr w:val="nil"/>
          <w:lang w:val="en-US" w:eastAsia="en-GB"/>
        </w:rPr>
        <w:t xml:space="preserve"> </w:t>
      </w:r>
      <w:r w:rsidR="00840D70">
        <w:rPr>
          <w:rFonts w:ascii="Calibri" w:eastAsia="Calibri" w:hAnsi="Calibri" w:cs="Calibri"/>
          <w:color w:val="000000"/>
          <w:sz w:val="24"/>
          <w:szCs w:val="24"/>
          <w:u w:color="000000"/>
          <w:bdr w:val="nil"/>
          <w:lang w:val="en-US" w:eastAsia="en-GB"/>
        </w:rPr>
        <w:t xml:space="preserve">is </w:t>
      </w:r>
      <w:r>
        <w:rPr>
          <w:rFonts w:ascii="Calibri" w:eastAsia="Calibri" w:hAnsi="Calibri" w:cs="Calibri"/>
          <w:color w:val="000000"/>
          <w:sz w:val="24"/>
          <w:szCs w:val="24"/>
          <w:u w:color="000000"/>
          <w:bdr w:val="nil"/>
          <w:lang w:val="en-US" w:eastAsia="en-GB"/>
        </w:rPr>
        <w:t xml:space="preserve">a </w:t>
      </w:r>
      <w:r w:rsidR="00840D70">
        <w:rPr>
          <w:rFonts w:ascii="Calibri" w:eastAsia="Calibri" w:hAnsi="Calibri" w:cs="Calibri"/>
          <w:color w:val="000000"/>
          <w:sz w:val="24"/>
          <w:szCs w:val="24"/>
          <w:u w:color="000000"/>
          <w:bdr w:val="nil"/>
          <w:lang w:val="en-US" w:eastAsia="en-GB"/>
        </w:rPr>
        <w:t xml:space="preserve">facility </w:t>
      </w:r>
      <w:r>
        <w:rPr>
          <w:rFonts w:ascii="Calibri" w:eastAsia="Calibri" w:hAnsi="Calibri" w:cs="Calibri"/>
          <w:color w:val="000000"/>
          <w:sz w:val="24"/>
          <w:szCs w:val="24"/>
          <w:u w:color="000000"/>
          <w:bdr w:val="nil"/>
          <w:lang w:val="en-US" w:eastAsia="en-GB"/>
        </w:rPr>
        <w:t>providing</w:t>
      </w:r>
      <w:r w:rsidR="00C069D1" w:rsidRPr="0079335A">
        <w:rPr>
          <w:rFonts w:ascii="Calibri" w:eastAsia="Calibri" w:hAnsi="Calibri" w:cs="Calibri"/>
          <w:color w:val="000000"/>
          <w:sz w:val="24"/>
          <w:szCs w:val="24"/>
          <w:u w:color="000000"/>
          <w:bdr w:val="nil"/>
          <w:lang w:val="en-US" w:eastAsia="en-GB"/>
        </w:rPr>
        <w:t xml:space="preserve"> many opportunities for education and professional development. </w:t>
      </w:r>
      <w:r w:rsidR="00C069D1">
        <w:rPr>
          <w:rFonts w:ascii="Calibri" w:eastAsia="Calibri" w:hAnsi="Calibri" w:cs="Calibri"/>
          <w:color w:val="000000"/>
          <w:sz w:val="24"/>
          <w:szCs w:val="24"/>
          <w:u w:color="000000"/>
          <w:bdr w:val="nil"/>
          <w:lang w:val="en-US" w:eastAsia="en-GB"/>
        </w:rPr>
        <w:t xml:space="preserve"> </w:t>
      </w:r>
      <w:r w:rsidR="005C1F61">
        <w:rPr>
          <w:rFonts w:ascii="Calibri" w:eastAsia="Calibri" w:hAnsi="Calibri" w:cs="Calibri"/>
          <w:color w:val="000000"/>
          <w:sz w:val="24"/>
          <w:szCs w:val="24"/>
          <w:u w:color="000000"/>
          <w:bdr w:val="nil"/>
          <w:lang w:val="en-US" w:eastAsia="en-GB"/>
        </w:rPr>
        <w:t>The available</w:t>
      </w:r>
      <w:r w:rsidR="005204E7" w:rsidRPr="0079335A">
        <w:rPr>
          <w:rFonts w:ascii="Calibri" w:eastAsia="Calibri" w:hAnsi="Calibri" w:cs="Calibri"/>
          <w:color w:val="000000"/>
          <w:sz w:val="24"/>
          <w:szCs w:val="24"/>
          <w:u w:color="000000"/>
          <w:bdr w:val="nil"/>
          <w:lang w:val="en-US" w:eastAsia="en-GB"/>
        </w:rPr>
        <w:t xml:space="preserve"> program provides workshops and courses on academic writing, career management and development, data management, funding opportunities, ethics, teaching and supervising students. During my f</w:t>
      </w:r>
      <w:r>
        <w:rPr>
          <w:rFonts w:ascii="Calibri" w:eastAsia="Calibri" w:hAnsi="Calibri" w:cs="Calibri"/>
          <w:color w:val="000000"/>
          <w:sz w:val="24"/>
          <w:szCs w:val="24"/>
          <w:u w:color="000000"/>
          <w:bdr w:val="nil"/>
          <w:lang w:val="en-US" w:eastAsia="en-GB"/>
        </w:rPr>
        <w:t xml:space="preserve">ellowship I will </w:t>
      </w:r>
      <w:r w:rsidR="00DB3B43">
        <w:rPr>
          <w:rFonts w:ascii="Calibri" w:eastAsia="Calibri" w:hAnsi="Calibri" w:cs="Calibri"/>
          <w:color w:val="000000"/>
          <w:sz w:val="24"/>
          <w:szCs w:val="24"/>
          <w:u w:color="000000"/>
          <w:bdr w:val="nil"/>
          <w:lang w:val="en-US" w:eastAsia="en-GB"/>
        </w:rPr>
        <w:t>use</w:t>
      </w:r>
      <w:r w:rsidR="005204E7" w:rsidRPr="0079335A">
        <w:rPr>
          <w:rFonts w:ascii="Calibri" w:eastAsia="Calibri" w:hAnsi="Calibri" w:cs="Calibri"/>
          <w:color w:val="000000"/>
          <w:sz w:val="24"/>
          <w:szCs w:val="24"/>
          <w:u w:color="000000"/>
          <w:bdr w:val="nil"/>
          <w:lang w:val="en-US" w:eastAsia="en-GB"/>
        </w:rPr>
        <w:t xml:space="preserve"> these reso</w:t>
      </w:r>
      <w:r w:rsidR="00C0568C">
        <w:rPr>
          <w:rFonts w:ascii="Calibri" w:eastAsia="Calibri" w:hAnsi="Calibri" w:cs="Calibri"/>
          <w:color w:val="000000"/>
          <w:sz w:val="24"/>
          <w:szCs w:val="24"/>
          <w:u w:color="000000"/>
          <w:bdr w:val="nil"/>
          <w:lang w:val="en-US" w:eastAsia="en-GB"/>
        </w:rPr>
        <w:t>urces to enhance my</w:t>
      </w:r>
      <w:r w:rsidR="005204E7" w:rsidRPr="0079335A">
        <w:rPr>
          <w:rFonts w:ascii="Calibri" w:eastAsia="Calibri" w:hAnsi="Calibri" w:cs="Calibri"/>
          <w:color w:val="000000"/>
          <w:sz w:val="24"/>
          <w:szCs w:val="24"/>
          <w:u w:color="000000"/>
          <w:bdr w:val="nil"/>
          <w:lang w:val="en-US" w:eastAsia="en-GB"/>
        </w:rPr>
        <w:t xml:space="preserve"> professional qualifications</w:t>
      </w:r>
      <w:r w:rsidR="005C1F61">
        <w:rPr>
          <w:rFonts w:ascii="Calibri" w:eastAsia="Calibri" w:hAnsi="Calibri" w:cs="Calibri"/>
          <w:color w:val="000000"/>
          <w:sz w:val="24"/>
          <w:szCs w:val="24"/>
          <w:u w:color="000000"/>
          <w:bdr w:val="nil"/>
          <w:lang w:val="en-US" w:eastAsia="en-GB"/>
        </w:rPr>
        <w:t>/development</w:t>
      </w:r>
      <w:r w:rsidR="005204E7" w:rsidRPr="0079335A">
        <w:rPr>
          <w:rFonts w:ascii="Calibri" w:eastAsia="Calibri" w:hAnsi="Calibri" w:cs="Calibri"/>
          <w:color w:val="000000"/>
          <w:sz w:val="24"/>
          <w:szCs w:val="24"/>
          <w:u w:color="000000"/>
          <w:bdr w:val="nil"/>
          <w:lang w:val="en-US" w:eastAsia="en-GB"/>
        </w:rPr>
        <w:t>. Within the Institute for C</w:t>
      </w:r>
      <w:r w:rsidR="00C0568C">
        <w:rPr>
          <w:rFonts w:ascii="Calibri" w:eastAsia="Calibri" w:hAnsi="Calibri" w:cs="Calibri"/>
          <w:color w:val="000000"/>
          <w:sz w:val="24"/>
          <w:szCs w:val="24"/>
          <w:u w:color="000000"/>
          <w:bdr w:val="nil"/>
          <w:lang w:val="en-US" w:eastAsia="en-GB"/>
        </w:rPr>
        <w:t>ell Biology there is also a</w:t>
      </w:r>
      <w:r w:rsidR="005204E7" w:rsidRPr="0079335A">
        <w:rPr>
          <w:rFonts w:ascii="Calibri" w:eastAsia="Calibri" w:hAnsi="Calibri" w:cs="Calibri"/>
          <w:color w:val="000000"/>
          <w:sz w:val="24"/>
          <w:szCs w:val="24"/>
          <w:u w:color="000000"/>
          <w:bdr w:val="nil"/>
          <w:lang w:val="en-US" w:eastAsia="en-GB"/>
        </w:rPr>
        <w:t xml:space="preserve"> dynamic seminar series covering a wide range of topics from internal and external speakers.</w:t>
      </w:r>
    </w:p>
    <w:p w14:paraId="07F70F9E" w14:textId="77777777" w:rsidR="00D90F9E" w:rsidRDefault="00D90F9E">
      <w:pPr>
        <w:rPr>
          <w:rFonts w:ascii="Calibri" w:eastAsia="Calibri" w:hAnsi="Calibri" w:cs="Calibri"/>
          <w:color w:val="000000"/>
          <w:sz w:val="24"/>
          <w:szCs w:val="24"/>
          <w:u w:color="000000"/>
          <w:bdr w:val="nil"/>
          <w:lang w:val="en-US" w:eastAsia="en-GB"/>
        </w:rPr>
      </w:pPr>
      <w:r>
        <w:rPr>
          <w:rFonts w:ascii="Calibri" w:eastAsia="Calibri" w:hAnsi="Calibri" w:cs="Calibri"/>
          <w:color w:val="000000"/>
          <w:sz w:val="24"/>
          <w:szCs w:val="24"/>
          <w:u w:color="000000"/>
          <w:bdr w:val="nil"/>
          <w:lang w:val="en-US" w:eastAsia="en-GB"/>
        </w:rPr>
        <w:br w:type="page"/>
      </w:r>
    </w:p>
    <w:p w14:paraId="793678D2" w14:textId="563C8A2A" w:rsidR="00002A84" w:rsidRDefault="002D57AD" w:rsidP="0079335A">
      <w:pPr>
        <w:pBdr>
          <w:top w:val="nil"/>
          <w:left w:val="nil"/>
          <w:bottom w:val="nil"/>
          <w:right w:val="nil"/>
          <w:between w:val="nil"/>
          <w:bar w:val="nil"/>
        </w:pBdr>
        <w:spacing w:line="276" w:lineRule="auto"/>
        <w:rPr>
          <w:rFonts w:ascii="Calibri" w:eastAsia="Calibri" w:hAnsi="Calibri" w:cs="Calibri"/>
          <w:color w:val="000000"/>
          <w:sz w:val="24"/>
          <w:szCs w:val="24"/>
          <w:u w:val="single"/>
          <w:bdr w:val="nil"/>
          <w:lang w:val="en-US" w:eastAsia="en-GB"/>
        </w:rPr>
      </w:pPr>
      <w:r>
        <w:rPr>
          <w:rFonts w:ascii="Calibri" w:eastAsia="Calibri" w:hAnsi="Calibri" w:cs="Calibri"/>
          <w:color w:val="000000"/>
          <w:sz w:val="24"/>
          <w:szCs w:val="24"/>
          <w:bdr w:val="nil"/>
          <w:lang w:val="en-US" w:eastAsia="en-GB"/>
        </w:rPr>
        <w:lastRenderedPageBreak/>
        <w:t>Table 2b</w:t>
      </w:r>
      <w:r w:rsidR="00F81F24">
        <w:rPr>
          <w:rFonts w:ascii="Calibri" w:eastAsia="Calibri" w:hAnsi="Calibri" w:cs="Calibri"/>
          <w:color w:val="000000"/>
          <w:sz w:val="24"/>
          <w:szCs w:val="24"/>
          <w:bdr w:val="nil"/>
          <w:lang w:val="en-US" w:eastAsia="en-GB"/>
        </w:rPr>
        <w:t>: Personal/Professional Development O</w:t>
      </w:r>
      <w:r w:rsidR="00002A84" w:rsidRPr="006B78A5">
        <w:rPr>
          <w:rFonts w:ascii="Calibri" w:eastAsia="Calibri" w:hAnsi="Calibri" w:cs="Calibri"/>
          <w:color w:val="000000"/>
          <w:sz w:val="24"/>
          <w:szCs w:val="24"/>
          <w:bdr w:val="nil"/>
          <w:lang w:val="en-US" w:eastAsia="en-GB"/>
        </w:rPr>
        <w:t>pportunities</w:t>
      </w:r>
    </w:p>
    <w:tbl>
      <w:tblPr>
        <w:tblStyle w:val="TableGrid"/>
        <w:tblW w:w="0" w:type="auto"/>
        <w:tblLook w:val="04A0" w:firstRow="1" w:lastRow="0" w:firstColumn="1" w:lastColumn="0" w:noHBand="0" w:noVBand="1"/>
      </w:tblPr>
      <w:tblGrid>
        <w:gridCol w:w="5085"/>
        <w:gridCol w:w="1417"/>
        <w:gridCol w:w="2494"/>
      </w:tblGrid>
      <w:tr w:rsidR="00002A84" w14:paraId="527F5C79" w14:textId="77777777" w:rsidTr="00D90F9E">
        <w:tc>
          <w:tcPr>
            <w:tcW w:w="5098" w:type="dxa"/>
            <w:tcBorders>
              <w:top w:val="single" w:sz="12" w:space="0" w:color="auto"/>
              <w:left w:val="single" w:sz="12" w:space="0" w:color="auto"/>
              <w:bottom w:val="double" w:sz="4" w:space="0" w:color="auto"/>
              <w:right w:val="double" w:sz="4" w:space="0" w:color="auto"/>
            </w:tcBorders>
            <w:shd w:val="clear" w:color="auto" w:fill="D9D9D9" w:themeFill="background1" w:themeFillShade="D9"/>
          </w:tcPr>
          <w:p w14:paraId="50174FD6" w14:textId="09BDC2E3" w:rsidR="00002A84" w:rsidRPr="00002A84" w:rsidRDefault="00002A84" w:rsidP="0079335A">
            <w:pPr>
              <w:spacing w:line="276" w:lineRule="auto"/>
              <w:rPr>
                <w:rFonts w:eastAsia="Calibri" w:cstheme="minorHAnsi"/>
                <w:color w:val="000000"/>
                <w:sz w:val="24"/>
                <w:szCs w:val="24"/>
                <w:bdr w:val="nil"/>
                <w:lang w:val="en-US" w:eastAsia="en-GB"/>
              </w:rPr>
            </w:pPr>
            <w:r w:rsidRPr="00002A84">
              <w:rPr>
                <w:rFonts w:eastAsia="Calibri" w:cstheme="minorHAnsi"/>
                <w:color w:val="000000"/>
                <w:sz w:val="24"/>
                <w:szCs w:val="24"/>
                <w:bdr w:val="nil"/>
                <w:lang w:val="en-US" w:eastAsia="en-GB"/>
              </w:rPr>
              <w:t>Course</w:t>
            </w:r>
          </w:p>
        </w:tc>
        <w:tc>
          <w:tcPr>
            <w:tcW w:w="1418" w:type="dxa"/>
            <w:tcBorders>
              <w:top w:val="single" w:sz="12" w:space="0" w:color="auto"/>
              <w:left w:val="double" w:sz="4" w:space="0" w:color="auto"/>
              <w:bottom w:val="double" w:sz="4" w:space="0" w:color="auto"/>
              <w:right w:val="double" w:sz="4" w:space="0" w:color="auto"/>
            </w:tcBorders>
            <w:shd w:val="clear" w:color="auto" w:fill="D9D9D9" w:themeFill="background1" w:themeFillShade="D9"/>
          </w:tcPr>
          <w:p w14:paraId="295EA5B3" w14:textId="4FEA38E9" w:rsidR="00002A84" w:rsidRPr="00002A84" w:rsidRDefault="00002A84" w:rsidP="005E26E9">
            <w:pPr>
              <w:spacing w:line="276" w:lineRule="auto"/>
              <w:jc w:val="center"/>
              <w:rPr>
                <w:rFonts w:eastAsia="Calibri" w:cstheme="minorHAnsi"/>
                <w:color w:val="000000"/>
                <w:sz w:val="24"/>
                <w:szCs w:val="24"/>
                <w:bdr w:val="nil"/>
                <w:lang w:val="en-US" w:eastAsia="en-GB"/>
              </w:rPr>
            </w:pPr>
            <w:r w:rsidRPr="00002A84">
              <w:rPr>
                <w:rFonts w:eastAsia="Calibri" w:cstheme="minorHAnsi"/>
                <w:color w:val="000000"/>
                <w:sz w:val="24"/>
                <w:szCs w:val="24"/>
                <w:bdr w:val="nil"/>
                <w:lang w:val="en-US" w:eastAsia="en-GB"/>
              </w:rPr>
              <w:t>Method</w:t>
            </w:r>
          </w:p>
        </w:tc>
        <w:tc>
          <w:tcPr>
            <w:tcW w:w="2500" w:type="dxa"/>
            <w:tcBorders>
              <w:top w:val="single" w:sz="12" w:space="0" w:color="auto"/>
              <w:left w:val="double" w:sz="4" w:space="0" w:color="auto"/>
              <w:bottom w:val="double" w:sz="4" w:space="0" w:color="auto"/>
              <w:right w:val="single" w:sz="12" w:space="0" w:color="auto"/>
            </w:tcBorders>
            <w:shd w:val="clear" w:color="auto" w:fill="D9D9D9" w:themeFill="background1" w:themeFillShade="D9"/>
          </w:tcPr>
          <w:p w14:paraId="2F079F84" w14:textId="67961031" w:rsidR="00002A84" w:rsidRPr="00002A84" w:rsidRDefault="00002A84" w:rsidP="005E26E9">
            <w:pPr>
              <w:spacing w:line="276" w:lineRule="auto"/>
              <w:jc w:val="center"/>
              <w:rPr>
                <w:rFonts w:eastAsia="Calibri" w:cstheme="minorHAnsi"/>
                <w:color w:val="000000"/>
                <w:sz w:val="24"/>
                <w:szCs w:val="24"/>
                <w:bdr w:val="nil"/>
                <w:lang w:val="en-US" w:eastAsia="en-GB"/>
              </w:rPr>
            </w:pPr>
            <w:r w:rsidRPr="00002A84">
              <w:rPr>
                <w:rFonts w:eastAsia="Calibri" w:cstheme="minorHAnsi"/>
                <w:color w:val="000000"/>
                <w:sz w:val="24"/>
                <w:szCs w:val="24"/>
                <w:bdr w:val="nil"/>
                <w:lang w:val="en-US" w:eastAsia="en-GB"/>
              </w:rPr>
              <w:t>Provider</w:t>
            </w:r>
          </w:p>
        </w:tc>
      </w:tr>
      <w:tr w:rsidR="00002A84" w14:paraId="630BA336" w14:textId="77777777" w:rsidTr="00D90F9E">
        <w:tc>
          <w:tcPr>
            <w:tcW w:w="5098" w:type="dxa"/>
            <w:tcBorders>
              <w:top w:val="double" w:sz="4" w:space="0" w:color="auto"/>
              <w:left w:val="single" w:sz="12" w:space="0" w:color="auto"/>
              <w:right w:val="double" w:sz="4" w:space="0" w:color="auto"/>
            </w:tcBorders>
          </w:tcPr>
          <w:p w14:paraId="7B0B7FC5" w14:textId="02F827EF" w:rsidR="00002A84" w:rsidRPr="00002A84" w:rsidRDefault="00002A84" w:rsidP="0079335A">
            <w:pPr>
              <w:spacing w:line="276" w:lineRule="auto"/>
              <w:rPr>
                <w:rFonts w:eastAsia="Calibri" w:cstheme="minorHAnsi"/>
                <w:color w:val="000000"/>
                <w:sz w:val="24"/>
                <w:szCs w:val="24"/>
                <w:bdr w:val="nil"/>
                <w:lang w:val="en-US" w:eastAsia="en-GB"/>
              </w:rPr>
            </w:pPr>
            <w:r w:rsidRPr="00002A84">
              <w:rPr>
                <w:rFonts w:eastAsia="Calibri" w:cstheme="minorHAnsi"/>
                <w:color w:val="000000"/>
                <w:sz w:val="24"/>
                <w:szCs w:val="24"/>
                <w:bdr w:val="nil"/>
                <w:lang w:val="en-US" w:eastAsia="en-GB"/>
              </w:rPr>
              <w:t>Professional skills</w:t>
            </w:r>
          </w:p>
        </w:tc>
        <w:tc>
          <w:tcPr>
            <w:tcW w:w="1418" w:type="dxa"/>
            <w:tcBorders>
              <w:top w:val="double" w:sz="4" w:space="0" w:color="auto"/>
              <w:left w:val="double" w:sz="4" w:space="0" w:color="auto"/>
              <w:right w:val="double" w:sz="4" w:space="0" w:color="auto"/>
            </w:tcBorders>
          </w:tcPr>
          <w:p w14:paraId="0331A567" w14:textId="57DB238A" w:rsidR="00002A84" w:rsidRPr="00002A84" w:rsidRDefault="00002A84" w:rsidP="005E26E9">
            <w:pPr>
              <w:spacing w:line="276" w:lineRule="auto"/>
              <w:jc w:val="center"/>
              <w:rPr>
                <w:rFonts w:eastAsia="Calibri" w:cstheme="minorHAnsi"/>
                <w:color w:val="000000"/>
                <w:sz w:val="24"/>
                <w:szCs w:val="24"/>
                <w:bdr w:val="nil"/>
                <w:lang w:val="en-US" w:eastAsia="en-GB"/>
              </w:rPr>
            </w:pPr>
            <w:r>
              <w:rPr>
                <w:rFonts w:eastAsia="Calibri" w:cstheme="minorHAnsi"/>
                <w:color w:val="000000"/>
                <w:sz w:val="24"/>
                <w:szCs w:val="24"/>
                <w:bdr w:val="nil"/>
                <w:lang w:val="en-US" w:eastAsia="en-GB"/>
              </w:rPr>
              <w:t>Workshop</w:t>
            </w:r>
          </w:p>
        </w:tc>
        <w:tc>
          <w:tcPr>
            <w:tcW w:w="2500" w:type="dxa"/>
            <w:tcBorders>
              <w:top w:val="double" w:sz="4" w:space="0" w:color="auto"/>
              <w:left w:val="double" w:sz="4" w:space="0" w:color="auto"/>
              <w:right w:val="single" w:sz="12" w:space="0" w:color="auto"/>
            </w:tcBorders>
          </w:tcPr>
          <w:p w14:paraId="22A30536" w14:textId="0CEF4C9D" w:rsidR="00002A84" w:rsidRPr="00002A84" w:rsidRDefault="00002A84" w:rsidP="005E26E9">
            <w:pPr>
              <w:spacing w:line="276" w:lineRule="auto"/>
              <w:jc w:val="center"/>
              <w:rPr>
                <w:rFonts w:eastAsia="Calibri" w:cstheme="minorHAnsi"/>
                <w:color w:val="000000"/>
                <w:sz w:val="24"/>
                <w:szCs w:val="24"/>
                <w:bdr w:val="nil"/>
                <w:lang w:val="en-US" w:eastAsia="en-GB"/>
              </w:rPr>
            </w:pPr>
            <w:r>
              <w:rPr>
                <w:rFonts w:eastAsia="Calibri" w:cstheme="minorHAnsi"/>
                <w:color w:val="000000"/>
                <w:sz w:val="24"/>
                <w:szCs w:val="24"/>
                <w:bdr w:val="nil"/>
                <w:lang w:val="en-US" w:eastAsia="en-GB"/>
              </w:rPr>
              <w:t>Daphne Jackson Trust</w:t>
            </w:r>
          </w:p>
        </w:tc>
      </w:tr>
      <w:tr w:rsidR="00002A84" w14:paraId="61D08098" w14:textId="77777777" w:rsidTr="00D90F9E">
        <w:tc>
          <w:tcPr>
            <w:tcW w:w="5098" w:type="dxa"/>
            <w:tcBorders>
              <w:left w:val="single" w:sz="12" w:space="0" w:color="auto"/>
              <w:right w:val="double" w:sz="4" w:space="0" w:color="auto"/>
            </w:tcBorders>
          </w:tcPr>
          <w:p w14:paraId="5081411B" w14:textId="693978F1" w:rsidR="00002A84" w:rsidRPr="00002A84" w:rsidRDefault="00002A84" w:rsidP="0079335A">
            <w:pPr>
              <w:spacing w:line="276" w:lineRule="auto"/>
              <w:rPr>
                <w:rFonts w:eastAsia="Calibri" w:cstheme="minorHAnsi"/>
                <w:color w:val="000000"/>
                <w:sz w:val="24"/>
                <w:szCs w:val="24"/>
                <w:bdr w:val="nil"/>
                <w:lang w:val="en-US" w:eastAsia="en-GB"/>
              </w:rPr>
            </w:pPr>
            <w:r>
              <w:rPr>
                <w:rFonts w:eastAsia="Calibri" w:cstheme="minorHAnsi"/>
                <w:color w:val="000000"/>
                <w:sz w:val="24"/>
                <w:szCs w:val="24"/>
                <w:bdr w:val="nil"/>
                <w:lang w:val="en-US" w:eastAsia="en-GB"/>
              </w:rPr>
              <w:t>How to publish</w:t>
            </w:r>
          </w:p>
        </w:tc>
        <w:tc>
          <w:tcPr>
            <w:tcW w:w="1418" w:type="dxa"/>
            <w:tcBorders>
              <w:left w:val="double" w:sz="4" w:space="0" w:color="auto"/>
              <w:right w:val="double" w:sz="4" w:space="0" w:color="auto"/>
            </w:tcBorders>
          </w:tcPr>
          <w:p w14:paraId="09AB97A2" w14:textId="5CE1A7BD" w:rsidR="00002A84" w:rsidRPr="00002A84" w:rsidRDefault="00002A84" w:rsidP="005E26E9">
            <w:pPr>
              <w:spacing w:line="276" w:lineRule="auto"/>
              <w:jc w:val="center"/>
              <w:rPr>
                <w:rFonts w:eastAsia="Calibri" w:cstheme="minorHAnsi"/>
                <w:color w:val="000000"/>
                <w:sz w:val="24"/>
                <w:szCs w:val="24"/>
                <w:bdr w:val="nil"/>
                <w:lang w:val="en-US" w:eastAsia="en-GB"/>
              </w:rPr>
            </w:pPr>
            <w:r>
              <w:rPr>
                <w:rFonts w:eastAsia="Calibri" w:cstheme="minorHAnsi"/>
                <w:color w:val="000000"/>
                <w:sz w:val="24"/>
                <w:szCs w:val="24"/>
                <w:bdr w:val="nil"/>
                <w:lang w:val="en-US" w:eastAsia="en-GB"/>
              </w:rPr>
              <w:t>Workshop</w:t>
            </w:r>
          </w:p>
        </w:tc>
        <w:tc>
          <w:tcPr>
            <w:tcW w:w="2500" w:type="dxa"/>
            <w:tcBorders>
              <w:left w:val="double" w:sz="4" w:space="0" w:color="auto"/>
              <w:right w:val="single" w:sz="12" w:space="0" w:color="auto"/>
            </w:tcBorders>
          </w:tcPr>
          <w:p w14:paraId="16E4C7C5" w14:textId="38CB64DB" w:rsidR="00002A84" w:rsidRPr="00002A84" w:rsidRDefault="00002A84" w:rsidP="005E26E9">
            <w:pPr>
              <w:spacing w:line="276" w:lineRule="auto"/>
              <w:jc w:val="center"/>
              <w:rPr>
                <w:rFonts w:eastAsia="Calibri" w:cstheme="minorHAnsi"/>
                <w:color w:val="000000"/>
                <w:sz w:val="24"/>
                <w:szCs w:val="24"/>
                <w:bdr w:val="nil"/>
                <w:lang w:val="en-US" w:eastAsia="en-GB"/>
              </w:rPr>
            </w:pPr>
            <w:r>
              <w:rPr>
                <w:rFonts w:eastAsia="Calibri" w:cstheme="minorHAnsi"/>
                <w:color w:val="000000"/>
                <w:sz w:val="24"/>
                <w:szCs w:val="24"/>
                <w:bdr w:val="nil"/>
                <w:lang w:val="en-US" w:eastAsia="en-GB"/>
              </w:rPr>
              <w:t>Daphne Jackson Trust</w:t>
            </w:r>
          </w:p>
        </w:tc>
      </w:tr>
      <w:tr w:rsidR="00002A84" w14:paraId="3EA9D5DB" w14:textId="77777777" w:rsidTr="00D90F9E">
        <w:tc>
          <w:tcPr>
            <w:tcW w:w="5098" w:type="dxa"/>
            <w:tcBorders>
              <w:left w:val="single" w:sz="12" w:space="0" w:color="auto"/>
              <w:right w:val="double" w:sz="4" w:space="0" w:color="auto"/>
            </w:tcBorders>
          </w:tcPr>
          <w:p w14:paraId="16E2319F" w14:textId="4346152D" w:rsidR="00002A84" w:rsidRPr="00002A84" w:rsidRDefault="00002A84" w:rsidP="0079335A">
            <w:pPr>
              <w:spacing w:line="276" w:lineRule="auto"/>
              <w:rPr>
                <w:rFonts w:eastAsia="Calibri" w:cstheme="minorHAnsi"/>
                <w:color w:val="000000"/>
                <w:sz w:val="24"/>
                <w:szCs w:val="24"/>
                <w:bdr w:val="nil"/>
                <w:lang w:val="en-US" w:eastAsia="en-GB"/>
              </w:rPr>
            </w:pPr>
            <w:r>
              <w:rPr>
                <w:rFonts w:eastAsia="Calibri" w:cstheme="minorHAnsi"/>
                <w:color w:val="000000"/>
                <w:sz w:val="24"/>
                <w:szCs w:val="24"/>
                <w:bdr w:val="nil"/>
                <w:lang w:val="en-US" w:eastAsia="en-GB"/>
              </w:rPr>
              <w:t>How to improve your confidence</w:t>
            </w:r>
          </w:p>
        </w:tc>
        <w:tc>
          <w:tcPr>
            <w:tcW w:w="1418" w:type="dxa"/>
            <w:tcBorders>
              <w:left w:val="double" w:sz="4" w:space="0" w:color="auto"/>
              <w:right w:val="double" w:sz="4" w:space="0" w:color="auto"/>
            </w:tcBorders>
          </w:tcPr>
          <w:p w14:paraId="7E965189" w14:textId="1DDD0644" w:rsidR="00002A84" w:rsidRPr="00002A84" w:rsidRDefault="00002A84" w:rsidP="005E26E9">
            <w:pPr>
              <w:spacing w:line="276" w:lineRule="auto"/>
              <w:jc w:val="center"/>
              <w:rPr>
                <w:rFonts w:eastAsia="Calibri" w:cstheme="minorHAnsi"/>
                <w:color w:val="000000"/>
                <w:sz w:val="24"/>
                <w:szCs w:val="24"/>
                <w:bdr w:val="nil"/>
                <w:lang w:val="en-US" w:eastAsia="en-GB"/>
              </w:rPr>
            </w:pPr>
            <w:r>
              <w:rPr>
                <w:rFonts w:eastAsia="Calibri" w:cstheme="minorHAnsi"/>
                <w:color w:val="000000"/>
                <w:sz w:val="24"/>
                <w:szCs w:val="24"/>
                <w:bdr w:val="nil"/>
                <w:lang w:val="en-US" w:eastAsia="en-GB"/>
              </w:rPr>
              <w:t>Workshop</w:t>
            </w:r>
          </w:p>
        </w:tc>
        <w:tc>
          <w:tcPr>
            <w:tcW w:w="2500" w:type="dxa"/>
            <w:tcBorders>
              <w:left w:val="double" w:sz="4" w:space="0" w:color="auto"/>
              <w:right w:val="single" w:sz="12" w:space="0" w:color="auto"/>
            </w:tcBorders>
          </w:tcPr>
          <w:p w14:paraId="67C2FE7C" w14:textId="6DE8FA73" w:rsidR="00002A84" w:rsidRPr="00002A84" w:rsidRDefault="00002A84" w:rsidP="005E26E9">
            <w:pPr>
              <w:spacing w:line="276" w:lineRule="auto"/>
              <w:jc w:val="center"/>
              <w:rPr>
                <w:rFonts w:eastAsia="Calibri" w:cstheme="minorHAnsi"/>
                <w:color w:val="000000"/>
                <w:sz w:val="24"/>
                <w:szCs w:val="24"/>
                <w:bdr w:val="nil"/>
                <w:lang w:val="en-US" w:eastAsia="en-GB"/>
              </w:rPr>
            </w:pPr>
            <w:r>
              <w:rPr>
                <w:rFonts w:eastAsia="Calibri" w:cstheme="minorHAnsi"/>
                <w:color w:val="000000"/>
                <w:sz w:val="24"/>
                <w:szCs w:val="24"/>
                <w:bdr w:val="nil"/>
                <w:lang w:val="en-US" w:eastAsia="en-GB"/>
              </w:rPr>
              <w:t>Daphne Jackson Trust</w:t>
            </w:r>
          </w:p>
        </w:tc>
      </w:tr>
      <w:tr w:rsidR="00002A84" w14:paraId="4AFA7B61" w14:textId="77777777" w:rsidTr="00D90F9E">
        <w:tc>
          <w:tcPr>
            <w:tcW w:w="5098" w:type="dxa"/>
            <w:tcBorders>
              <w:left w:val="single" w:sz="12" w:space="0" w:color="auto"/>
              <w:right w:val="double" w:sz="4" w:space="0" w:color="auto"/>
            </w:tcBorders>
          </w:tcPr>
          <w:p w14:paraId="147E013C" w14:textId="662FDB64" w:rsidR="00002A84" w:rsidRPr="00002A84" w:rsidRDefault="00002A84" w:rsidP="0079335A">
            <w:pPr>
              <w:spacing w:line="276" w:lineRule="auto"/>
              <w:rPr>
                <w:rFonts w:eastAsia="Calibri" w:cstheme="minorHAnsi"/>
                <w:color w:val="000000"/>
                <w:sz w:val="24"/>
                <w:szCs w:val="24"/>
                <w:bdr w:val="nil"/>
                <w:lang w:val="en-US" w:eastAsia="en-GB"/>
              </w:rPr>
            </w:pPr>
            <w:r>
              <w:rPr>
                <w:rFonts w:eastAsia="Calibri" w:cstheme="minorHAnsi"/>
                <w:color w:val="000000"/>
                <w:sz w:val="24"/>
                <w:szCs w:val="24"/>
                <w:bdr w:val="nil"/>
                <w:lang w:val="en-US" w:eastAsia="en-GB"/>
              </w:rPr>
              <w:t>Finding funding for research</w:t>
            </w:r>
          </w:p>
        </w:tc>
        <w:tc>
          <w:tcPr>
            <w:tcW w:w="1418" w:type="dxa"/>
            <w:tcBorders>
              <w:left w:val="double" w:sz="4" w:space="0" w:color="auto"/>
              <w:right w:val="double" w:sz="4" w:space="0" w:color="auto"/>
            </w:tcBorders>
          </w:tcPr>
          <w:p w14:paraId="410229FF" w14:textId="5500877C" w:rsidR="00002A84" w:rsidRPr="00002A84" w:rsidRDefault="00002A84" w:rsidP="005E26E9">
            <w:pPr>
              <w:spacing w:line="276" w:lineRule="auto"/>
              <w:jc w:val="center"/>
              <w:rPr>
                <w:rFonts w:eastAsia="Calibri" w:cstheme="minorHAnsi"/>
                <w:color w:val="000000"/>
                <w:sz w:val="24"/>
                <w:szCs w:val="24"/>
                <w:bdr w:val="nil"/>
                <w:lang w:val="en-US" w:eastAsia="en-GB"/>
              </w:rPr>
            </w:pPr>
            <w:r>
              <w:rPr>
                <w:rFonts w:eastAsia="Calibri" w:cstheme="minorHAnsi"/>
                <w:color w:val="000000"/>
                <w:sz w:val="24"/>
                <w:szCs w:val="24"/>
                <w:bdr w:val="nil"/>
                <w:lang w:val="en-US" w:eastAsia="en-GB"/>
              </w:rPr>
              <w:t>Online</w:t>
            </w:r>
          </w:p>
        </w:tc>
        <w:tc>
          <w:tcPr>
            <w:tcW w:w="2500" w:type="dxa"/>
            <w:tcBorders>
              <w:left w:val="double" w:sz="4" w:space="0" w:color="auto"/>
              <w:right w:val="single" w:sz="12" w:space="0" w:color="auto"/>
            </w:tcBorders>
          </w:tcPr>
          <w:p w14:paraId="0B11F541" w14:textId="7F17D74D" w:rsidR="00002A84" w:rsidRPr="005E26E9" w:rsidRDefault="00002A84" w:rsidP="005E26E9">
            <w:pPr>
              <w:spacing w:line="276" w:lineRule="auto"/>
              <w:jc w:val="center"/>
              <w:rPr>
                <w:rFonts w:eastAsia="Calibri" w:cstheme="minorHAnsi"/>
                <w:color w:val="000000"/>
                <w:sz w:val="24"/>
                <w:szCs w:val="24"/>
                <w:bdr w:val="nil"/>
                <w:vertAlign w:val="superscript"/>
                <w:lang w:val="en-US" w:eastAsia="en-GB"/>
              </w:rPr>
            </w:pPr>
            <w:r>
              <w:rPr>
                <w:rFonts w:eastAsia="Calibri" w:cstheme="minorHAnsi"/>
                <w:color w:val="000000"/>
                <w:sz w:val="24"/>
                <w:szCs w:val="24"/>
                <w:bdr w:val="nil"/>
                <w:lang w:val="en-US" w:eastAsia="en-GB"/>
              </w:rPr>
              <w:t>IAD</w:t>
            </w:r>
            <w:r w:rsidR="005E26E9">
              <w:rPr>
                <w:rFonts w:eastAsia="Calibri" w:cstheme="minorHAnsi"/>
                <w:color w:val="000000"/>
                <w:sz w:val="24"/>
                <w:szCs w:val="24"/>
                <w:bdr w:val="nil"/>
                <w:vertAlign w:val="superscript"/>
                <w:lang w:val="en-US" w:eastAsia="en-GB"/>
              </w:rPr>
              <w:t>*</w:t>
            </w:r>
          </w:p>
        </w:tc>
      </w:tr>
      <w:tr w:rsidR="005E26E9" w14:paraId="11647EE7" w14:textId="77777777" w:rsidTr="00D90F9E">
        <w:tc>
          <w:tcPr>
            <w:tcW w:w="5098" w:type="dxa"/>
            <w:tcBorders>
              <w:left w:val="single" w:sz="12" w:space="0" w:color="auto"/>
              <w:right w:val="double" w:sz="4" w:space="0" w:color="auto"/>
            </w:tcBorders>
          </w:tcPr>
          <w:p w14:paraId="00F087C4" w14:textId="59F819D9" w:rsidR="005E26E9" w:rsidRPr="00002A84" w:rsidRDefault="005E26E9" w:rsidP="005E26E9">
            <w:pPr>
              <w:spacing w:line="276" w:lineRule="auto"/>
              <w:rPr>
                <w:rFonts w:eastAsia="Calibri" w:cstheme="minorHAnsi"/>
                <w:color w:val="000000"/>
                <w:sz w:val="24"/>
                <w:szCs w:val="24"/>
                <w:bdr w:val="nil"/>
                <w:lang w:val="en-US" w:eastAsia="en-GB"/>
              </w:rPr>
            </w:pPr>
            <w:r>
              <w:rPr>
                <w:rFonts w:eastAsia="Calibri" w:cstheme="minorHAnsi"/>
                <w:color w:val="000000"/>
                <w:sz w:val="24"/>
                <w:szCs w:val="24"/>
                <w:bdr w:val="nil"/>
                <w:lang w:val="en-US" w:eastAsia="en-GB"/>
              </w:rPr>
              <w:t>Get that paper written and published</w:t>
            </w:r>
          </w:p>
        </w:tc>
        <w:tc>
          <w:tcPr>
            <w:tcW w:w="1418" w:type="dxa"/>
            <w:tcBorders>
              <w:left w:val="double" w:sz="4" w:space="0" w:color="auto"/>
              <w:right w:val="double" w:sz="4" w:space="0" w:color="auto"/>
            </w:tcBorders>
          </w:tcPr>
          <w:p w14:paraId="26951E6E" w14:textId="462087EA" w:rsidR="005E26E9" w:rsidRPr="00002A84" w:rsidRDefault="005E26E9" w:rsidP="005E26E9">
            <w:pPr>
              <w:spacing w:line="276" w:lineRule="auto"/>
              <w:jc w:val="center"/>
              <w:rPr>
                <w:rFonts w:eastAsia="Calibri" w:cstheme="minorHAnsi"/>
                <w:color w:val="000000"/>
                <w:sz w:val="24"/>
                <w:szCs w:val="24"/>
                <w:bdr w:val="nil"/>
                <w:lang w:val="en-US" w:eastAsia="en-GB"/>
              </w:rPr>
            </w:pPr>
            <w:r>
              <w:rPr>
                <w:rFonts w:eastAsia="Calibri" w:cstheme="minorHAnsi"/>
                <w:color w:val="000000"/>
                <w:sz w:val="24"/>
                <w:szCs w:val="24"/>
                <w:bdr w:val="nil"/>
                <w:lang w:val="en-US" w:eastAsia="en-GB"/>
              </w:rPr>
              <w:t>Workshop</w:t>
            </w:r>
          </w:p>
        </w:tc>
        <w:tc>
          <w:tcPr>
            <w:tcW w:w="2500" w:type="dxa"/>
            <w:tcBorders>
              <w:left w:val="double" w:sz="4" w:space="0" w:color="auto"/>
              <w:right w:val="single" w:sz="12" w:space="0" w:color="auto"/>
            </w:tcBorders>
          </w:tcPr>
          <w:p w14:paraId="41BD2C97" w14:textId="1E3C88EC" w:rsidR="005E26E9" w:rsidRPr="00002A84" w:rsidRDefault="005E26E9" w:rsidP="005E26E9">
            <w:pPr>
              <w:spacing w:line="276" w:lineRule="auto"/>
              <w:jc w:val="center"/>
              <w:rPr>
                <w:rFonts w:eastAsia="Calibri" w:cstheme="minorHAnsi"/>
                <w:color w:val="000000"/>
                <w:sz w:val="24"/>
                <w:szCs w:val="24"/>
                <w:bdr w:val="nil"/>
                <w:lang w:val="en-US" w:eastAsia="en-GB"/>
              </w:rPr>
            </w:pPr>
            <w:r w:rsidRPr="00E32B31">
              <w:rPr>
                <w:rFonts w:eastAsia="Calibri" w:cstheme="minorHAnsi"/>
                <w:color w:val="000000"/>
                <w:sz w:val="24"/>
                <w:szCs w:val="24"/>
                <w:bdr w:val="nil"/>
                <w:lang w:val="en-US" w:eastAsia="en-GB"/>
              </w:rPr>
              <w:t>IAD</w:t>
            </w:r>
            <w:r w:rsidRPr="00E32B31">
              <w:rPr>
                <w:rFonts w:eastAsia="Calibri" w:cstheme="minorHAnsi"/>
                <w:color w:val="000000"/>
                <w:sz w:val="24"/>
                <w:szCs w:val="24"/>
                <w:bdr w:val="nil"/>
                <w:vertAlign w:val="superscript"/>
                <w:lang w:val="en-US" w:eastAsia="en-GB"/>
              </w:rPr>
              <w:t>*</w:t>
            </w:r>
          </w:p>
        </w:tc>
      </w:tr>
      <w:tr w:rsidR="005E26E9" w14:paraId="35CD1B07" w14:textId="77777777" w:rsidTr="00D90F9E">
        <w:tc>
          <w:tcPr>
            <w:tcW w:w="5098" w:type="dxa"/>
            <w:tcBorders>
              <w:left w:val="single" w:sz="12" w:space="0" w:color="auto"/>
              <w:right w:val="double" w:sz="4" w:space="0" w:color="auto"/>
            </w:tcBorders>
          </w:tcPr>
          <w:p w14:paraId="57651E36" w14:textId="38891AD4" w:rsidR="005E26E9" w:rsidRPr="00002A84" w:rsidRDefault="005E26E9" w:rsidP="005E26E9">
            <w:pPr>
              <w:spacing w:line="276" w:lineRule="auto"/>
              <w:rPr>
                <w:rFonts w:eastAsia="Calibri" w:cstheme="minorHAnsi"/>
                <w:color w:val="000000"/>
                <w:sz w:val="24"/>
                <w:szCs w:val="24"/>
                <w:bdr w:val="nil"/>
                <w:lang w:val="en-US" w:eastAsia="en-GB"/>
              </w:rPr>
            </w:pPr>
            <w:r>
              <w:rPr>
                <w:rFonts w:eastAsia="Calibri" w:cstheme="minorHAnsi"/>
                <w:color w:val="000000"/>
                <w:sz w:val="24"/>
                <w:szCs w:val="24"/>
                <w:bdr w:val="nil"/>
                <w:lang w:val="en-US" w:eastAsia="en-GB"/>
              </w:rPr>
              <w:t>Managing your research data</w:t>
            </w:r>
          </w:p>
        </w:tc>
        <w:tc>
          <w:tcPr>
            <w:tcW w:w="1418" w:type="dxa"/>
            <w:tcBorders>
              <w:left w:val="double" w:sz="4" w:space="0" w:color="auto"/>
              <w:right w:val="double" w:sz="4" w:space="0" w:color="auto"/>
            </w:tcBorders>
          </w:tcPr>
          <w:p w14:paraId="5D44E398" w14:textId="4994197F" w:rsidR="005E26E9" w:rsidRPr="00002A84" w:rsidRDefault="005E26E9" w:rsidP="005E26E9">
            <w:pPr>
              <w:spacing w:line="276" w:lineRule="auto"/>
              <w:jc w:val="center"/>
              <w:rPr>
                <w:rFonts w:eastAsia="Calibri" w:cstheme="minorHAnsi"/>
                <w:color w:val="000000"/>
                <w:sz w:val="24"/>
                <w:szCs w:val="24"/>
                <w:bdr w:val="nil"/>
                <w:lang w:val="en-US" w:eastAsia="en-GB"/>
              </w:rPr>
            </w:pPr>
            <w:r>
              <w:rPr>
                <w:rFonts w:eastAsia="Calibri" w:cstheme="minorHAnsi"/>
                <w:color w:val="000000"/>
                <w:sz w:val="24"/>
                <w:szCs w:val="24"/>
                <w:bdr w:val="nil"/>
                <w:lang w:val="en-US" w:eastAsia="en-GB"/>
              </w:rPr>
              <w:t>Workshop</w:t>
            </w:r>
          </w:p>
        </w:tc>
        <w:tc>
          <w:tcPr>
            <w:tcW w:w="2500" w:type="dxa"/>
            <w:tcBorders>
              <w:left w:val="double" w:sz="4" w:space="0" w:color="auto"/>
              <w:right w:val="single" w:sz="12" w:space="0" w:color="auto"/>
            </w:tcBorders>
          </w:tcPr>
          <w:p w14:paraId="36DC203A" w14:textId="135D8BF2" w:rsidR="005E26E9" w:rsidRPr="00002A84" w:rsidRDefault="005E26E9" w:rsidP="005E26E9">
            <w:pPr>
              <w:spacing w:line="276" w:lineRule="auto"/>
              <w:jc w:val="center"/>
              <w:rPr>
                <w:rFonts w:eastAsia="Calibri" w:cstheme="minorHAnsi"/>
                <w:color w:val="000000"/>
                <w:sz w:val="24"/>
                <w:szCs w:val="24"/>
                <w:bdr w:val="nil"/>
                <w:lang w:val="en-US" w:eastAsia="en-GB"/>
              </w:rPr>
            </w:pPr>
            <w:r w:rsidRPr="00E32B31">
              <w:rPr>
                <w:rFonts w:eastAsia="Calibri" w:cstheme="minorHAnsi"/>
                <w:color w:val="000000"/>
                <w:sz w:val="24"/>
                <w:szCs w:val="24"/>
                <w:bdr w:val="nil"/>
                <w:lang w:val="en-US" w:eastAsia="en-GB"/>
              </w:rPr>
              <w:t>IAD</w:t>
            </w:r>
            <w:r w:rsidRPr="00E32B31">
              <w:rPr>
                <w:rFonts w:eastAsia="Calibri" w:cstheme="minorHAnsi"/>
                <w:color w:val="000000"/>
                <w:sz w:val="24"/>
                <w:szCs w:val="24"/>
                <w:bdr w:val="nil"/>
                <w:vertAlign w:val="superscript"/>
                <w:lang w:val="en-US" w:eastAsia="en-GB"/>
              </w:rPr>
              <w:t>*</w:t>
            </w:r>
          </w:p>
        </w:tc>
      </w:tr>
      <w:tr w:rsidR="005E26E9" w14:paraId="4585BBB2" w14:textId="77777777" w:rsidTr="00D90F9E">
        <w:tc>
          <w:tcPr>
            <w:tcW w:w="5098" w:type="dxa"/>
            <w:tcBorders>
              <w:left w:val="single" w:sz="12" w:space="0" w:color="auto"/>
              <w:right w:val="double" w:sz="4" w:space="0" w:color="auto"/>
            </w:tcBorders>
          </w:tcPr>
          <w:p w14:paraId="189299BC" w14:textId="7ED6FD5F" w:rsidR="005E26E9" w:rsidRPr="00002A84" w:rsidRDefault="005E26E9" w:rsidP="005E26E9">
            <w:pPr>
              <w:spacing w:line="276" w:lineRule="auto"/>
              <w:rPr>
                <w:rFonts w:eastAsia="Calibri" w:cstheme="minorHAnsi"/>
                <w:color w:val="000000"/>
                <w:sz w:val="24"/>
                <w:szCs w:val="24"/>
                <w:bdr w:val="nil"/>
                <w:lang w:val="en-US" w:eastAsia="en-GB"/>
              </w:rPr>
            </w:pPr>
            <w:r>
              <w:rPr>
                <w:rFonts w:eastAsia="Calibri" w:cstheme="minorHAnsi"/>
                <w:color w:val="000000"/>
                <w:sz w:val="24"/>
                <w:szCs w:val="24"/>
                <w:bdr w:val="nil"/>
                <w:lang w:val="en-US" w:eastAsia="en-GB"/>
              </w:rPr>
              <w:t>Writing research proposals for the college of science and engineering</w:t>
            </w:r>
          </w:p>
        </w:tc>
        <w:tc>
          <w:tcPr>
            <w:tcW w:w="1418" w:type="dxa"/>
            <w:tcBorders>
              <w:left w:val="double" w:sz="4" w:space="0" w:color="auto"/>
              <w:right w:val="double" w:sz="4" w:space="0" w:color="auto"/>
            </w:tcBorders>
          </w:tcPr>
          <w:p w14:paraId="4B2091FF" w14:textId="51A2E930" w:rsidR="005E26E9" w:rsidRPr="00002A84" w:rsidRDefault="005E26E9" w:rsidP="005E26E9">
            <w:pPr>
              <w:spacing w:line="276" w:lineRule="auto"/>
              <w:jc w:val="center"/>
              <w:rPr>
                <w:rFonts w:eastAsia="Calibri" w:cstheme="minorHAnsi"/>
                <w:color w:val="000000"/>
                <w:sz w:val="24"/>
                <w:szCs w:val="24"/>
                <w:bdr w:val="nil"/>
                <w:lang w:val="en-US" w:eastAsia="en-GB"/>
              </w:rPr>
            </w:pPr>
            <w:r>
              <w:rPr>
                <w:rFonts w:eastAsia="Calibri" w:cstheme="minorHAnsi"/>
                <w:color w:val="000000"/>
                <w:sz w:val="24"/>
                <w:szCs w:val="24"/>
                <w:bdr w:val="nil"/>
                <w:lang w:val="en-US" w:eastAsia="en-GB"/>
              </w:rPr>
              <w:t>Workshop</w:t>
            </w:r>
          </w:p>
        </w:tc>
        <w:tc>
          <w:tcPr>
            <w:tcW w:w="2500" w:type="dxa"/>
            <w:tcBorders>
              <w:left w:val="double" w:sz="4" w:space="0" w:color="auto"/>
              <w:right w:val="single" w:sz="12" w:space="0" w:color="auto"/>
            </w:tcBorders>
          </w:tcPr>
          <w:p w14:paraId="3B8DAF2A" w14:textId="06CE7DF6" w:rsidR="005E26E9" w:rsidRPr="00002A84" w:rsidRDefault="005E26E9" w:rsidP="005E26E9">
            <w:pPr>
              <w:spacing w:line="276" w:lineRule="auto"/>
              <w:jc w:val="center"/>
              <w:rPr>
                <w:rFonts w:eastAsia="Calibri" w:cstheme="minorHAnsi"/>
                <w:color w:val="000000"/>
                <w:sz w:val="24"/>
                <w:szCs w:val="24"/>
                <w:bdr w:val="nil"/>
                <w:lang w:val="en-US" w:eastAsia="en-GB"/>
              </w:rPr>
            </w:pPr>
            <w:r w:rsidRPr="00E32B31">
              <w:rPr>
                <w:rFonts w:eastAsia="Calibri" w:cstheme="minorHAnsi"/>
                <w:color w:val="000000"/>
                <w:sz w:val="24"/>
                <w:szCs w:val="24"/>
                <w:bdr w:val="nil"/>
                <w:lang w:val="en-US" w:eastAsia="en-GB"/>
              </w:rPr>
              <w:t>IAD</w:t>
            </w:r>
            <w:r w:rsidRPr="00E32B31">
              <w:rPr>
                <w:rFonts w:eastAsia="Calibri" w:cstheme="minorHAnsi"/>
                <w:color w:val="000000"/>
                <w:sz w:val="24"/>
                <w:szCs w:val="24"/>
                <w:bdr w:val="nil"/>
                <w:vertAlign w:val="superscript"/>
                <w:lang w:val="en-US" w:eastAsia="en-GB"/>
              </w:rPr>
              <w:t>*</w:t>
            </w:r>
          </w:p>
        </w:tc>
      </w:tr>
      <w:tr w:rsidR="005E26E9" w14:paraId="555A0BD2" w14:textId="77777777" w:rsidTr="00D90F9E">
        <w:tc>
          <w:tcPr>
            <w:tcW w:w="5098" w:type="dxa"/>
            <w:tcBorders>
              <w:left w:val="single" w:sz="12" w:space="0" w:color="auto"/>
              <w:right w:val="double" w:sz="4" w:space="0" w:color="auto"/>
            </w:tcBorders>
          </w:tcPr>
          <w:p w14:paraId="367E628C" w14:textId="2490F2E7" w:rsidR="005E26E9" w:rsidRPr="00002A84" w:rsidRDefault="005E26E9" w:rsidP="005E26E9">
            <w:pPr>
              <w:spacing w:line="276" w:lineRule="auto"/>
              <w:rPr>
                <w:rFonts w:eastAsia="Calibri" w:cstheme="minorHAnsi"/>
                <w:color w:val="000000"/>
                <w:sz w:val="24"/>
                <w:szCs w:val="24"/>
                <w:bdr w:val="nil"/>
                <w:lang w:val="en-US" w:eastAsia="en-GB"/>
              </w:rPr>
            </w:pPr>
            <w:r>
              <w:rPr>
                <w:rFonts w:eastAsia="Calibri" w:cstheme="minorHAnsi"/>
                <w:color w:val="000000"/>
                <w:sz w:val="24"/>
                <w:szCs w:val="24"/>
                <w:bdr w:val="nil"/>
                <w:lang w:val="en-US" w:eastAsia="en-GB"/>
              </w:rPr>
              <w:t>Attracting your own research funding</w:t>
            </w:r>
          </w:p>
        </w:tc>
        <w:tc>
          <w:tcPr>
            <w:tcW w:w="1418" w:type="dxa"/>
            <w:tcBorders>
              <w:left w:val="double" w:sz="4" w:space="0" w:color="auto"/>
              <w:right w:val="double" w:sz="4" w:space="0" w:color="auto"/>
            </w:tcBorders>
          </w:tcPr>
          <w:p w14:paraId="29976842" w14:textId="50A8727F" w:rsidR="005E26E9" w:rsidRPr="00002A84" w:rsidRDefault="005E26E9" w:rsidP="005E26E9">
            <w:pPr>
              <w:spacing w:line="276" w:lineRule="auto"/>
              <w:jc w:val="center"/>
              <w:rPr>
                <w:rFonts w:eastAsia="Calibri" w:cstheme="minorHAnsi"/>
                <w:color w:val="000000"/>
                <w:sz w:val="24"/>
                <w:szCs w:val="24"/>
                <w:bdr w:val="nil"/>
                <w:lang w:val="en-US" w:eastAsia="en-GB"/>
              </w:rPr>
            </w:pPr>
            <w:r w:rsidRPr="00836065">
              <w:rPr>
                <w:rFonts w:eastAsia="Calibri" w:cstheme="minorHAnsi"/>
                <w:color w:val="000000"/>
                <w:sz w:val="24"/>
                <w:szCs w:val="24"/>
                <w:bdr w:val="nil"/>
                <w:lang w:val="en-US" w:eastAsia="en-GB"/>
              </w:rPr>
              <w:t>Workshop</w:t>
            </w:r>
          </w:p>
        </w:tc>
        <w:tc>
          <w:tcPr>
            <w:tcW w:w="2500" w:type="dxa"/>
            <w:tcBorders>
              <w:left w:val="double" w:sz="4" w:space="0" w:color="auto"/>
              <w:right w:val="single" w:sz="12" w:space="0" w:color="auto"/>
            </w:tcBorders>
          </w:tcPr>
          <w:p w14:paraId="308765D3" w14:textId="3AC2FEF0" w:rsidR="005E26E9" w:rsidRPr="00002A84" w:rsidRDefault="005E26E9" w:rsidP="005E26E9">
            <w:pPr>
              <w:spacing w:line="276" w:lineRule="auto"/>
              <w:jc w:val="center"/>
              <w:rPr>
                <w:rFonts w:eastAsia="Calibri" w:cstheme="minorHAnsi"/>
                <w:color w:val="000000"/>
                <w:sz w:val="24"/>
                <w:szCs w:val="24"/>
                <w:bdr w:val="nil"/>
                <w:lang w:val="en-US" w:eastAsia="en-GB"/>
              </w:rPr>
            </w:pPr>
            <w:r w:rsidRPr="00E32B31">
              <w:rPr>
                <w:rFonts w:eastAsia="Calibri" w:cstheme="minorHAnsi"/>
                <w:color w:val="000000"/>
                <w:sz w:val="24"/>
                <w:szCs w:val="24"/>
                <w:bdr w:val="nil"/>
                <w:lang w:val="en-US" w:eastAsia="en-GB"/>
              </w:rPr>
              <w:t>IAD</w:t>
            </w:r>
            <w:r w:rsidRPr="00E32B31">
              <w:rPr>
                <w:rFonts w:eastAsia="Calibri" w:cstheme="minorHAnsi"/>
                <w:color w:val="000000"/>
                <w:sz w:val="24"/>
                <w:szCs w:val="24"/>
                <w:bdr w:val="nil"/>
                <w:vertAlign w:val="superscript"/>
                <w:lang w:val="en-US" w:eastAsia="en-GB"/>
              </w:rPr>
              <w:t>*</w:t>
            </w:r>
          </w:p>
        </w:tc>
      </w:tr>
      <w:tr w:rsidR="005E26E9" w14:paraId="13979A51" w14:textId="77777777" w:rsidTr="00D90F9E">
        <w:tc>
          <w:tcPr>
            <w:tcW w:w="5098" w:type="dxa"/>
            <w:tcBorders>
              <w:left w:val="single" w:sz="12" w:space="0" w:color="auto"/>
              <w:right w:val="double" w:sz="4" w:space="0" w:color="auto"/>
            </w:tcBorders>
          </w:tcPr>
          <w:p w14:paraId="7A844BA8" w14:textId="1E7B2437" w:rsidR="005E26E9" w:rsidRPr="00002A84" w:rsidRDefault="005E26E9" w:rsidP="005E26E9">
            <w:pPr>
              <w:spacing w:line="276" w:lineRule="auto"/>
              <w:rPr>
                <w:rFonts w:eastAsia="Calibri" w:cstheme="minorHAnsi"/>
                <w:color w:val="000000"/>
                <w:sz w:val="24"/>
                <w:szCs w:val="24"/>
                <w:bdr w:val="nil"/>
                <w:lang w:val="en-US" w:eastAsia="en-GB"/>
              </w:rPr>
            </w:pPr>
            <w:r>
              <w:rPr>
                <w:rFonts w:eastAsia="Calibri" w:cstheme="minorHAnsi"/>
                <w:color w:val="000000"/>
                <w:sz w:val="24"/>
                <w:szCs w:val="24"/>
                <w:bdr w:val="nil"/>
                <w:lang w:val="en-US" w:eastAsia="en-GB"/>
              </w:rPr>
              <w:t>Be better than boring bullet points: giving a great presentation</w:t>
            </w:r>
          </w:p>
        </w:tc>
        <w:tc>
          <w:tcPr>
            <w:tcW w:w="1418" w:type="dxa"/>
            <w:tcBorders>
              <w:left w:val="double" w:sz="4" w:space="0" w:color="auto"/>
              <w:right w:val="double" w:sz="4" w:space="0" w:color="auto"/>
            </w:tcBorders>
          </w:tcPr>
          <w:p w14:paraId="40575A1A" w14:textId="693D4647" w:rsidR="005E26E9" w:rsidRPr="00002A84" w:rsidRDefault="005E26E9" w:rsidP="005E26E9">
            <w:pPr>
              <w:spacing w:line="276" w:lineRule="auto"/>
              <w:jc w:val="center"/>
              <w:rPr>
                <w:rFonts w:eastAsia="Calibri" w:cstheme="minorHAnsi"/>
                <w:color w:val="000000"/>
                <w:sz w:val="24"/>
                <w:szCs w:val="24"/>
                <w:bdr w:val="nil"/>
                <w:lang w:val="en-US" w:eastAsia="en-GB"/>
              </w:rPr>
            </w:pPr>
            <w:r w:rsidRPr="00836065">
              <w:rPr>
                <w:rFonts w:eastAsia="Calibri" w:cstheme="minorHAnsi"/>
                <w:color w:val="000000"/>
                <w:sz w:val="24"/>
                <w:szCs w:val="24"/>
                <w:bdr w:val="nil"/>
                <w:lang w:val="en-US" w:eastAsia="en-GB"/>
              </w:rPr>
              <w:t>Workshop</w:t>
            </w:r>
          </w:p>
        </w:tc>
        <w:tc>
          <w:tcPr>
            <w:tcW w:w="2500" w:type="dxa"/>
            <w:tcBorders>
              <w:left w:val="double" w:sz="4" w:space="0" w:color="auto"/>
              <w:right w:val="single" w:sz="12" w:space="0" w:color="auto"/>
            </w:tcBorders>
          </w:tcPr>
          <w:p w14:paraId="72286AD6" w14:textId="65BB1C58" w:rsidR="005E26E9" w:rsidRPr="00002A84" w:rsidRDefault="005E26E9" w:rsidP="005E26E9">
            <w:pPr>
              <w:spacing w:line="276" w:lineRule="auto"/>
              <w:jc w:val="center"/>
              <w:rPr>
                <w:rFonts w:eastAsia="Calibri" w:cstheme="minorHAnsi"/>
                <w:color w:val="000000"/>
                <w:sz w:val="24"/>
                <w:szCs w:val="24"/>
                <w:bdr w:val="nil"/>
                <w:lang w:val="en-US" w:eastAsia="en-GB"/>
              </w:rPr>
            </w:pPr>
            <w:r w:rsidRPr="00E32B31">
              <w:rPr>
                <w:rFonts w:eastAsia="Calibri" w:cstheme="minorHAnsi"/>
                <w:color w:val="000000"/>
                <w:sz w:val="24"/>
                <w:szCs w:val="24"/>
                <w:bdr w:val="nil"/>
                <w:lang w:val="en-US" w:eastAsia="en-GB"/>
              </w:rPr>
              <w:t>IAD</w:t>
            </w:r>
            <w:r w:rsidRPr="00E32B31">
              <w:rPr>
                <w:rFonts w:eastAsia="Calibri" w:cstheme="minorHAnsi"/>
                <w:color w:val="000000"/>
                <w:sz w:val="24"/>
                <w:szCs w:val="24"/>
                <w:bdr w:val="nil"/>
                <w:vertAlign w:val="superscript"/>
                <w:lang w:val="en-US" w:eastAsia="en-GB"/>
              </w:rPr>
              <w:t>*</w:t>
            </w:r>
          </w:p>
        </w:tc>
      </w:tr>
      <w:tr w:rsidR="005E26E9" w14:paraId="66AEE1C8" w14:textId="77777777" w:rsidTr="00D90F9E">
        <w:tc>
          <w:tcPr>
            <w:tcW w:w="5098" w:type="dxa"/>
            <w:tcBorders>
              <w:left w:val="single" w:sz="12" w:space="0" w:color="auto"/>
              <w:right w:val="double" w:sz="4" w:space="0" w:color="auto"/>
            </w:tcBorders>
          </w:tcPr>
          <w:p w14:paraId="49DBB343" w14:textId="1AB045ED" w:rsidR="005E26E9" w:rsidRPr="00002A84" w:rsidRDefault="005E26E9" w:rsidP="005E26E9">
            <w:pPr>
              <w:spacing w:line="276" w:lineRule="auto"/>
              <w:rPr>
                <w:rFonts w:eastAsia="Calibri" w:cstheme="minorHAnsi"/>
                <w:color w:val="000000"/>
                <w:sz w:val="24"/>
                <w:szCs w:val="24"/>
                <w:bdr w:val="nil"/>
                <w:lang w:val="en-US" w:eastAsia="en-GB"/>
              </w:rPr>
            </w:pPr>
            <w:r>
              <w:rPr>
                <w:rFonts w:eastAsia="Calibri" w:cstheme="minorHAnsi"/>
                <w:color w:val="000000"/>
                <w:sz w:val="24"/>
                <w:szCs w:val="24"/>
                <w:bdr w:val="nil"/>
                <w:lang w:val="en-US" w:eastAsia="en-GB"/>
              </w:rPr>
              <w:t>Academic CVs</w:t>
            </w:r>
          </w:p>
        </w:tc>
        <w:tc>
          <w:tcPr>
            <w:tcW w:w="1418" w:type="dxa"/>
            <w:tcBorders>
              <w:left w:val="double" w:sz="4" w:space="0" w:color="auto"/>
              <w:right w:val="double" w:sz="4" w:space="0" w:color="auto"/>
            </w:tcBorders>
          </w:tcPr>
          <w:p w14:paraId="0C78FE84" w14:textId="6EBE1152" w:rsidR="005E26E9" w:rsidRPr="00002A84" w:rsidRDefault="005E26E9" w:rsidP="005E26E9">
            <w:pPr>
              <w:spacing w:line="276" w:lineRule="auto"/>
              <w:jc w:val="center"/>
              <w:rPr>
                <w:rFonts w:eastAsia="Calibri" w:cstheme="minorHAnsi"/>
                <w:color w:val="000000"/>
                <w:sz w:val="24"/>
                <w:szCs w:val="24"/>
                <w:bdr w:val="nil"/>
                <w:lang w:val="en-US" w:eastAsia="en-GB"/>
              </w:rPr>
            </w:pPr>
            <w:r w:rsidRPr="00836065">
              <w:rPr>
                <w:rFonts w:eastAsia="Calibri" w:cstheme="minorHAnsi"/>
                <w:color w:val="000000"/>
                <w:sz w:val="24"/>
                <w:szCs w:val="24"/>
                <w:bdr w:val="nil"/>
                <w:lang w:val="en-US" w:eastAsia="en-GB"/>
              </w:rPr>
              <w:t>Workshop</w:t>
            </w:r>
          </w:p>
        </w:tc>
        <w:tc>
          <w:tcPr>
            <w:tcW w:w="2500" w:type="dxa"/>
            <w:tcBorders>
              <w:left w:val="double" w:sz="4" w:space="0" w:color="auto"/>
              <w:right w:val="single" w:sz="12" w:space="0" w:color="auto"/>
            </w:tcBorders>
          </w:tcPr>
          <w:p w14:paraId="18C8B405" w14:textId="563B5008" w:rsidR="005E26E9" w:rsidRPr="00002A84" w:rsidRDefault="005E26E9" w:rsidP="005E26E9">
            <w:pPr>
              <w:spacing w:line="276" w:lineRule="auto"/>
              <w:jc w:val="center"/>
              <w:rPr>
                <w:rFonts w:eastAsia="Calibri" w:cstheme="minorHAnsi"/>
                <w:color w:val="000000"/>
                <w:sz w:val="24"/>
                <w:szCs w:val="24"/>
                <w:bdr w:val="nil"/>
                <w:lang w:val="en-US" w:eastAsia="en-GB"/>
              </w:rPr>
            </w:pPr>
            <w:r w:rsidRPr="00E32B31">
              <w:rPr>
                <w:rFonts w:eastAsia="Calibri" w:cstheme="minorHAnsi"/>
                <w:color w:val="000000"/>
                <w:sz w:val="24"/>
                <w:szCs w:val="24"/>
                <w:bdr w:val="nil"/>
                <w:lang w:val="en-US" w:eastAsia="en-GB"/>
              </w:rPr>
              <w:t>IAD</w:t>
            </w:r>
            <w:r w:rsidRPr="00E32B31">
              <w:rPr>
                <w:rFonts w:eastAsia="Calibri" w:cstheme="minorHAnsi"/>
                <w:color w:val="000000"/>
                <w:sz w:val="24"/>
                <w:szCs w:val="24"/>
                <w:bdr w:val="nil"/>
                <w:vertAlign w:val="superscript"/>
                <w:lang w:val="en-US" w:eastAsia="en-GB"/>
              </w:rPr>
              <w:t>*</w:t>
            </w:r>
          </w:p>
        </w:tc>
      </w:tr>
      <w:tr w:rsidR="005E26E9" w14:paraId="04870797" w14:textId="77777777" w:rsidTr="00D90F9E">
        <w:tc>
          <w:tcPr>
            <w:tcW w:w="5098" w:type="dxa"/>
            <w:tcBorders>
              <w:left w:val="single" w:sz="12" w:space="0" w:color="auto"/>
              <w:right w:val="double" w:sz="4" w:space="0" w:color="auto"/>
            </w:tcBorders>
          </w:tcPr>
          <w:p w14:paraId="5E1897D0" w14:textId="77775B87" w:rsidR="005E26E9" w:rsidRPr="00002A84" w:rsidRDefault="005E26E9" w:rsidP="005E26E9">
            <w:pPr>
              <w:spacing w:line="276" w:lineRule="auto"/>
              <w:rPr>
                <w:rFonts w:eastAsia="Calibri" w:cstheme="minorHAnsi"/>
                <w:color w:val="000000"/>
                <w:sz w:val="24"/>
                <w:szCs w:val="24"/>
                <w:bdr w:val="nil"/>
                <w:lang w:val="en-US" w:eastAsia="en-GB"/>
              </w:rPr>
            </w:pPr>
            <w:r>
              <w:rPr>
                <w:rFonts w:eastAsia="Calibri" w:cstheme="minorHAnsi"/>
                <w:color w:val="000000"/>
                <w:sz w:val="24"/>
                <w:szCs w:val="24"/>
                <w:bdr w:val="nil"/>
                <w:lang w:val="en-US" w:eastAsia="en-GB"/>
              </w:rPr>
              <w:t>Effective collaborations</w:t>
            </w:r>
          </w:p>
        </w:tc>
        <w:tc>
          <w:tcPr>
            <w:tcW w:w="1418" w:type="dxa"/>
            <w:tcBorders>
              <w:left w:val="double" w:sz="4" w:space="0" w:color="auto"/>
              <w:right w:val="double" w:sz="4" w:space="0" w:color="auto"/>
            </w:tcBorders>
          </w:tcPr>
          <w:p w14:paraId="7084DE73" w14:textId="0CAB567A" w:rsidR="005E26E9" w:rsidRPr="00002A84" w:rsidRDefault="005E26E9" w:rsidP="005E26E9">
            <w:pPr>
              <w:spacing w:line="276" w:lineRule="auto"/>
              <w:jc w:val="center"/>
              <w:rPr>
                <w:rFonts w:eastAsia="Calibri" w:cstheme="minorHAnsi"/>
                <w:color w:val="000000"/>
                <w:sz w:val="24"/>
                <w:szCs w:val="24"/>
                <w:bdr w:val="nil"/>
                <w:lang w:val="en-US" w:eastAsia="en-GB"/>
              </w:rPr>
            </w:pPr>
            <w:r w:rsidRPr="00836065">
              <w:rPr>
                <w:rFonts w:eastAsia="Calibri" w:cstheme="minorHAnsi"/>
                <w:color w:val="000000"/>
                <w:sz w:val="24"/>
                <w:szCs w:val="24"/>
                <w:bdr w:val="nil"/>
                <w:lang w:val="en-US" w:eastAsia="en-GB"/>
              </w:rPr>
              <w:t>Workshop</w:t>
            </w:r>
          </w:p>
        </w:tc>
        <w:tc>
          <w:tcPr>
            <w:tcW w:w="2500" w:type="dxa"/>
            <w:tcBorders>
              <w:left w:val="double" w:sz="4" w:space="0" w:color="auto"/>
              <w:right w:val="single" w:sz="12" w:space="0" w:color="auto"/>
            </w:tcBorders>
          </w:tcPr>
          <w:p w14:paraId="3456E474" w14:textId="3C7A2A9C" w:rsidR="005E26E9" w:rsidRPr="00002A84" w:rsidRDefault="005E26E9" w:rsidP="005E26E9">
            <w:pPr>
              <w:spacing w:line="276" w:lineRule="auto"/>
              <w:jc w:val="center"/>
              <w:rPr>
                <w:rFonts w:eastAsia="Calibri" w:cstheme="minorHAnsi"/>
                <w:color w:val="000000"/>
                <w:sz w:val="24"/>
                <w:szCs w:val="24"/>
                <w:bdr w:val="nil"/>
                <w:lang w:val="en-US" w:eastAsia="en-GB"/>
              </w:rPr>
            </w:pPr>
            <w:r w:rsidRPr="00E32B31">
              <w:rPr>
                <w:rFonts w:eastAsia="Calibri" w:cstheme="minorHAnsi"/>
                <w:color w:val="000000"/>
                <w:sz w:val="24"/>
                <w:szCs w:val="24"/>
                <w:bdr w:val="nil"/>
                <w:lang w:val="en-US" w:eastAsia="en-GB"/>
              </w:rPr>
              <w:t>IAD</w:t>
            </w:r>
            <w:r w:rsidRPr="00E32B31">
              <w:rPr>
                <w:rFonts w:eastAsia="Calibri" w:cstheme="minorHAnsi"/>
                <w:color w:val="000000"/>
                <w:sz w:val="24"/>
                <w:szCs w:val="24"/>
                <w:bdr w:val="nil"/>
                <w:vertAlign w:val="superscript"/>
                <w:lang w:val="en-US" w:eastAsia="en-GB"/>
              </w:rPr>
              <w:t>*</w:t>
            </w:r>
          </w:p>
        </w:tc>
      </w:tr>
      <w:tr w:rsidR="005E26E9" w14:paraId="48881E4A" w14:textId="77777777" w:rsidTr="00D90F9E">
        <w:tc>
          <w:tcPr>
            <w:tcW w:w="5098" w:type="dxa"/>
            <w:tcBorders>
              <w:left w:val="single" w:sz="12" w:space="0" w:color="auto"/>
              <w:right w:val="double" w:sz="4" w:space="0" w:color="auto"/>
            </w:tcBorders>
          </w:tcPr>
          <w:p w14:paraId="4B3AF057" w14:textId="4604F5F5" w:rsidR="005E26E9" w:rsidRPr="00002A84" w:rsidRDefault="005E26E9" w:rsidP="005E26E9">
            <w:pPr>
              <w:spacing w:line="276" w:lineRule="auto"/>
              <w:rPr>
                <w:rFonts w:eastAsia="Calibri" w:cstheme="minorHAnsi"/>
                <w:color w:val="000000"/>
                <w:sz w:val="24"/>
                <w:szCs w:val="24"/>
                <w:bdr w:val="nil"/>
                <w:lang w:val="en-US" w:eastAsia="en-GB"/>
              </w:rPr>
            </w:pPr>
            <w:r>
              <w:rPr>
                <w:rFonts w:eastAsia="Calibri" w:cstheme="minorHAnsi"/>
                <w:color w:val="000000"/>
                <w:sz w:val="24"/>
                <w:szCs w:val="24"/>
                <w:bdr w:val="nil"/>
                <w:lang w:val="en-US" w:eastAsia="en-GB"/>
              </w:rPr>
              <w:t>Practical project management for researchers</w:t>
            </w:r>
          </w:p>
        </w:tc>
        <w:tc>
          <w:tcPr>
            <w:tcW w:w="1418" w:type="dxa"/>
            <w:tcBorders>
              <w:left w:val="double" w:sz="4" w:space="0" w:color="auto"/>
              <w:right w:val="double" w:sz="4" w:space="0" w:color="auto"/>
            </w:tcBorders>
          </w:tcPr>
          <w:p w14:paraId="2F231432" w14:textId="24213826" w:rsidR="005E26E9" w:rsidRPr="00002A84" w:rsidRDefault="005E26E9" w:rsidP="005E26E9">
            <w:pPr>
              <w:spacing w:line="276" w:lineRule="auto"/>
              <w:jc w:val="center"/>
              <w:rPr>
                <w:rFonts w:eastAsia="Calibri" w:cstheme="minorHAnsi"/>
                <w:color w:val="000000"/>
                <w:sz w:val="24"/>
                <w:szCs w:val="24"/>
                <w:bdr w:val="nil"/>
                <w:lang w:val="en-US" w:eastAsia="en-GB"/>
              </w:rPr>
            </w:pPr>
            <w:r w:rsidRPr="00836065">
              <w:rPr>
                <w:rFonts w:eastAsia="Calibri" w:cstheme="minorHAnsi"/>
                <w:color w:val="000000"/>
                <w:sz w:val="24"/>
                <w:szCs w:val="24"/>
                <w:bdr w:val="nil"/>
                <w:lang w:val="en-US" w:eastAsia="en-GB"/>
              </w:rPr>
              <w:t>Workshop</w:t>
            </w:r>
          </w:p>
        </w:tc>
        <w:tc>
          <w:tcPr>
            <w:tcW w:w="2500" w:type="dxa"/>
            <w:tcBorders>
              <w:left w:val="double" w:sz="4" w:space="0" w:color="auto"/>
              <w:right w:val="single" w:sz="12" w:space="0" w:color="auto"/>
            </w:tcBorders>
          </w:tcPr>
          <w:p w14:paraId="6FCA8CCA" w14:textId="35C16522" w:rsidR="005E26E9" w:rsidRPr="00002A84" w:rsidRDefault="005E26E9" w:rsidP="005E26E9">
            <w:pPr>
              <w:spacing w:line="276" w:lineRule="auto"/>
              <w:jc w:val="center"/>
              <w:rPr>
                <w:rFonts w:eastAsia="Calibri" w:cstheme="minorHAnsi"/>
                <w:color w:val="000000"/>
                <w:sz w:val="24"/>
                <w:szCs w:val="24"/>
                <w:bdr w:val="nil"/>
                <w:lang w:val="en-US" w:eastAsia="en-GB"/>
              </w:rPr>
            </w:pPr>
            <w:r w:rsidRPr="00E32B31">
              <w:rPr>
                <w:rFonts w:eastAsia="Calibri" w:cstheme="minorHAnsi"/>
                <w:color w:val="000000"/>
                <w:sz w:val="24"/>
                <w:szCs w:val="24"/>
                <w:bdr w:val="nil"/>
                <w:lang w:val="en-US" w:eastAsia="en-GB"/>
              </w:rPr>
              <w:t>IAD</w:t>
            </w:r>
            <w:r w:rsidRPr="00E32B31">
              <w:rPr>
                <w:rFonts w:eastAsia="Calibri" w:cstheme="minorHAnsi"/>
                <w:color w:val="000000"/>
                <w:sz w:val="24"/>
                <w:szCs w:val="24"/>
                <w:bdr w:val="nil"/>
                <w:vertAlign w:val="superscript"/>
                <w:lang w:val="en-US" w:eastAsia="en-GB"/>
              </w:rPr>
              <w:t>*</w:t>
            </w:r>
          </w:p>
        </w:tc>
      </w:tr>
      <w:tr w:rsidR="005E26E9" w14:paraId="0A626021" w14:textId="77777777" w:rsidTr="00D90F9E">
        <w:tc>
          <w:tcPr>
            <w:tcW w:w="5098" w:type="dxa"/>
            <w:tcBorders>
              <w:left w:val="single" w:sz="12" w:space="0" w:color="auto"/>
              <w:right w:val="double" w:sz="4" w:space="0" w:color="auto"/>
            </w:tcBorders>
          </w:tcPr>
          <w:p w14:paraId="28FECEEE" w14:textId="4182A6EB" w:rsidR="005E26E9" w:rsidRPr="00002A84" w:rsidRDefault="005E26E9" w:rsidP="005E26E9">
            <w:pPr>
              <w:spacing w:line="276" w:lineRule="auto"/>
              <w:rPr>
                <w:rFonts w:eastAsia="Calibri" w:cstheme="minorHAnsi"/>
                <w:color w:val="000000"/>
                <w:sz w:val="24"/>
                <w:szCs w:val="24"/>
                <w:bdr w:val="nil"/>
                <w:lang w:val="en-US" w:eastAsia="en-GB"/>
              </w:rPr>
            </w:pPr>
            <w:r>
              <w:rPr>
                <w:rFonts w:eastAsia="Calibri" w:cstheme="minorHAnsi"/>
                <w:color w:val="000000"/>
                <w:sz w:val="24"/>
                <w:szCs w:val="24"/>
                <w:bdr w:val="nil"/>
                <w:lang w:val="en-US" w:eastAsia="en-GB"/>
              </w:rPr>
              <w:t>Professional networking, engaging and strategy</w:t>
            </w:r>
          </w:p>
        </w:tc>
        <w:tc>
          <w:tcPr>
            <w:tcW w:w="1418" w:type="dxa"/>
            <w:tcBorders>
              <w:left w:val="double" w:sz="4" w:space="0" w:color="auto"/>
              <w:right w:val="double" w:sz="4" w:space="0" w:color="auto"/>
            </w:tcBorders>
          </w:tcPr>
          <w:p w14:paraId="52555654" w14:textId="2973DBA1" w:rsidR="005E26E9" w:rsidRPr="00002A84" w:rsidRDefault="005E26E9" w:rsidP="005E26E9">
            <w:pPr>
              <w:spacing w:line="276" w:lineRule="auto"/>
              <w:jc w:val="center"/>
              <w:rPr>
                <w:rFonts w:eastAsia="Calibri" w:cstheme="minorHAnsi"/>
                <w:color w:val="000000"/>
                <w:sz w:val="24"/>
                <w:szCs w:val="24"/>
                <w:bdr w:val="nil"/>
                <w:lang w:val="en-US" w:eastAsia="en-GB"/>
              </w:rPr>
            </w:pPr>
            <w:r w:rsidRPr="00836065">
              <w:rPr>
                <w:rFonts w:eastAsia="Calibri" w:cstheme="minorHAnsi"/>
                <w:color w:val="000000"/>
                <w:sz w:val="24"/>
                <w:szCs w:val="24"/>
                <w:bdr w:val="nil"/>
                <w:lang w:val="en-US" w:eastAsia="en-GB"/>
              </w:rPr>
              <w:t>Workshop</w:t>
            </w:r>
          </w:p>
        </w:tc>
        <w:tc>
          <w:tcPr>
            <w:tcW w:w="2500" w:type="dxa"/>
            <w:tcBorders>
              <w:left w:val="double" w:sz="4" w:space="0" w:color="auto"/>
              <w:right w:val="single" w:sz="12" w:space="0" w:color="auto"/>
            </w:tcBorders>
          </w:tcPr>
          <w:p w14:paraId="2EDDB480" w14:textId="5751A79C" w:rsidR="005E26E9" w:rsidRPr="00002A84" w:rsidRDefault="005E26E9" w:rsidP="005E26E9">
            <w:pPr>
              <w:spacing w:line="276" w:lineRule="auto"/>
              <w:jc w:val="center"/>
              <w:rPr>
                <w:rFonts w:eastAsia="Calibri" w:cstheme="minorHAnsi"/>
                <w:color w:val="000000"/>
                <w:sz w:val="24"/>
                <w:szCs w:val="24"/>
                <w:bdr w:val="nil"/>
                <w:lang w:val="en-US" w:eastAsia="en-GB"/>
              </w:rPr>
            </w:pPr>
            <w:r w:rsidRPr="00E32B31">
              <w:rPr>
                <w:rFonts w:eastAsia="Calibri" w:cstheme="minorHAnsi"/>
                <w:color w:val="000000"/>
                <w:sz w:val="24"/>
                <w:szCs w:val="24"/>
                <w:bdr w:val="nil"/>
                <w:lang w:val="en-US" w:eastAsia="en-GB"/>
              </w:rPr>
              <w:t>IAD</w:t>
            </w:r>
            <w:r w:rsidRPr="00E32B31">
              <w:rPr>
                <w:rFonts w:eastAsia="Calibri" w:cstheme="minorHAnsi"/>
                <w:color w:val="000000"/>
                <w:sz w:val="24"/>
                <w:szCs w:val="24"/>
                <w:bdr w:val="nil"/>
                <w:vertAlign w:val="superscript"/>
                <w:lang w:val="en-US" w:eastAsia="en-GB"/>
              </w:rPr>
              <w:t>*</w:t>
            </w:r>
          </w:p>
        </w:tc>
      </w:tr>
      <w:tr w:rsidR="005E26E9" w14:paraId="5A426165" w14:textId="77777777" w:rsidTr="00D90F9E">
        <w:tc>
          <w:tcPr>
            <w:tcW w:w="5098" w:type="dxa"/>
            <w:tcBorders>
              <w:left w:val="single" w:sz="12" w:space="0" w:color="auto"/>
              <w:right w:val="double" w:sz="4" w:space="0" w:color="auto"/>
            </w:tcBorders>
          </w:tcPr>
          <w:p w14:paraId="7B0E8C5B" w14:textId="1C9C7358" w:rsidR="005E26E9" w:rsidRPr="00002A84" w:rsidRDefault="005E26E9" w:rsidP="005E26E9">
            <w:pPr>
              <w:spacing w:line="276" w:lineRule="auto"/>
              <w:rPr>
                <w:rFonts w:eastAsia="Calibri" w:cstheme="minorHAnsi"/>
                <w:color w:val="000000"/>
                <w:sz w:val="24"/>
                <w:szCs w:val="24"/>
                <w:bdr w:val="nil"/>
                <w:lang w:val="en-US" w:eastAsia="en-GB"/>
              </w:rPr>
            </w:pPr>
            <w:r>
              <w:rPr>
                <w:rFonts w:eastAsia="Calibri" w:cstheme="minorHAnsi"/>
                <w:color w:val="000000"/>
                <w:sz w:val="24"/>
                <w:szCs w:val="24"/>
                <w:bdr w:val="nil"/>
                <w:lang w:val="en-US" w:eastAsia="en-GB"/>
              </w:rPr>
              <w:t>Project management (research)</w:t>
            </w:r>
          </w:p>
        </w:tc>
        <w:tc>
          <w:tcPr>
            <w:tcW w:w="1418" w:type="dxa"/>
            <w:tcBorders>
              <w:left w:val="double" w:sz="4" w:space="0" w:color="auto"/>
              <w:right w:val="double" w:sz="4" w:space="0" w:color="auto"/>
            </w:tcBorders>
          </w:tcPr>
          <w:p w14:paraId="782B6C00" w14:textId="5CBD7073" w:rsidR="005E26E9" w:rsidRPr="00002A84" w:rsidRDefault="005E26E9" w:rsidP="005E26E9">
            <w:pPr>
              <w:spacing w:line="276" w:lineRule="auto"/>
              <w:jc w:val="center"/>
              <w:rPr>
                <w:rFonts w:eastAsia="Calibri" w:cstheme="minorHAnsi"/>
                <w:color w:val="000000"/>
                <w:sz w:val="24"/>
                <w:szCs w:val="24"/>
                <w:bdr w:val="nil"/>
                <w:lang w:val="en-US" w:eastAsia="en-GB"/>
              </w:rPr>
            </w:pPr>
            <w:r w:rsidRPr="00836065">
              <w:rPr>
                <w:rFonts w:eastAsia="Calibri" w:cstheme="minorHAnsi"/>
                <w:color w:val="000000"/>
                <w:sz w:val="24"/>
                <w:szCs w:val="24"/>
                <w:bdr w:val="nil"/>
                <w:lang w:val="en-US" w:eastAsia="en-GB"/>
              </w:rPr>
              <w:t>Workshop</w:t>
            </w:r>
          </w:p>
        </w:tc>
        <w:tc>
          <w:tcPr>
            <w:tcW w:w="2500" w:type="dxa"/>
            <w:tcBorders>
              <w:left w:val="double" w:sz="4" w:space="0" w:color="auto"/>
              <w:right w:val="single" w:sz="12" w:space="0" w:color="auto"/>
            </w:tcBorders>
          </w:tcPr>
          <w:p w14:paraId="34DB4066" w14:textId="7297F8D7" w:rsidR="005E26E9" w:rsidRPr="00002A84" w:rsidRDefault="005E26E9" w:rsidP="005E26E9">
            <w:pPr>
              <w:spacing w:line="276" w:lineRule="auto"/>
              <w:jc w:val="center"/>
              <w:rPr>
                <w:rFonts w:eastAsia="Calibri" w:cstheme="minorHAnsi"/>
                <w:color w:val="000000"/>
                <w:sz w:val="24"/>
                <w:szCs w:val="24"/>
                <w:bdr w:val="nil"/>
                <w:lang w:val="en-US" w:eastAsia="en-GB"/>
              </w:rPr>
            </w:pPr>
            <w:r w:rsidRPr="00E32B31">
              <w:rPr>
                <w:rFonts w:eastAsia="Calibri" w:cstheme="minorHAnsi"/>
                <w:color w:val="000000"/>
                <w:sz w:val="24"/>
                <w:szCs w:val="24"/>
                <w:bdr w:val="nil"/>
                <w:lang w:val="en-US" w:eastAsia="en-GB"/>
              </w:rPr>
              <w:t>IAD</w:t>
            </w:r>
            <w:r w:rsidRPr="00E32B31">
              <w:rPr>
                <w:rFonts w:eastAsia="Calibri" w:cstheme="minorHAnsi"/>
                <w:color w:val="000000"/>
                <w:sz w:val="24"/>
                <w:szCs w:val="24"/>
                <w:bdr w:val="nil"/>
                <w:vertAlign w:val="superscript"/>
                <w:lang w:val="en-US" w:eastAsia="en-GB"/>
              </w:rPr>
              <w:t>*</w:t>
            </w:r>
          </w:p>
        </w:tc>
      </w:tr>
      <w:tr w:rsidR="005E26E9" w14:paraId="48E05B46" w14:textId="77777777" w:rsidTr="00D90F9E">
        <w:tc>
          <w:tcPr>
            <w:tcW w:w="5098" w:type="dxa"/>
            <w:tcBorders>
              <w:left w:val="single" w:sz="12" w:space="0" w:color="auto"/>
              <w:right w:val="double" w:sz="4" w:space="0" w:color="auto"/>
            </w:tcBorders>
          </w:tcPr>
          <w:p w14:paraId="3F9F3F73" w14:textId="2A9F60AD" w:rsidR="005E26E9" w:rsidRPr="00002A84" w:rsidRDefault="005E26E9" w:rsidP="005E26E9">
            <w:pPr>
              <w:spacing w:line="276" w:lineRule="auto"/>
              <w:rPr>
                <w:rFonts w:eastAsia="Calibri" w:cstheme="minorHAnsi"/>
                <w:color w:val="000000"/>
                <w:sz w:val="24"/>
                <w:szCs w:val="24"/>
                <w:bdr w:val="nil"/>
                <w:lang w:val="en-US" w:eastAsia="en-GB"/>
              </w:rPr>
            </w:pPr>
            <w:r>
              <w:rPr>
                <w:rFonts w:eastAsia="Calibri" w:cstheme="minorHAnsi"/>
                <w:color w:val="000000"/>
                <w:sz w:val="24"/>
                <w:szCs w:val="24"/>
                <w:bdr w:val="nil"/>
                <w:lang w:val="en-US" w:eastAsia="en-GB"/>
              </w:rPr>
              <w:t>Spotlight on…Co-supervision</w:t>
            </w:r>
          </w:p>
        </w:tc>
        <w:tc>
          <w:tcPr>
            <w:tcW w:w="1418" w:type="dxa"/>
            <w:tcBorders>
              <w:left w:val="double" w:sz="4" w:space="0" w:color="auto"/>
              <w:right w:val="double" w:sz="4" w:space="0" w:color="auto"/>
            </w:tcBorders>
          </w:tcPr>
          <w:p w14:paraId="5B51FDDC" w14:textId="6A8FD81F" w:rsidR="005E26E9" w:rsidRPr="00002A84" w:rsidRDefault="005E26E9" w:rsidP="005E26E9">
            <w:pPr>
              <w:spacing w:line="276" w:lineRule="auto"/>
              <w:jc w:val="center"/>
              <w:rPr>
                <w:rFonts w:eastAsia="Calibri" w:cstheme="minorHAnsi"/>
                <w:color w:val="000000"/>
                <w:sz w:val="24"/>
                <w:szCs w:val="24"/>
                <w:bdr w:val="nil"/>
                <w:lang w:val="en-US" w:eastAsia="en-GB"/>
              </w:rPr>
            </w:pPr>
            <w:r w:rsidRPr="00836065">
              <w:rPr>
                <w:rFonts w:eastAsia="Calibri" w:cstheme="minorHAnsi"/>
                <w:color w:val="000000"/>
                <w:sz w:val="24"/>
                <w:szCs w:val="24"/>
                <w:bdr w:val="nil"/>
                <w:lang w:val="en-US" w:eastAsia="en-GB"/>
              </w:rPr>
              <w:t>Workshop</w:t>
            </w:r>
          </w:p>
        </w:tc>
        <w:tc>
          <w:tcPr>
            <w:tcW w:w="2500" w:type="dxa"/>
            <w:tcBorders>
              <w:left w:val="double" w:sz="4" w:space="0" w:color="auto"/>
              <w:right w:val="single" w:sz="12" w:space="0" w:color="auto"/>
            </w:tcBorders>
          </w:tcPr>
          <w:p w14:paraId="7384CE04" w14:textId="4B3242E5" w:rsidR="005E26E9" w:rsidRPr="00002A84" w:rsidRDefault="005E26E9" w:rsidP="005E26E9">
            <w:pPr>
              <w:spacing w:line="276" w:lineRule="auto"/>
              <w:jc w:val="center"/>
              <w:rPr>
                <w:rFonts w:eastAsia="Calibri" w:cstheme="minorHAnsi"/>
                <w:color w:val="000000"/>
                <w:sz w:val="24"/>
                <w:szCs w:val="24"/>
                <w:bdr w:val="nil"/>
                <w:lang w:val="en-US" w:eastAsia="en-GB"/>
              </w:rPr>
            </w:pPr>
            <w:r w:rsidRPr="00E32B31">
              <w:rPr>
                <w:rFonts w:eastAsia="Calibri" w:cstheme="minorHAnsi"/>
                <w:color w:val="000000"/>
                <w:sz w:val="24"/>
                <w:szCs w:val="24"/>
                <w:bdr w:val="nil"/>
                <w:lang w:val="en-US" w:eastAsia="en-GB"/>
              </w:rPr>
              <w:t>IAD</w:t>
            </w:r>
            <w:r w:rsidRPr="00E32B31">
              <w:rPr>
                <w:rFonts w:eastAsia="Calibri" w:cstheme="minorHAnsi"/>
                <w:color w:val="000000"/>
                <w:sz w:val="24"/>
                <w:szCs w:val="24"/>
                <w:bdr w:val="nil"/>
                <w:vertAlign w:val="superscript"/>
                <w:lang w:val="en-US" w:eastAsia="en-GB"/>
              </w:rPr>
              <w:t>*</w:t>
            </w:r>
          </w:p>
        </w:tc>
      </w:tr>
      <w:tr w:rsidR="005E26E9" w14:paraId="6DE38AB0" w14:textId="77777777" w:rsidTr="00D90F9E">
        <w:tc>
          <w:tcPr>
            <w:tcW w:w="5098" w:type="dxa"/>
            <w:tcBorders>
              <w:left w:val="single" w:sz="12" w:space="0" w:color="auto"/>
              <w:bottom w:val="single" w:sz="12" w:space="0" w:color="auto"/>
              <w:right w:val="double" w:sz="4" w:space="0" w:color="auto"/>
            </w:tcBorders>
          </w:tcPr>
          <w:p w14:paraId="621A74F4" w14:textId="3F4C9D8C" w:rsidR="005E26E9" w:rsidRPr="00002A84" w:rsidRDefault="005E26E9" w:rsidP="005E26E9">
            <w:pPr>
              <w:spacing w:line="276" w:lineRule="auto"/>
              <w:rPr>
                <w:rFonts w:eastAsia="Calibri" w:cstheme="minorHAnsi"/>
                <w:color w:val="000000"/>
                <w:sz w:val="24"/>
                <w:szCs w:val="24"/>
                <w:bdr w:val="nil"/>
                <w:lang w:val="en-US" w:eastAsia="en-GB"/>
              </w:rPr>
            </w:pPr>
            <w:r>
              <w:rPr>
                <w:rFonts w:eastAsia="Calibri" w:cstheme="minorHAnsi"/>
                <w:color w:val="000000"/>
                <w:sz w:val="24"/>
                <w:szCs w:val="24"/>
                <w:bdr w:val="nil"/>
                <w:lang w:val="en-US" w:eastAsia="en-GB"/>
              </w:rPr>
              <w:t>Time management</w:t>
            </w:r>
          </w:p>
        </w:tc>
        <w:tc>
          <w:tcPr>
            <w:tcW w:w="1418" w:type="dxa"/>
            <w:tcBorders>
              <w:left w:val="double" w:sz="4" w:space="0" w:color="auto"/>
              <w:bottom w:val="single" w:sz="12" w:space="0" w:color="auto"/>
              <w:right w:val="double" w:sz="4" w:space="0" w:color="auto"/>
            </w:tcBorders>
          </w:tcPr>
          <w:p w14:paraId="2C059D64" w14:textId="2B631021" w:rsidR="005E26E9" w:rsidRPr="00002A84" w:rsidRDefault="005E26E9" w:rsidP="005E26E9">
            <w:pPr>
              <w:spacing w:line="276" w:lineRule="auto"/>
              <w:jc w:val="center"/>
              <w:rPr>
                <w:rFonts w:eastAsia="Calibri" w:cstheme="minorHAnsi"/>
                <w:color w:val="000000"/>
                <w:sz w:val="24"/>
                <w:szCs w:val="24"/>
                <w:bdr w:val="nil"/>
                <w:lang w:val="en-US" w:eastAsia="en-GB"/>
              </w:rPr>
            </w:pPr>
            <w:r w:rsidRPr="00836065">
              <w:rPr>
                <w:rFonts w:eastAsia="Calibri" w:cstheme="minorHAnsi"/>
                <w:color w:val="000000"/>
                <w:sz w:val="24"/>
                <w:szCs w:val="24"/>
                <w:bdr w:val="nil"/>
                <w:lang w:val="en-US" w:eastAsia="en-GB"/>
              </w:rPr>
              <w:t>Workshop</w:t>
            </w:r>
          </w:p>
        </w:tc>
        <w:tc>
          <w:tcPr>
            <w:tcW w:w="2500" w:type="dxa"/>
            <w:tcBorders>
              <w:left w:val="double" w:sz="4" w:space="0" w:color="auto"/>
              <w:bottom w:val="single" w:sz="12" w:space="0" w:color="auto"/>
              <w:right w:val="single" w:sz="12" w:space="0" w:color="auto"/>
            </w:tcBorders>
          </w:tcPr>
          <w:p w14:paraId="6E73DC9E" w14:textId="623D2F85" w:rsidR="005E26E9" w:rsidRPr="00002A84" w:rsidRDefault="005E26E9" w:rsidP="005E26E9">
            <w:pPr>
              <w:spacing w:line="276" w:lineRule="auto"/>
              <w:jc w:val="center"/>
              <w:rPr>
                <w:rFonts w:eastAsia="Calibri" w:cstheme="minorHAnsi"/>
                <w:color w:val="000000"/>
                <w:sz w:val="24"/>
                <w:szCs w:val="24"/>
                <w:bdr w:val="nil"/>
                <w:lang w:val="en-US" w:eastAsia="en-GB"/>
              </w:rPr>
            </w:pPr>
            <w:r w:rsidRPr="00E32B31">
              <w:rPr>
                <w:rFonts w:eastAsia="Calibri" w:cstheme="minorHAnsi"/>
                <w:color w:val="000000"/>
                <w:sz w:val="24"/>
                <w:szCs w:val="24"/>
                <w:bdr w:val="nil"/>
                <w:lang w:val="en-US" w:eastAsia="en-GB"/>
              </w:rPr>
              <w:t>IAD</w:t>
            </w:r>
            <w:r w:rsidRPr="00E32B31">
              <w:rPr>
                <w:rFonts w:eastAsia="Calibri" w:cstheme="minorHAnsi"/>
                <w:color w:val="000000"/>
                <w:sz w:val="24"/>
                <w:szCs w:val="24"/>
                <w:bdr w:val="nil"/>
                <w:vertAlign w:val="superscript"/>
                <w:lang w:val="en-US" w:eastAsia="en-GB"/>
              </w:rPr>
              <w:t>*</w:t>
            </w:r>
          </w:p>
        </w:tc>
      </w:tr>
    </w:tbl>
    <w:p w14:paraId="02B248A5" w14:textId="24392328" w:rsidR="00002A84" w:rsidRDefault="00002A84" w:rsidP="0079335A">
      <w:pPr>
        <w:pBdr>
          <w:top w:val="nil"/>
          <w:left w:val="nil"/>
          <w:bottom w:val="nil"/>
          <w:right w:val="nil"/>
          <w:between w:val="nil"/>
          <w:bar w:val="nil"/>
        </w:pBdr>
        <w:spacing w:line="276" w:lineRule="auto"/>
        <w:rPr>
          <w:rFonts w:ascii="Calibri" w:eastAsia="Calibri" w:hAnsi="Calibri" w:cs="Calibri"/>
          <w:color w:val="000000"/>
          <w:sz w:val="24"/>
          <w:szCs w:val="24"/>
          <w:bdr w:val="nil"/>
          <w:lang w:val="en-US" w:eastAsia="en-GB"/>
        </w:rPr>
      </w:pPr>
    </w:p>
    <w:p w14:paraId="00E36914" w14:textId="316710B1" w:rsidR="005E26E9" w:rsidRPr="00ED33D8" w:rsidRDefault="005E26E9" w:rsidP="0079335A">
      <w:pPr>
        <w:pBdr>
          <w:top w:val="nil"/>
          <w:left w:val="nil"/>
          <w:bottom w:val="nil"/>
          <w:right w:val="nil"/>
          <w:between w:val="nil"/>
          <w:bar w:val="nil"/>
        </w:pBdr>
        <w:spacing w:line="276" w:lineRule="auto"/>
        <w:rPr>
          <w:rFonts w:ascii="Calibri" w:eastAsia="Calibri" w:hAnsi="Calibri" w:cs="Calibri"/>
          <w:color w:val="000000"/>
          <w:sz w:val="20"/>
          <w:szCs w:val="20"/>
          <w:bdr w:val="nil"/>
          <w:lang w:val="en-US" w:eastAsia="en-GB"/>
        </w:rPr>
      </w:pPr>
      <w:r w:rsidRPr="00ED33D8">
        <w:rPr>
          <w:rFonts w:ascii="Calibri" w:eastAsia="Calibri" w:hAnsi="Calibri" w:cs="Calibri"/>
          <w:color w:val="000000"/>
          <w:sz w:val="20"/>
          <w:szCs w:val="20"/>
          <w:u w:color="000000"/>
          <w:bdr w:val="nil"/>
          <w:vertAlign w:val="superscript"/>
          <w:lang w:val="en-US" w:eastAsia="en-GB"/>
        </w:rPr>
        <w:t>*</w:t>
      </w:r>
      <w:r w:rsidRPr="00ED33D8">
        <w:rPr>
          <w:rFonts w:ascii="Calibri" w:eastAsia="Calibri" w:hAnsi="Calibri" w:cs="Calibri"/>
          <w:color w:val="000000"/>
          <w:sz w:val="20"/>
          <w:szCs w:val="20"/>
          <w:u w:color="000000"/>
          <w:bdr w:val="nil"/>
          <w:lang w:val="en-US" w:eastAsia="en-GB"/>
        </w:rPr>
        <w:t>The Institute for Academic Development at the University of Edinburgh</w:t>
      </w:r>
    </w:p>
    <w:p w14:paraId="785BB056" w14:textId="4E409537" w:rsidR="00D90F9E" w:rsidRPr="0079335A" w:rsidRDefault="00D90F9E" w:rsidP="00D90F9E">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r w:rsidRPr="0079335A">
        <w:rPr>
          <w:rFonts w:ascii="Calibri" w:eastAsia="Calibri" w:hAnsi="Calibri" w:cs="Calibri"/>
          <w:color w:val="000000"/>
          <w:sz w:val="24"/>
          <w:szCs w:val="24"/>
          <w:u w:color="000000"/>
          <w:bdr w:val="nil"/>
          <w:lang w:val="en-US" w:eastAsia="en-GB"/>
        </w:rPr>
        <w:t xml:space="preserve">During my training I </w:t>
      </w:r>
      <w:del w:id="47" w:author="Edward Wallace" w:date="2019-04-29T23:18:00Z">
        <w:r w:rsidRPr="0079335A" w:rsidDel="0081667A">
          <w:rPr>
            <w:rFonts w:ascii="Calibri" w:eastAsia="Calibri" w:hAnsi="Calibri" w:cs="Calibri"/>
            <w:color w:val="000000"/>
            <w:sz w:val="24"/>
            <w:szCs w:val="24"/>
            <w:u w:color="000000"/>
            <w:bdr w:val="nil"/>
            <w:lang w:val="en-US" w:eastAsia="en-GB"/>
          </w:rPr>
          <w:delText>would also like to</w:delText>
        </w:r>
      </w:del>
      <w:ins w:id="48" w:author="Edward Wallace" w:date="2019-04-29T23:18:00Z">
        <w:r w:rsidR="0081667A">
          <w:rPr>
            <w:rFonts w:ascii="Calibri" w:eastAsia="Calibri" w:hAnsi="Calibri" w:cs="Calibri"/>
            <w:color w:val="000000"/>
            <w:sz w:val="24"/>
            <w:szCs w:val="24"/>
            <w:u w:color="000000"/>
            <w:bdr w:val="nil"/>
            <w:lang w:val="en-US" w:eastAsia="en-GB"/>
          </w:rPr>
          <w:t>will</w:t>
        </w:r>
      </w:ins>
      <w:r w:rsidRPr="0079335A">
        <w:rPr>
          <w:rFonts w:ascii="Calibri" w:eastAsia="Calibri" w:hAnsi="Calibri" w:cs="Calibri"/>
          <w:color w:val="000000"/>
          <w:sz w:val="24"/>
          <w:szCs w:val="24"/>
          <w:u w:color="000000"/>
          <w:bdr w:val="nil"/>
          <w:lang w:val="en-US" w:eastAsia="en-GB"/>
        </w:rPr>
        <w:t xml:space="preserve"> attend relevant conferences as these provide a national/international platform for sharing information and ideas and keeping up to date with the latest innovations and advancements.</w:t>
      </w:r>
      <w:r w:rsidR="00ED33D8">
        <w:rPr>
          <w:rFonts w:ascii="Calibri" w:eastAsia="Calibri" w:hAnsi="Calibri" w:cs="Calibri"/>
          <w:color w:val="000000"/>
          <w:sz w:val="24"/>
          <w:szCs w:val="24"/>
          <w:u w:color="000000"/>
          <w:bdr w:val="nil"/>
          <w:lang w:val="en-US" w:eastAsia="en-GB"/>
        </w:rPr>
        <w:t xml:space="preserve"> This will allow me to present my work and show what skills I have learnt and network with other research groups.</w:t>
      </w:r>
      <w:r w:rsidRPr="0079335A">
        <w:rPr>
          <w:rFonts w:ascii="Calibri" w:eastAsia="Calibri" w:hAnsi="Calibri" w:cs="Calibri"/>
          <w:color w:val="000000"/>
          <w:sz w:val="24"/>
          <w:szCs w:val="24"/>
          <w:u w:color="000000"/>
          <w:bdr w:val="nil"/>
          <w:lang w:val="en-US" w:eastAsia="en-GB"/>
        </w:rPr>
        <w:t xml:space="preserve"> Some upcoming conferences within the field of mycology are:</w:t>
      </w:r>
    </w:p>
    <w:p w14:paraId="7088CE59" w14:textId="1D9C036A" w:rsidR="00D90F9E" w:rsidRPr="0079335A" w:rsidRDefault="00D90F9E" w:rsidP="00D90F9E">
      <w:pPr>
        <w:numPr>
          <w:ilvl w:val="0"/>
          <w:numId w:val="3"/>
        </w:numPr>
        <w:pBdr>
          <w:top w:val="nil"/>
          <w:left w:val="nil"/>
          <w:bottom w:val="nil"/>
          <w:right w:val="nil"/>
          <w:between w:val="nil"/>
          <w:bar w:val="nil"/>
        </w:pBdr>
        <w:spacing w:after="0" w:line="276" w:lineRule="auto"/>
        <w:rPr>
          <w:rFonts w:ascii="Calibri" w:eastAsia="Calibri" w:hAnsi="Calibri" w:cs="Calibri"/>
          <w:color w:val="000000"/>
          <w:sz w:val="24"/>
          <w:szCs w:val="24"/>
          <w:u w:color="000000"/>
          <w:bdr w:val="nil"/>
          <w:lang w:val="en-US" w:eastAsia="en-GB"/>
        </w:rPr>
      </w:pPr>
      <w:r w:rsidRPr="0079335A">
        <w:rPr>
          <w:rFonts w:ascii="Calibri" w:eastAsia="Calibri" w:hAnsi="Calibri" w:cs="Calibri"/>
          <w:color w:val="000000"/>
          <w:sz w:val="24"/>
          <w:szCs w:val="24"/>
          <w:u w:color="000000"/>
          <w:bdr w:val="nil"/>
          <w:lang w:val="en-US" w:eastAsia="en-GB"/>
        </w:rPr>
        <w:t>British Society for Medical</w:t>
      </w:r>
      <w:r w:rsidR="009A2740">
        <w:rPr>
          <w:rFonts w:ascii="Calibri" w:eastAsia="Calibri" w:hAnsi="Calibri" w:cs="Calibri"/>
          <w:color w:val="000000"/>
          <w:sz w:val="24"/>
          <w:szCs w:val="24"/>
          <w:u w:color="000000"/>
          <w:bdr w:val="nil"/>
          <w:lang w:val="en-US" w:eastAsia="en-GB"/>
        </w:rPr>
        <w:t xml:space="preserve"> Mycology, </w:t>
      </w:r>
      <w:r w:rsidRPr="0079335A">
        <w:rPr>
          <w:rFonts w:ascii="Calibri" w:eastAsia="Calibri" w:hAnsi="Calibri" w:cs="Calibri"/>
          <w:color w:val="000000"/>
          <w:sz w:val="24"/>
          <w:szCs w:val="24"/>
          <w:u w:color="000000"/>
          <w:bdr w:val="nil"/>
          <w:lang w:val="en-US" w:eastAsia="en-GB"/>
        </w:rPr>
        <w:t>Annual.</w:t>
      </w:r>
    </w:p>
    <w:p w14:paraId="4B6116F4" w14:textId="59C75358" w:rsidR="00D90F9E" w:rsidRPr="0079335A" w:rsidRDefault="0081667A" w:rsidP="00D90F9E">
      <w:pPr>
        <w:numPr>
          <w:ilvl w:val="0"/>
          <w:numId w:val="3"/>
        </w:numPr>
        <w:pBdr>
          <w:top w:val="nil"/>
          <w:left w:val="nil"/>
          <w:bottom w:val="nil"/>
          <w:right w:val="nil"/>
          <w:between w:val="nil"/>
          <w:bar w:val="nil"/>
        </w:pBdr>
        <w:spacing w:after="0" w:line="276" w:lineRule="auto"/>
        <w:rPr>
          <w:rFonts w:ascii="Calibri" w:eastAsia="Calibri" w:hAnsi="Calibri" w:cs="Calibri"/>
          <w:color w:val="000000"/>
          <w:sz w:val="24"/>
          <w:szCs w:val="24"/>
          <w:u w:color="000000"/>
          <w:bdr w:val="nil"/>
          <w:lang w:val="en-US" w:eastAsia="en-GB"/>
        </w:rPr>
      </w:pPr>
      <w:ins w:id="49" w:author="Edward Wallace" w:date="2019-04-29T23:18:00Z">
        <w:r w:rsidRPr="0081667A">
          <w:rPr>
            <w:rFonts w:ascii="Calibri" w:eastAsia="Calibri" w:hAnsi="Calibri" w:cs="Calibri"/>
            <w:color w:val="000000"/>
            <w:sz w:val="24"/>
            <w:szCs w:val="24"/>
            <w:u w:color="000000"/>
            <w:bdr w:val="nil"/>
            <w:lang w:val="en-US" w:eastAsia="en-GB"/>
          </w:rPr>
          <w:t xml:space="preserve">FEBS Advanced Lecture Course </w:t>
        </w:r>
        <w:r>
          <w:rPr>
            <w:rFonts w:ascii="Calibri" w:eastAsia="Calibri" w:hAnsi="Calibri" w:cs="Calibri"/>
            <w:color w:val="000000"/>
            <w:sz w:val="24"/>
            <w:szCs w:val="24"/>
            <w:u w:color="000000"/>
            <w:bdr w:val="nil"/>
            <w:lang w:val="en-US" w:eastAsia="en-GB"/>
          </w:rPr>
          <w:t xml:space="preserve">in </w:t>
        </w:r>
      </w:ins>
      <w:r w:rsidR="00D90F9E" w:rsidRPr="0079335A">
        <w:rPr>
          <w:rFonts w:ascii="Calibri" w:eastAsia="Calibri" w:hAnsi="Calibri" w:cs="Calibri"/>
          <w:color w:val="000000"/>
          <w:sz w:val="24"/>
          <w:szCs w:val="24"/>
          <w:u w:color="000000"/>
          <w:bdr w:val="nil"/>
          <w:lang w:val="en-US" w:eastAsia="en-GB"/>
        </w:rPr>
        <w:t>Human Fungal Pathog</w:t>
      </w:r>
      <w:r w:rsidR="009A2740">
        <w:rPr>
          <w:rFonts w:ascii="Calibri" w:eastAsia="Calibri" w:hAnsi="Calibri" w:cs="Calibri"/>
          <w:color w:val="000000"/>
          <w:sz w:val="24"/>
          <w:szCs w:val="24"/>
          <w:u w:color="000000"/>
          <w:bdr w:val="nil"/>
          <w:lang w:val="en-US" w:eastAsia="en-GB"/>
        </w:rPr>
        <w:t>ens, Biennial</w:t>
      </w:r>
      <w:r w:rsidR="00D90F9E" w:rsidRPr="0079335A">
        <w:rPr>
          <w:rFonts w:ascii="Calibri" w:eastAsia="Calibri" w:hAnsi="Calibri" w:cs="Calibri"/>
          <w:color w:val="000000"/>
          <w:sz w:val="24"/>
          <w:szCs w:val="24"/>
          <w:u w:color="000000"/>
          <w:bdr w:val="nil"/>
          <w:lang w:val="en-US" w:eastAsia="en-GB"/>
        </w:rPr>
        <w:t>.</w:t>
      </w:r>
    </w:p>
    <w:p w14:paraId="66BA7AC3" w14:textId="77777777" w:rsidR="00D90F9E" w:rsidRDefault="00D90F9E" w:rsidP="00D90F9E">
      <w:pPr>
        <w:numPr>
          <w:ilvl w:val="0"/>
          <w:numId w:val="3"/>
        </w:numPr>
        <w:pBdr>
          <w:top w:val="nil"/>
          <w:left w:val="nil"/>
          <w:bottom w:val="nil"/>
          <w:right w:val="nil"/>
          <w:between w:val="nil"/>
          <w:bar w:val="nil"/>
        </w:pBdr>
        <w:spacing w:after="0" w:line="276" w:lineRule="auto"/>
        <w:rPr>
          <w:rFonts w:ascii="Calibri" w:eastAsia="Calibri" w:hAnsi="Calibri" w:cs="Calibri"/>
          <w:color w:val="000000"/>
          <w:sz w:val="24"/>
          <w:szCs w:val="24"/>
          <w:u w:color="000000"/>
          <w:bdr w:val="nil"/>
          <w:lang w:val="en-US" w:eastAsia="en-GB"/>
        </w:rPr>
      </w:pPr>
      <w:r w:rsidRPr="0079335A">
        <w:rPr>
          <w:rFonts w:ascii="Calibri" w:eastAsia="Calibri" w:hAnsi="Calibri" w:cs="Calibri"/>
          <w:color w:val="000000"/>
          <w:sz w:val="24"/>
          <w:szCs w:val="24"/>
          <w:u w:color="000000"/>
          <w:bdr w:val="nil"/>
          <w:lang w:val="en-US" w:eastAsia="en-GB"/>
        </w:rPr>
        <w:t>6</w:t>
      </w:r>
      <w:r w:rsidRPr="0079335A">
        <w:rPr>
          <w:rFonts w:ascii="Calibri" w:eastAsia="Calibri" w:hAnsi="Calibri" w:cs="Calibri"/>
          <w:color w:val="000000"/>
          <w:sz w:val="24"/>
          <w:szCs w:val="24"/>
          <w:u w:color="000000"/>
          <w:bdr w:val="nil"/>
          <w:vertAlign w:val="superscript"/>
          <w:lang w:val="en-US" w:eastAsia="en-GB"/>
        </w:rPr>
        <w:t>th</w:t>
      </w:r>
      <w:r w:rsidRPr="0079335A">
        <w:rPr>
          <w:rFonts w:ascii="Calibri" w:eastAsia="Calibri" w:hAnsi="Calibri" w:cs="Calibri"/>
          <w:color w:val="000000"/>
          <w:sz w:val="24"/>
          <w:szCs w:val="24"/>
          <w:u w:color="000000"/>
          <w:bdr w:val="nil"/>
          <w:lang w:val="en-US" w:eastAsia="en-GB"/>
        </w:rPr>
        <w:t xml:space="preserve"> International Conference on Mycology and Fungal Infections, Oct 2019, UAE</w:t>
      </w:r>
      <w:r>
        <w:rPr>
          <w:rFonts w:ascii="Calibri" w:eastAsia="Calibri" w:hAnsi="Calibri" w:cs="Calibri"/>
          <w:color w:val="000000"/>
          <w:sz w:val="24"/>
          <w:szCs w:val="24"/>
          <w:u w:color="000000"/>
          <w:bdr w:val="nil"/>
          <w:lang w:val="en-US" w:eastAsia="en-GB"/>
        </w:rPr>
        <w:t>.</w:t>
      </w:r>
    </w:p>
    <w:p w14:paraId="1B0468CD" w14:textId="77777777" w:rsidR="00D90F9E" w:rsidRDefault="00D90F9E" w:rsidP="00D90F9E">
      <w:pPr>
        <w:pStyle w:val="Body"/>
        <w:numPr>
          <w:ilvl w:val="0"/>
          <w:numId w:val="3"/>
        </w:numPr>
        <w:spacing w:after="0"/>
        <w:rPr>
          <w:rFonts w:ascii="Calibri" w:eastAsia="Calibri" w:hAnsi="Calibri" w:cs="Calibri"/>
          <w:sz w:val="24"/>
          <w:szCs w:val="24"/>
        </w:rPr>
      </w:pPr>
      <w:r w:rsidRPr="0079335A">
        <w:rPr>
          <w:rFonts w:ascii="Calibri" w:eastAsia="Calibri" w:hAnsi="Calibri" w:cs="Calibri"/>
          <w:sz w:val="24"/>
          <w:szCs w:val="24"/>
        </w:rPr>
        <w:t>11</w:t>
      </w:r>
      <w:r w:rsidRPr="0079335A">
        <w:rPr>
          <w:rFonts w:ascii="Calibri" w:eastAsia="Calibri" w:hAnsi="Calibri" w:cs="Calibri"/>
          <w:sz w:val="24"/>
          <w:szCs w:val="24"/>
          <w:vertAlign w:val="superscript"/>
        </w:rPr>
        <w:t>th</w:t>
      </w:r>
      <w:r w:rsidRPr="0079335A">
        <w:rPr>
          <w:rFonts w:ascii="Calibri" w:eastAsia="Calibri" w:hAnsi="Calibri" w:cs="Calibri"/>
          <w:sz w:val="24"/>
          <w:szCs w:val="24"/>
        </w:rPr>
        <w:t xml:space="preserve"> International Conference on Cryptococcus and Cryptococcosis, 2020, Uganda</w:t>
      </w:r>
      <w:r>
        <w:rPr>
          <w:rFonts w:ascii="Calibri" w:eastAsia="Calibri" w:hAnsi="Calibri" w:cs="Calibri"/>
          <w:sz w:val="24"/>
          <w:szCs w:val="24"/>
        </w:rPr>
        <w:t>.</w:t>
      </w:r>
    </w:p>
    <w:p w14:paraId="2C1ED453" w14:textId="7CDB19EA" w:rsidR="00D90F9E" w:rsidRDefault="00D90F9E" w:rsidP="00D90F9E">
      <w:pPr>
        <w:pStyle w:val="Body"/>
        <w:numPr>
          <w:ilvl w:val="0"/>
          <w:numId w:val="3"/>
        </w:numPr>
        <w:spacing w:after="0"/>
        <w:rPr>
          <w:rFonts w:ascii="Calibri" w:eastAsia="Calibri" w:hAnsi="Calibri" w:cs="Calibri"/>
          <w:sz w:val="24"/>
          <w:szCs w:val="24"/>
        </w:rPr>
      </w:pPr>
      <w:r w:rsidRPr="0079335A">
        <w:rPr>
          <w:rFonts w:ascii="Calibri" w:eastAsia="Calibri" w:hAnsi="Calibri" w:cs="Calibri"/>
          <w:sz w:val="24"/>
          <w:szCs w:val="24"/>
        </w:rPr>
        <w:t>International Society for Human and Animal Mycology, March 2021, India</w:t>
      </w:r>
      <w:r>
        <w:rPr>
          <w:rFonts w:ascii="Calibri" w:eastAsia="Calibri" w:hAnsi="Calibri" w:cs="Calibri"/>
          <w:sz w:val="24"/>
          <w:szCs w:val="24"/>
        </w:rPr>
        <w:t>.</w:t>
      </w:r>
    </w:p>
    <w:p w14:paraId="7C7E2635" w14:textId="77777777" w:rsidR="00D90F9E" w:rsidRDefault="00D90F9E" w:rsidP="00D90F9E">
      <w:pPr>
        <w:pStyle w:val="Body"/>
        <w:spacing w:after="0"/>
        <w:rPr>
          <w:rFonts w:ascii="Calibri" w:eastAsia="Calibri" w:hAnsi="Calibri" w:cs="Calibri"/>
          <w:sz w:val="24"/>
          <w:szCs w:val="24"/>
        </w:rPr>
      </w:pPr>
    </w:p>
    <w:p w14:paraId="0E8CB75E" w14:textId="77777777" w:rsidR="00D90F9E" w:rsidRDefault="00D90F9E" w:rsidP="00D90F9E">
      <w:pPr>
        <w:pStyle w:val="Body"/>
        <w:spacing w:after="0"/>
        <w:rPr>
          <w:rFonts w:ascii="Calibri" w:eastAsia="Calibri" w:hAnsi="Calibri" w:cs="Calibri"/>
          <w:sz w:val="24"/>
          <w:szCs w:val="24"/>
        </w:rPr>
      </w:pPr>
    </w:p>
    <w:p w14:paraId="47634B38" w14:textId="77777777" w:rsidR="00D90F9E" w:rsidRDefault="00D90F9E" w:rsidP="00D90F9E">
      <w:pPr>
        <w:pStyle w:val="Body"/>
        <w:spacing w:after="0"/>
        <w:rPr>
          <w:rFonts w:ascii="Calibri" w:eastAsia="Calibri" w:hAnsi="Calibri" w:cs="Calibri"/>
          <w:sz w:val="24"/>
          <w:szCs w:val="24"/>
        </w:rPr>
      </w:pPr>
    </w:p>
    <w:p w14:paraId="4749746B" w14:textId="77777777" w:rsidR="00D90F9E" w:rsidRDefault="00D90F9E" w:rsidP="00D90F9E">
      <w:pPr>
        <w:pStyle w:val="Body"/>
        <w:spacing w:after="0"/>
        <w:rPr>
          <w:rFonts w:ascii="Calibri" w:eastAsia="Calibri" w:hAnsi="Calibri" w:cs="Calibri"/>
          <w:sz w:val="24"/>
          <w:szCs w:val="24"/>
        </w:rPr>
      </w:pPr>
    </w:p>
    <w:p w14:paraId="0445BDCC" w14:textId="77777777" w:rsidR="00D90F9E" w:rsidRDefault="00D90F9E" w:rsidP="00D90F9E">
      <w:pPr>
        <w:pStyle w:val="Body"/>
        <w:spacing w:after="0"/>
        <w:rPr>
          <w:rFonts w:ascii="Calibri" w:eastAsia="Calibri" w:hAnsi="Calibri" w:cs="Calibri"/>
          <w:sz w:val="24"/>
          <w:szCs w:val="24"/>
        </w:rPr>
      </w:pPr>
    </w:p>
    <w:p w14:paraId="3F067A77" w14:textId="5FEF7C77" w:rsidR="005E26E9" w:rsidRDefault="00962B2C" w:rsidP="0079335A">
      <w:pPr>
        <w:pBdr>
          <w:top w:val="nil"/>
          <w:left w:val="nil"/>
          <w:bottom w:val="nil"/>
          <w:right w:val="nil"/>
          <w:between w:val="nil"/>
          <w:bar w:val="nil"/>
        </w:pBdr>
        <w:spacing w:line="276" w:lineRule="auto"/>
        <w:rPr>
          <w:rFonts w:ascii="Calibri" w:eastAsia="Calibri" w:hAnsi="Calibri" w:cs="Calibri"/>
          <w:color w:val="000000"/>
          <w:sz w:val="24"/>
          <w:szCs w:val="24"/>
          <w:bdr w:val="nil"/>
          <w:lang w:val="en-US" w:eastAsia="en-GB"/>
        </w:rPr>
      </w:pPr>
      <w:r>
        <w:rPr>
          <w:rFonts w:ascii="Calibri" w:eastAsia="Calibri" w:hAnsi="Calibri" w:cs="Calibri"/>
          <w:color w:val="000000"/>
          <w:sz w:val="24"/>
          <w:szCs w:val="24"/>
          <w:bdr w:val="nil"/>
          <w:lang w:val="en-US" w:eastAsia="en-GB"/>
        </w:rPr>
        <w:t>Word Count: 433</w:t>
      </w:r>
      <w:r w:rsidR="00D90F9E">
        <w:rPr>
          <w:rFonts w:ascii="Calibri" w:eastAsia="Calibri" w:hAnsi="Calibri" w:cs="Calibri"/>
          <w:color w:val="000000"/>
          <w:sz w:val="24"/>
          <w:szCs w:val="24"/>
          <w:bdr w:val="nil"/>
          <w:lang w:val="en-US" w:eastAsia="en-GB"/>
        </w:rPr>
        <w:t>/400</w:t>
      </w:r>
    </w:p>
    <w:p w14:paraId="0E645CD7" w14:textId="71CA0726" w:rsidR="005E26E9" w:rsidRPr="005E26E9" w:rsidRDefault="005E26E9" w:rsidP="005E26E9">
      <w:pPr>
        <w:pStyle w:val="ListParagraph"/>
        <w:numPr>
          <w:ilvl w:val="0"/>
          <w:numId w:val="3"/>
        </w:numPr>
        <w:pBdr>
          <w:top w:val="nil"/>
          <w:left w:val="nil"/>
          <w:bottom w:val="nil"/>
          <w:right w:val="nil"/>
          <w:between w:val="nil"/>
          <w:bar w:val="nil"/>
        </w:pBdr>
        <w:spacing w:line="276" w:lineRule="auto"/>
        <w:rPr>
          <w:rFonts w:ascii="Calibri" w:eastAsia="Calibri" w:hAnsi="Calibri" w:cs="Calibri"/>
          <w:color w:val="000000"/>
          <w:sz w:val="24"/>
          <w:szCs w:val="24"/>
          <w:bdr w:val="nil"/>
          <w:lang w:val="en-US" w:eastAsia="en-GB"/>
        </w:rPr>
        <w:sectPr w:rsidR="005E26E9" w:rsidRPr="005E26E9">
          <w:headerReference w:type="default" r:id="rId8"/>
          <w:footerReference w:type="default" r:id="rId9"/>
          <w:pgSz w:w="11906" w:h="16838"/>
          <w:pgMar w:top="1440" w:right="1440" w:bottom="1440" w:left="1440" w:header="708" w:footer="708" w:gutter="0"/>
          <w:cols w:space="708"/>
          <w:docGrid w:linePitch="360"/>
        </w:sectPr>
      </w:pPr>
    </w:p>
    <w:p w14:paraId="04BB777B" w14:textId="7AD87248" w:rsidR="002A676D" w:rsidRDefault="005204E7" w:rsidP="0079335A">
      <w:pPr>
        <w:pBdr>
          <w:top w:val="nil"/>
          <w:left w:val="nil"/>
          <w:bottom w:val="nil"/>
          <w:right w:val="nil"/>
          <w:between w:val="nil"/>
          <w:bar w:val="nil"/>
        </w:pBdr>
        <w:spacing w:line="276" w:lineRule="auto"/>
        <w:rPr>
          <w:rFonts w:ascii="Calibri" w:eastAsia="Calibri" w:hAnsi="Calibri" w:cs="Calibri"/>
          <w:color w:val="000000"/>
          <w:sz w:val="24"/>
          <w:szCs w:val="24"/>
          <w:bdr w:val="nil"/>
          <w:lang w:val="en-US" w:eastAsia="en-GB"/>
        </w:rPr>
      </w:pPr>
      <w:r w:rsidRPr="006B78A5">
        <w:rPr>
          <w:rFonts w:ascii="Calibri" w:eastAsia="Calibri" w:hAnsi="Calibri" w:cs="Calibri"/>
          <w:color w:val="000000"/>
          <w:sz w:val="24"/>
          <w:szCs w:val="24"/>
          <w:bdr w:val="nil"/>
          <w:lang w:val="en-US" w:eastAsia="en-GB"/>
        </w:rPr>
        <w:lastRenderedPageBreak/>
        <w:t>Tabl</w:t>
      </w:r>
      <w:r w:rsidR="00EF315F" w:rsidRPr="006B78A5">
        <w:rPr>
          <w:rFonts w:ascii="Calibri" w:eastAsia="Calibri" w:hAnsi="Calibri" w:cs="Calibri"/>
          <w:color w:val="000000"/>
          <w:sz w:val="24"/>
          <w:szCs w:val="24"/>
          <w:bdr w:val="nil"/>
          <w:lang w:val="en-US" w:eastAsia="en-GB"/>
        </w:rPr>
        <w:t>e</w:t>
      </w:r>
      <w:r w:rsidR="002D57AD">
        <w:rPr>
          <w:rFonts w:ascii="Calibri" w:eastAsia="Calibri" w:hAnsi="Calibri" w:cs="Calibri"/>
          <w:color w:val="000000"/>
          <w:sz w:val="24"/>
          <w:szCs w:val="24"/>
          <w:bdr w:val="nil"/>
          <w:lang w:val="en-US" w:eastAsia="en-GB"/>
        </w:rPr>
        <w:t xml:space="preserve"> 2c</w:t>
      </w:r>
      <w:r w:rsidRPr="006B78A5">
        <w:rPr>
          <w:rFonts w:ascii="Calibri" w:eastAsia="Calibri" w:hAnsi="Calibri" w:cs="Calibri"/>
          <w:color w:val="000000"/>
          <w:sz w:val="24"/>
          <w:szCs w:val="24"/>
          <w:bdr w:val="nil"/>
          <w:lang w:val="en-US" w:eastAsia="en-GB"/>
        </w:rPr>
        <w:t xml:space="preserve">: </w:t>
      </w:r>
      <w:r w:rsidR="00EF315F" w:rsidRPr="006B78A5">
        <w:rPr>
          <w:rFonts w:ascii="Calibri" w:eastAsia="Calibri" w:hAnsi="Calibri" w:cs="Calibri"/>
          <w:color w:val="000000"/>
          <w:sz w:val="24"/>
          <w:szCs w:val="24"/>
          <w:bdr w:val="nil"/>
          <w:lang w:val="en-US" w:eastAsia="en-GB"/>
        </w:rPr>
        <w:t>Re-Training Program Summary</w:t>
      </w:r>
    </w:p>
    <w:p w14:paraId="24860427" w14:textId="77777777" w:rsidR="00751047" w:rsidRDefault="00751047" w:rsidP="0079335A">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p>
    <w:tbl>
      <w:tblPr>
        <w:tblStyle w:val="TableGrid"/>
        <w:tblW w:w="15593" w:type="dxa"/>
        <w:tblInd w:w="-856" w:type="dxa"/>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1844"/>
        <w:gridCol w:w="2976"/>
        <w:gridCol w:w="993"/>
        <w:gridCol w:w="850"/>
        <w:gridCol w:w="1331"/>
        <w:gridCol w:w="795"/>
        <w:gridCol w:w="6804"/>
      </w:tblGrid>
      <w:tr w:rsidR="002A676D" w14:paraId="4489BA5A" w14:textId="77777777" w:rsidTr="00B1172B">
        <w:tc>
          <w:tcPr>
            <w:tcW w:w="1844" w:type="dxa"/>
            <w:tcBorders>
              <w:bottom w:val="double" w:sz="4" w:space="0" w:color="auto"/>
              <w:right w:val="double" w:sz="4" w:space="0" w:color="auto"/>
            </w:tcBorders>
            <w:shd w:val="clear" w:color="auto" w:fill="D9D9D9" w:themeFill="background1" w:themeFillShade="D9"/>
          </w:tcPr>
          <w:p w14:paraId="43806BD0" w14:textId="77777777" w:rsidR="002A676D" w:rsidRPr="005F384E" w:rsidRDefault="002A676D" w:rsidP="00B1172B">
            <w:pPr>
              <w:tabs>
                <w:tab w:val="left" w:pos="1026"/>
              </w:tabs>
              <w:jc w:val="center"/>
              <w:rPr>
                <w:rFonts w:cstheme="minorHAnsi"/>
                <w:sz w:val="24"/>
                <w:szCs w:val="24"/>
              </w:rPr>
            </w:pPr>
            <w:r w:rsidRPr="005F384E">
              <w:rPr>
                <w:rFonts w:cstheme="minorHAnsi"/>
                <w:color w:val="000000"/>
                <w:sz w:val="24"/>
                <w:szCs w:val="24"/>
              </w:rPr>
              <w:t>Skill</w:t>
            </w:r>
          </w:p>
        </w:tc>
        <w:tc>
          <w:tcPr>
            <w:tcW w:w="2976" w:type="dxa"/>
            <w:tcBorders>
              <w:left w:val="double" w:sz="4" w:space="0" w:color="auto"/>
              <w:bottom w:val="double" w:sz="4" w:space="0" w:color="auto"/>
            </w:tcBorders>
            <w:shd w:val="clear" w:color="auto" w:fill="D9D9D9" w:themeFill="background1" w:themeFillShade="D9"/>
          </w:tcPr>
          <w:p w14:paraId="30B4E06E" w14:textId="77777777" w:rsidR="002A676D" w:rsidRPr="005F384E" w:rsidRDefault="002A676D" w:rsidP="00B1172B">
            <w:pPr>
              <w:jc w:val="center"/>
              <w:rPr>
                <w:rFonts w:cstheme="minorHAnsi"/>
                <w:sz w:val="24"/>
                <w:szCs w:val="24"/>
              </w:rPr>
            </w:pPr>
            <w:r w:rsidRPr="005F384E">
              <w:rPr>
                <w:rFonts w:cstheme="minorHAnsi"/>
                <w:sz w:val="24"/>
                <w:szCs w:val="24"/>
              </w:rPr>
              <w:t>Methods</w:t>
            </w:r>
          </w:p>
        </w:tc>
        <w:tc>
          <w:tcPr>
            <w:tcW w:w="993" w:type="dxa"/>
            <w:tcBorders>
              <w:bottom w:val="double" w:sz="4" w:space="0" w:color="auto"/>
            </w:tcBorders>
            <w:shd w:val="clear" w:color="auto" w:fill="D9D9D9" w:themeFill="background1" w:themeFillShade="D9"/>
          </w:tcPr>
          <w:p w14:paraId="2612BBF2" w14:textId="77777777" w:rsidR="002A676D" w:rsidRDefault="002A676D" w:rsidP="00B1172B">
            <w:pPr>
              <w:jc w:val="center"/>
              <w:rPr>
                <w:rFonts w:cstheme="minorHAnsi"/>
                <w:sz w:val="24"/>
                <w:szCs w:val="24"/>
              </w:rPr>
            </w:pPr>
            <w:r>
              <w:rPr>
                <w:rFonts w:cstheme="minorHAnsi"/>
                <w:sz w:val="24"/>
                <w:szCs w:val="24"/>
              </w:rPr>
              <w:t>Refresh</w:t>
            </w:r>
          </w:p>
          <w:p w14:paraId="37C1008A" w14:textId="77777777" w:rsidR="002A676D" w:rsidRPr="005F384E" w:rsidRDefault="002A676D" w:rsidP="00B1172B">
            <w:pPr>
              <w:jc w:val="center"/>
              <w:rPr>
                <w:rFonts w:cstheme="minorHAnsi"/>
                <w:sz w:val="24"/>
                <w:szCs w:val="24"/>
              </w:rPr>
            </w:pPr>
            <w:r>
              <w:rPr>
                <w:rFonts w:cstheme="minorHAnsi"/>
                <w:sz w:val="24"/>
                <w:szCs w:val="24"/>
              </w:rPr>
              <w:t>skills</w:t>
            </w:r>
          </w:p>
        </w:tc>
        <w:tc>
          <w:tcPr>
            <w:tcW w:w="850" w:type="dxa"/>
            <w:tcBorders>
              <w:bottom w:val="double" w:sz="4" w:space="0" w:color="auto"/>
            </w:tcBorders>
            <w:shd w:val="clear" w:color="auto" w:fill="D9D9D9" w:themeFill="background1" w:themeFillShade="D9"/>
          </w:tcPr>
          <w:p w14:paraId="023E8EDF" w14:textId="77777777" w:rsidR="002A676D" w:rsidRDefault="002A676D" w:rsidP="00B1172B">
            <w:pPr>
              <w:jc w:val="center"/>
              <w:rPr>
                <w:rFonts w:cstheme="minorHAnsi"/>
                <w:sz w:val="24"/>
                <w:szCs w:val="24"/>
              </w:rPr>
            </w:pPr>
            <w:r>
              <w:rPr>
                <w:rFonts w:cstheme="minorHAnsi"/>
                <w:sz w:val="24"/>
                <w:szCs w:val="24"/>
              </w:rPr>
              <w:t>New</w:t>
            </w:r>
          </w:p>
          <w:p w14:paraId="34FBA13B" w14:textId="77777777" w:rsidR="002A676D" w:rsidRPr="005F384E" w:rsidRDefault="002A676D" w:rsidP="00B1172B">
            <w:pPr>
              <w:jc w:val="center"/>
              <w:rPr>
                <w:rFonts w:cstheme="minorHAnsi"/>
                <w:sz w:val="24"/>
                <w:szCs w:val="24"/>
              </w:rPr>
            </w:pPr>
            <w:r>
              <w:rPr>
                <w:rFonts w:cstheme="minorHAnsi"/>
                <w:sz w:val="24"/>
                <w:szCs w:val="24"/>
              </w:rPr>
              <w:t>skills</w:t>
            </w:r>
          </w:p>
        </w:tc>
        <w:tc>
          <w:tcPr>
            <w:tcW w:w="1331" w:type="dxa"/>
            <w:tcBorders>
              <w:bottom w:val="double" w:sz="4" w:space="0" w:color="auto"/>
            </w:tcBorders>
            <w:shd w:val="clear" w:color="auto" w:fill="D9D9D9" w:themeFill="background1" w:themeFillShade="D9"/>
          </w:tcPr>
          <w:p w14:paraId="34653252" w14:textId="77777777" w:rsidR="002A676D" w:rsidRPr="005F384E" w:rsidRDefault="002A676D" w:rsidP="00B1172B">
            <w:pPr>
              <w:jc w:val="center"/>
              <w:rPr>
                <w:rFonts w:cstheme="minorHAnsi"/>
                <w:sz w:val="24"/>
                <w:szCs w:val="24"/>
              </w:rPr>
            </w:pPr>
            <w:r>
              <w:rPr>
                <w:rFonts w:cstheme="minorHAnsi"/>
                <w:sz w:val="24"/>
                <w:szCs w:val="24"/>
              </w:rPr>
              <w:t>Month</w:t>
            </w:r>
          </w:p>
        </w:tc>
        <w:tc>
          <w:tcPr>
            <w:tcW w:w="795" w:type="dxa"/>
            <w:tcBorders>
              <w:bottom w:val="double" w:sz="4" w:space="0" w:color="auto"/>
            </w:tcBorders>
            <w:shd w:val="clear" w:color="auto" w:fill="D9D9D9" w:themeFill="background1" w:themeFillShade="D9"/>
          </w:tcPr>
          <w:p w14:paraId="2948551F" w14:textId="77777777" w:rsidR="002A676D" w:rsidRPr="005C3A49" w:rsidRDefault="002A676D" w:rsidP="00B1172B">
            <w:pPr>
              <w:jc w:val="center"/>
              <w:rPr>
                <w:rFonts w:cstheme="minorHAnsi"/>
                <w:sz w:val="24"/>
                <w:szCs w:val="24"/>
                <w:vertAlign w:val="superscript"/>
              </w:rPr>
            </w:pPr>
            <w:r>
              <w:rPr>
                <w:rFonts w:cstheme="minorHAnsi"/>
                <w:sz w:val="24"/>
                <w:szCs w:val="24"/>
              </w:rPr>
              <w:t>Base*</w:t>
            </w:r>
          </w:p>
        </w:tc>
        <w:tc>
          <w:tcPr>
            <w:tcW w:w="6804" w:type="dxa"/>
            <w:tcBorders>
              <w:bottom w:val="double" w:sz="4" w:space="0" w:color="auto"/>
            </w:tcBorders>
            <w:shd w:val="clear" w:color="auto" w:fill="D9D9D9" w:themeFill="background1" w:themeFillShade="D9"/>
          </w:tcPr>
          <w:p w14:paraId="56F65E3A" w14:textId="77777777" w:rsidR="002A676D" w:rsidRPr="005F384E" w:rsidRDefault="002A676D" w:rsidP="00B1172B">
            <w:pPr>
              <w:jc w:val="center"/>
              <w:rPr>
                <w:rFonts w:cstheme="minorHAnsi"/>
                <w:sz w:val="24"/>
                <w:szCs w:val="24"/>
              </w:rPr>
            </w:pPr>
            <w:r w:rsidRPr="00DC02A6">
              <w:rPr>
                <w:rFonts w:cstheme="minorHAnsi"/>
                <w:sz w:val="24"/>
                <w:szCs w:val="24"/>
              </w:rPr>
              <w:t>Objective</w:t>
            </w:r>
          </w:p>
        </w:tc>
      </w:tr>
      <w:tr w:rsidR="00DB3B43" w14:paraId="3407FC65" w14:textId="77777777" w:rsidTr="00B1172B">
        <w:tc>
          <w:tcPr>
            <w:tcW w:w="1844" w:type="dxa"/>
            <w:vMerge w:val="restart"/>
            <w:tcBorders>
              <w:top w:val="double" w:sz="4" w:space="0" w:color="auto"/>
              <w:right w:val="double" w:sz="4" w:space="0" w:color="auto"/>
            </w:tcBorders>
            <w:shd w:val="clear" w:color="auto" w:fill="D9D9D9" w:themeFill="background1" w:themeFillShade="D9"/>
          </w:tcPr>
          <w:p w14:paraId="72BEDC05" w14:textId="77777777" w:rsidR="00DB3B43" w:rsidRPr="005F384E" w:rsidRDefault="00DB3B43" w:rsidP="00B1172B">
            <w:pPr>
              <w:rPr>
                <w:rFonts w:cstheme="minorHAnsi"/>
                <w:sz w:val="24"/>
                <w:szCs w:val="24"/>
              </w:rPr>
            </w:pPr>
            <w:r w:rsidRPr="005F384E">
              <w:rPr>
                <w:rFonts w:cstheme="minorHAnsi"/>
                <w:sz w:val="24"/>
                <w:szCs w:val="24"/>
              </w:rPr>
              <w:t>Cell Culture Techniques</w:t>
            </w:r>
          </w:p>
        </w:tc>
        <w:tc>
          <w:tcPr>
            <w:tcW w:w="2976" w:type="dxa"/>
            <w:tcBorders>
              <w:top w:val="double" w:sz="4" w:space="0" w:color="auto"/>
              <w:left w:val="double" w:sz="4" w:space="0" w:color="auto"/>
            </w:tcBorders>
          </w:tcPr>
          <w:p w14:paraId="1F0B970B" w14:textId="77777777" w:rsidR="00DB3B43" w:rsidRPr="005F384E" w:rsidRDefault="00DB3B43" w:rsidP="00B1172B">
            <w:pPr>
              <w:rPr>
                <w:rFonts w:cstheme="minorHAnsi"/>
                <w:sz w:val="24"/>
                <w:szCs w:val="24"/>
              </w:rPr>
            </w:pPr>
            <w:r w:rsidRPr="005F384E">
              <w:rPr>
                <w:rFonts w:cstheme="minorHAnsi"/>
                <w:sz w:val="24"/>
                <w:szCs w:val="24"/>
              </w:rPr>
              <w:t>Culture preparation/storage</w:t>
            </w:r>
          </w:p>
        </w:tc>
        <w:tc>
          <w:tcPr>
            <w:tcW w:w="993" w:type="dxa"/>
            <w:tcBorders>
              <w:top w:val="double" w:sz="4" w:space="0" w:color="auto"/>
            </w:tcBorders>
          </w:tcPr>
          <w:p w14:paraId="1AAE31C7" w14:textId="77777777" w:rsidR="00DB3B43" w:rsidRPr="005F384E" w:rsidRDefault="00DB3B43" w:rsidP="00B1172B">
            <w:pPr>
              <w:jc w:val="center"/>
              <w:rPr>
                <w:rFonts w:cstheme="minorHAnsi"/>
                <w:sz w:val="24"/>
                <w:szCs w:val="24"/>
              </w:rPr>
            </w:pPr>
            <w:r>
              <w:rPr>
                <w:rFonts w:cstheme="minorHAnsi"/>
                <w:sz w:val="24"/>
                <w:szCs w:val="24"/>
              </w:rPr>
              <w:sym w:font="Wingdings" w:char="F0FC"/>
            </w:r>
          </w:p>
        </w:tc>
        <w:tc>
          <w:tcPr>
            <w:tcW w:w="850" w:type="dxa"/>
            <w:tcBorders>
              <w:top w:val="double" w:sz="4" w:space="0" w:color="auto"/>
            </w:tcBorders>
          </w:tcPr>
          <w:p w14:paraId="27B85C49" w14:textId="77777777" w:rsidR="00DB3B43" w:rsidRDefault="00DB3B43" w:rsidP="00B1172B">
            <w:pPr>
              <w:jc w:val="center"/>
            </w:pPr>
            <w:r w:rsidRPr="0057381F">
              <w:rPr>
                <w:rFonts w:cstheme="minorHAnsi"/>
                <w:sz w:val="24"/>
                <w:szCs w:val="24"/>
              </w:rPr>
              <w:sym w:font="Wingdings" w:char="F0FC"/>
            </w:r>
          </w:p>
        </w:tc>
        <w:tc>
          <w:tcPr>
            <w:tcW w:w="1331" w:type="dxa"/>
            <w:vMerge w:val="restart"/>
            <w:tcBorders>
              <w:top w:val="double" w:sz="4" w:space="0" w:color="auto"/>
            </w:tcBorders>
          </w:tcPr>
          <w:p w14:paraId="66B930D0" w14:textId="77777777" w:rsidR="00DB3B43" w:rsidRPr="005F384E" w:rsidRDefault="00DB3B43" w:rsidP="00B1172B">
            <w:pPr>
              <w:jc w:val="center"/>
              <w:rPr>
                <w:rFonts w:cstheme="minorHAnsi"/>
                <w:sz w:val="24"/>
                <w:szCs w:val="24"/>
              </w:rPr>
            </w:pPr>
            <w:r>
              <w:rPr>
                <w:rFonts w:cstheme="minorHAnsi"/>
                <w:sz w:val="24"/>
                <w:szCs w:val="24"/>
              </w:rPr>
              <w:t>1-3</w:t>
            </w:r>
          </w:p>
        </w:tc>
        <w:tc>
          <w:tcPr>
            <w:tcW w:w="795" w:type="dxa"/>
            <w:vMerge w:val="restart"/>
            <w:tcBorders>
              <w:top w:val="double" w:sz="4" w:space="0" w:color="auto"/>
            </w:tcBorders>
          </w:tcPr>
          <w:p w14:paraId="699282A9" w14:textId="4F26216E" w:rsidR="00DB3B43" w:rsidRPr="005F384E" w:rsidRDefault="00DB3B43" w:rsidP="00B1172B">
            <w:pPr>
              <w:jc w:val="center"/>
              <w:rPr>
                <w:rFonts w:cstheme="minorHAnsi"/>
                <w:sz w:val="24"/>
                <w:szCs w:val="24"/>
              </w:rPr>
            </w:pPr>
            <w:r>
              <w:rPr>
                <w:rFonts w:cstheme="minorHAnsi"/>
                <w:sz w:val="24"/>
                <w:szCs w:val="24"/>
              </w:rPr>
              <w:t>LB</w:t>
            </w:r>
          </w:p>
        </w:tc>
        <w:tc>
          <w:tcPr>
            <w:tcW w:w="6804" w:type="dxa"/>
            <w:vMerge w:val="restart"/>
            <w:tcBorders>
              <w:top w:val="double" w:sz="4" w:space="0" w:color="auto"/>
            </w:tcBorders>
          </w:tcPr>
          <w:p w14:paraId="34AB8B33" w14:textId="77777777" w:rsidR="00DB3B43" w:rsidRPr="005F384E" w:rsidRDefault="00DB3B43" w:rsidP="00B1172B">
            <w:pPr>
              <w:rPr>
                <w:rFonts w:cstheme="minorHAnsi"/>
                <w:sz w:val="24"/>
                <w:szCs w:val="24"/>
              </w:rPr>
            </w:pPr>
            <w:r w:rsidRPr="00FF09AC">
              <w:rPr>
                <w:rFonts w:cstheme="minorHAnsi"/>
                <w:sz w:val="24"/>
                <w:szCs w:val="24"/>
              </w:rPr>
              <w:t>Refresh knowledge and apply to fungal cells to test the effect different</w:t>
            </w:r>
            <w:r>
              <w:rPr>
                <w:rFonts w:cstheme="minorHAnsi"/>
                <w:sz w:val="24"/>
                <w:szCs w:val="24"/>
              </w:rPr>
              <w:t xml:space="preserve"> </w:t>
            </w:r>
            <w:r w:rsidRPr="00FF09AC">
              <w:rPr>
                <w:rFonts w:cstheme="minorHAnsi"/>
                <w:sz w:val="24"/>
                <w:szCs w:val="24"/>
              </w:rPr>
              <w:t>environmental stimuli have on the morphology of Cryptococcal</w:t>
            </w:r>
            <w:r>
              <w:rPr>
                <w:rFonts w:cstheme="minorHAnsi"/>
                <w:sz w:val="24"/>
                <w:szCs w:val="24"/>
              </w:rPr>
              <w:t xml:space="preserve"> </w:t>
            </w:r>
            <w:r w:rsidRPr="00FF09AC">
              <w:rPr>
                <w:rFonts w:cstheme="minorHAnsi"/>
                <w:sz w:val="24"/>
                <w:szCs w:val="24"/>
              </w:rPr>
              <w:t>cells, correlate with gene expression.</w:t>
            </w:r>
          </w:p>
        </w:tc>
      </w:tr>
      <w:tr w:rsidR="00DB3B43" w14:paraId="1FCEC12C" w14:textId="77777777" w:rsidTr="00B1172B">
        <w:tc>
          <w:tcPr>
            <w:tcW w:w="1844" w:type="dxa"/>
            <w:vMerge/>
            <w:tcBorders>
              <w:right w:val="double" w:sz="4" w:space="0" w:color="auto"/>
            </w:tcBorders>
            <w:shd w:val="clear" w:color="auto" w:fill="D9D9D9" w:themeFill="background1" w:themeFillShade="D9"/>
          </w:tcPr>
          <w:p w14:paraId="316A7281" w14:textId="77777777" w:rsidR="00DB3B43" w:rsidRPr="005F384E" w:rsidRDefault="00DB3B43" w:rsidP="00B1172B">
            <w:pPr>
              <w:rPr>
                <w:rFonts w:cstheme="minorHAnsi"/>
                <w:sz w:val="24"/>
                <w:szCs w:val="24"/>
              </w:rPr>
            </w:pPr>
          </w:p>
        </w:tc>
        <w:tc>
          <w:tcPr>
            <w:tcW w:w="2976" w:type="dxa"/>
            <w:tcBorders>
              <w:left w:val="double" w:sz="4" w:space="0" w:color="auto"/>
            </w:tcBorders>
          </w:tcPr>
          <w:p w14:paraId="5BB78119" w14:textId="77777777" w:rsidR="00DB3B43" w:rsidRPr="005F384E" w:rsidRDefault="00DB3B43" w:rsidP="00B1172B">
            <w:pPr>
              <w:rPr>
                <w:rFonts w:cstheme="minorHAnsi"/>
                <w:sz w:val="24"/>
                <w:szCs w:val="24"/>
              </w:rPr>
            </w:pPr>
            <w:r w:rsidRPr="005F384E">
              <w:rPr>
                <w:rFonts w:cstheme="minorHAnsi"/>
                <w:sz w:val="24"/>
                <w:szCs w:val="24"/>
              </w:rPr>
              <w:t>Sub culturing/cell-maintenance</w:t>
            </w:r>
          </w:p>
        </w:tc>
        <w:tc>
          <w:tcPr>
            <w:tcW w:w="993" w:type="dxa"/>
          </w:tcPr>
          <w:p w14:paraId="29E08BCD" w14:textId="77777777" w:rsidR="00DB3B43" w:rsidRDefault="00DB3B43" w:rsidP="00B1172B">
            <w:pPr>
              <w:jc w:val="center"/>
            </w:pPr>
            <w:r w:rsidRPr="002F4935">
              <w:rPr>
                <w:rFonts w:cstheme="minorHAnsi"/>
                <w:sz w:val="24"/>
                <w:szCs w:val="24"/>
              </w:rPr>
              <w:sym w:font="Wingdings" w:char="F0FC"/>
            </w:r>
          </w:p>
        </w:tc>
        <w:tc>
          <w:tcPr>
            <w:tcW w:w="850" w:type="dxa"/>
          </w:tcPr>
          <w:p w14:paraId="26600AA5" w14:textId="77777777" w:rsidR="00DB3B43" w:rsidRDefault="00DB3B43" w:rsidP="00B1172B">
            <w:pPr>
              <w:jc w:val="center"/>
            </w:pPr>
            <w:r w:rsidRPr="0057381F">
              <w:rPr>
                <w:rFonts w:cstheme="minorHAnsi"/>
                <w:sz w:val="24"/>
                <w:szCs w:val="24"/>
              </w:rPr>
              <w:sym w:font="Wingdings" w:char="F0FC"/>
            </w:r>
          </w:p>
        </w:tc>
        <w:tc>
          <w:tcPr>
            <w:tcW w:w="1331" w:type="dxa"/>
            <w:vMerge/>
          </w:tcPr>
          <w:p w14:paraId="4D85273E" w14:textId="77777777" w:rsidR="00DB3B43" w:rsidRPr="005F384E" w:rsidRDefault="00DB3B43" w:rsidP="00B1172B">
            <w:pPr>
              <w:jc w:val="center"/>
              <w:rPr>
                <w:rFonts w:cstheme="minorHAnsi"/>
                <w:sz w:val="24"/>
                <w:szCs w:val="24"/>
              </w:rPr>
            </w:pPr>
          </w:p>
        </w:tc>
        <w:tc>
          <w:tcPr>
            <w:tcW w:w="795" w:type="dxa"/>
            <w:vMerge/>
          </w:tcPr>
          <w:p w14:paraId="083F646C" w14:textId="6FBF8055" w:rsidR="00DB3B43" w:rsidRPr="005F384E" w:rsidRDefault="00DB3B43" w:rsidP="00B1172B">
            <w:pPr>
              <w:jc w:val="center"/>
              <w:rPr>
                <w:rFonts w:cstheme="minorHAnsi"/>
                <w:sz w:val="24"/>
                <w:szCs w:val="24"/>
              </w:rPr>
            </w:pPr>
          </w:p>
        </w:tc>
        <w:tc>
          <w:tcPr>
            <w:tcW w:w="6804" w:type="dxa"/>
            <w:vMerge/>
          </w:tcPr>
          <w:p w14:paraId="02FC301F" w14:textId="77777777" w:rsidR="00DB3B43" w:rsidRPr="005F384E" w:rsidRDefault="00DB3B43" w:rsidP="00B1172B">
            <w:pPr>
              <w:rPr>
                <w:rFonts w:cstheme="minorHAnsi"/>
                <w:sz w:val="24"/>
                <w:szCs w:val="24"/>
              </w:rPr>
            </w:pPr>
          </w:p>
        </w:tc>
      </w:tr>
      <w:tr w:rsidR="00DB3B43" w14:paraId="1FABCFD0" w14:textId="77777777" w:rsidTr="00B1172B">
        <w:tc>
          <w:tcPr>
            <w:tcW w:w="1844" w:type="dxa"/>
            <w:vMerge/>
            <w:tcBorders>
              <w:bottom w:val="double" w:sz="4" w:space="0" w:color="auto"/>
              <w:right w:val="double" w:sz="4" w:space="0" w:color="auto"/>
            </w:tcBorders>
            <w:shd w:val="clear" w:color="auto" w:fill="D9D9D9" w:themeFill="background1" w:themeFillShade="D9"/>
          </w:tcPr>
          <w:p w14:paraId="59D57965" w14:textId="77777777" w:rsidR="00DB3B43" w:rsidRPr="005F384E" w:rsidRDefault="00DB3B43" w:rsidP="00B1172B">
            <w:pPr>
              <w:rPr>
                <w:rFonts w:cstheme="minorHAnsi"/>
                <w:sz w:val="24"/>
                <w:szCs w:val="24"/>
              </w:rPr>
            </w:pPr>
          </w:p>
        </w:tc>
        <w:tc>
          <w:tcPr>
            <w:tcW w:w="2976" w:type="dxa"/>
            <w:tcBorders>
              <w:left w:val="double" w:sz="4" w:space="0" w:color="auto"/>
              <w:bottom w:val="double" w:sz="4" w:space="0" w:color="auto"/>
            </w:tcBorders>
          </w:tcPr>
          <w:p w14:paraId="6D9F0250" w14:textId="77777777" w:rsidR="00DB3B43" w:rsidRPr="005F384E" w:rsidRDefault="00DB3B43" w:rsidP="00B1172B">
            <w:pPr>
              <w:rPr>
                <w:rFonts w:cstheme="minorHAnsi"/>
                <w:sz w:val="24"/>
                <w:szCs w:val="24"/>
              </w:rPr>
            </w:pPr>
            <w:r w:rsidRPr="005F384E">
              <w:rPr>
                <w:rFonts w:cstheme="minorHAnsi"/>
                <w:sz w:val="24"/>
                <w:szCs w:val="24"/>
              </w:rPr>
              <w:t>Aseptic technique</w:t>
            </w:r>
          </w:p>
        </w:tc>
        <w:tc>
          <w:tcPr>
            <w:tcW w:w="993" w:type="dxa"/>
            <w:tcBorders>
              <w:bottom w:val="double" w:sz="4" w:space="0" w:color="auto"/>
            </w:tcBorders>
          </w:tcPr>
          <w:p w14:paraId="0828A31D" w14:textId="77777777" w:rsidR="00DB3B43" w:rsidRDefault="00DB3B43" w:rsidP="00B1172B">
            <w:pPr>
              <w:jc w:val="center"/>
            </w:pPr>
            <w:r w:rsidRPr="002F4935">
              <w:rPr>
                <w:rFonts w:cstheme="minorHAnsi"/>
                <w:sz w:val="24"/>
                <w:szCs w:val="24"/>
              </w:rPr>
              <w:sym w:font="Wingdings" w:char="F0FC"/>
            </w:r>
          </w:p>
        </w:tc>
        <w:tc>
          <w:tcPr>
            <w:tcW w:w="850" w:type="dxa"/>
            <w:tcBorders>
              <w:bottom w:val="double" w:sz="4" w:space="0" w:color="auto"/>
            </w:tcBorders>
          </w:tcPr>
          <w:p w14:paraId="1A064051" w14:textId="77777777" w:rsidR="00DB3B43" w:rsidRDefault="00DB3B43" w:rsidP="00B1172B">
            <w:pPr>
              <w:jc w:val="center"/>
            </w:pPr>
            <w:r w:rsidRPr="0057381F">
              <w:rPr>
                <w:rFonts w:cstheme="minorHAnsi"/>
                <w:sz w:val="24"/>
                <w:szCs w:val="24"/>
              </w:rPr>
              <w:sym w:font="Wingdings" w:char="F0FC"/>
            </w:r>
          </w:p>
        </w:tc>
        <w:tc>
          <w:tcPr>
            <w:tcW w:w="1331" w:type="dxa"/>
            <w:vMerge/>
            <w:tcBorders>
              <w:bottom w:val="double" w:sz="4" w:space="0" w:color="auto"/>
            </w:tcBorders>
          </w:tcPr>
          <w:p w14:paraId="7CDE206A" w14:textId="77777777" w:rsidR="00DB3B43" w:rsidRPr="005F384E" w:rsidRDefault="00DB3B43" w:rsidP="00B1172B">
            <w:pPr>
              <w:jc w:val="center"/>
              <w:rPr>
                <w:rFonts w:cstheme="minorHAnsi"/>
                <w:sz w:val="24"/>
                <w:szCs w:val="24"/>
              </w:rPr>
            </w:pPr>
          </w:p>
        </w:tc>
        <w:tc>
          <w:tcPr>
            <w:tcW w:w="795" w:type="dxa"/>
            <w:vMerge/>
            <w:tcBorders>
              <w:bottom w:val="double" w:sz="4" w:space="0" w:color="auto"/>
            </w:tcBorders>
          </w:tcPr>
          <w:p w14:paraId="708E7D2A" w14:textId="7874B0A1" w:rsidR="00DB3B43" w:rsidRPr="005F384E" w:rsidRDefault="00DB3B43" w:rsidP="00B1172B">
            <w:pPr>
              <w:jc w:val="center"/>
              <w:rPr>
                <w:rFonts w:cstheme="minorHAnsi"/>
                <w:sz w:val="24"/>
                <w:szCs w:val="24"/>
              </w:rPr>
            </w:pPr>
          </w:p>
        </w:tc>
        <w:tc>
          <w:tcPr>
            <w:tcW w:w="6804" w:type="dxa"/>
            <w:vMerge/>
            <w:tcBorders>
              <w:bottom w:val="double" w:sz="4" w:space="0" w:color="auto"/>
            </w:tcBorders>
          </w:tcPr>
          <w:p w14:paraId="25649B70" w14:textId="77777777" w:rsidR="00DB3B43" w:rsidRPr="005F384E" w:rsidRDefault="00DB3B43" w:rsidP="00B1172B">
            <w:pPr>
              <w:rPr>
                <w:rFonts w:cstheme="minorHAnsi"/>
                <w:sz w:val="24"/>
                <w:szCs w:val="24"/>
              </w:rPr>
            </w:pPr>
          </w:p>
        </w:tc>
      </w:tr>
      <w:tr w:rsidR="002A676D" w14:paraId="6A9AA14D" w14:textId="77777777" w:rsidTr="00B1172B">
        <w:tc>
          <w:tcPr>
            <w:tcW w:w="1844" w:type="dxa"/>
            <w:tcBorders>
              <w:top w:val="double" w:sz="4" w:space="0" w:color="auto"/>
              <w:bottom w:val="double" w:sz="4" w:space="0" w:color="auto"/>
              <w:right w:val="double" w:sz="4" w:space="0" w:color="auto"/>
            </w:tcBorders>
            <w:shd w:val="clear" w:color="auto" w:fill="D9D9D9" w:themeFill="background1" w:themeFillShade="D9"/>
          </w:tcPr>
          <w:p w14:paraId="1D5013EA" w14:textId="77777777" w:rsidR="002A676D" w:rsidRPr="005F384E" w:rsidRDefault="002A676D" w:rsidP="00B1172B">
            <w:pPr>
              <w:rPr>
                <w:rFonts w:cstheme="minorHAnsi"/>
                <w:sz w:val="24"/>
                <w:szCs w:val="24"/>
              </w:rPr>
            </w:pPr>
            <w:r w:rsidRPr="005F384E">
              <w:rPr>
                <w:rFonts w:cstheme="minorHAnsi"/>
                <w:sz w:val="24"/>
                <w:szCs w:val="24"/>
              </w:rPr>
              <w:t>Microscopic Techniques</w:t>
            </w:r>
          </w:p>
        </w:tc>
        <w:tc>
          <w:tcPr>
            <w:tcW w:w="2976" w:type="dxa"/>
            <w:tcBorders>
              <w:top w:val="double" w:sz="4" w:space="0" w:color="auto"/>
              <w:left w:val="double" w:sz="4" w:space="0" w:color="auto"/>
              <w:bottom w:val="double" w:sz="4" w:space="0" w:color="auto"/>
            </w:tcBorders>
          </w:tcPr>
          <w:p w14:paraId="2418B813" w14:textId="77777777" w:rsidR="002A676D" w:rsidRPr="005F384E" w:rsidRDefault="002A676D" w:rsidP="00B1172B">
            <w:pPr>
              <w:ind w:firstLine="34"/>
              <w:rPr>
                <w:rFonts w:cstheme="minorHAnsi"/>
                <w:sz w:val="24"/>
                <w:szCs w:val="24"/>
              </w:rPr>
            </w:pPr>
            <w:r w:rsidRPr="005F384E">
              <w:rPr>
                <w:rFonts w:cstheme="minorHAnsi"/>
                <w:sz w:val="24"/>
                <w:szCs w:val="24"/>
              </w:rPr>
              <w:t>Visualization/fixing/staining of fungal cells</w:t>
            </w:r>
          </w:p>
        </w:tc>
        <w:tc>
          <w:tcPr>
            <w:tcW w:w="993" w:type="dxa"/>
            <w:tcBorders>
              <w:top w:val="double" w:sz="4" w:space="0" w:color="auto"/>
              <w:bottom w:val="double" w:sz="4" w:space="0" w:color="auto"/>
            </w:tcBorders>
          </w:tcPr>
          <w:p w14:paraId="635A6FFD" w14:textId="77777777" w:rsidR="002A676D" w:rsidRDefault="002A676D" w:rsidP="00B1172B">
            <w:pPr>
              <w:jc w:val="center"/>
            </w:pPr>
            <w:r w:rsidRPr="002F4935">
              <w:rPr>
                <w:rFonts w:cstheme="minorHAnsi"/>
                <w:sz w:val="24"/>
                <w:szCs w:val="24"/>
              </w:rPr>
              <w:sym w:font="Wingdings" w:char="F0FC"/>
            </w:r>
          </w:p>
        </w:tc>
        <w:tc>
          <w:tcPr>
            <w:tcW w:w="850" w:type="dxa"/>
            <w:tcBorders>
              <w:top w:val="double" w:sz="4" w:space="0" w:color="auto"/>
              <w:bottom w:val="double" w:sz="4" w:space="0" w:color="auto"/>
            </w:tcBorders>
          </w:tcPr>
          <w:p w14:paraId="1F873ADE" w14:textId="77777777" w:rsidR="002A676D" w:rsidRDefault="002A676D" w:rsidP="00B1172B">
            <w:pPr>
              <w:jc w:val="center"/>
            </w:pPr>
            <w:r w:rsidRPr="0057381F">
              <w:rPr>
                <w:rFonts w:cstheme="minorHAnsi"/>
                <w:sz w:val="24"/>
                <w:szCs w:val="24"/>
              </w:rPr>
              <w:sym w:font="Wingdings" w:char="F0FC"/>
            </w:r>
          </w:p>
        </w:tc>
        <w:tc>
          <w:tcPr>
            <w:tcW w:w="1331" w:type="dxa"/>
            <w:tcBorders>
              <w:top w:val="double" w:sz="4" w:space="0" w:color="auto"/>
              <w:bottom w:val="double" w:sz="4" w:space="0" w:color="auto"/>
            </w:tcBorders>
          </w:tcPr>
          <w:p w14:paraId="21EA1717" w14:textId="77777777" w:rsidR="002A676D" w:rsidRPr="005F384E" w:rsidRDefault="002A676D" w:rsidP="00B1172B">
            <w:pPr>
              <w:jc w:val="center"/>
              <w:rPr>
                <w:rFonts w:cstheme="minorHAnsi"/>
                <w:sz w:val="24"/>
                <w:szCs w:val="24"/>
              </w:rPr>
            </w:pPr>
            <w:r>
              <w:rPr>
                <w:rFonts w:cstheme="minorHAnsi"/>
                <w:sz w:val="24"/>
                <w:szCs w:val="24"/>
              </w:rPr>
              <w:t>1-3</w:t>
            </w:r>
          </w:p>
        </w:tc>
        <w:tc>
          <w:tcPr>
            <w:tcW w:w="795" w:type="dxa"/>
            <w:tcBorders>
              <w:top w:val="double" w:sz="4" w:space="0" w:color="auto"/>
              <w:bottom w:val="double" w:sz="4" w:space="0" w:color="auto"/>
            </w:tcBorders>
          </w:tcPr>
          <w:p w14:paraId="2C8488ED" w14:textId="77777777" w:rsidR="002A676D" w:rsidRPr="005F384E" w:rsidRDefault="002A676D" w:rsidP="00B1172B">
            <w:pPr>
              <w:jc w:val="center"/>
              <w:rPr>
                <w:rFonts w:cstheme="minorHAnsi"/>
                <w:sz w:val="24"/>
                <w:szCs w:val="24"/>
              </w:rPr>
            </w:pPr>
            <w:r>
              <w:rPr>
                <w:rFonts w:cstheme="minorHAnsi"/>
                <w:sz w:val="24"/>
                <w:szCs w:val="24"/>
              </w:rPr>
              <w:t>LB</w:t>
            </w:r>
          </w:p>
        </w:tc>
        <w:tc>
          <w:tcPr>
            <w:tcW w:w="6804" w:type="dxa"/>
            <w:tcBorders>
              <w:top w:val="double" w:sz="4" w:space="0" w:color="auto"/>
              <w:bottom w:val="double" w:sz="4" w:space="0" w:color="auto"/>
            </w:tcBorders>
          </w:tcPr>
          <w:p w14:paraId="7385AF15" w14:textId="77777777" w:rsidR="002A676D" w:rsidRPr="005F384E" w:rsidRDefault="002A676D" w:rsidP="00B1172B">
            <w:pPr>
              <w:rPr>
                <w:rFonts w:cstheme="minorHAnsi"/>
                <w:sz w:val="24"/>
                <w:szCs w:val="24"/>
              </w:rPr>
            </w:pPr>
            <w:r w:rsidRPr="00FF09AC">
              <w:rPr>
                <w:rFonts w:cstheme="minorHAnsi"/>
                <w:sz w:val="24"/>
                <w:szCs w:val="24"/>
              </w:rPr>
              <w:t>Identify morphological changes in cultured yeast cells grown in the presence of</w:t>
            </w:r>
            <w:r>
              <w:rPr>
                <w:rFonts w:cstheme="minorHAnsi"/>
                <w:sz w:val="24"/>
                <w:szCs w:val="24"/>
              </w:rPr>
              <w:t xml:space="preserve"> </w:t>
            </w:r>
            <w:r w:rsidRPr="00FF09AC">
              <w:rPr>
                <w:rFonts w:cstheme="minorHAnsi"/>
                <w:sz w:val="24"/>
                <w:szCs w:val="24"/>
              </w:rPr>
              <w:t>different environmental stimuli.</w:t>
            </w:r>
          </w:p>
        </w:tc>
      </w:tr>
      <w:tr w:rsidR="00DB3B43" w14:paraId="39E88738" w14:textId="77777777" w:rsidTr="00B1172B">
        <w:tc>
          <w:tcPr>
            <w:tcW w:w="1844" w:type="dxa"/>
            <w:vMerge w:val="restart"/>
            <w:tcBorders>
              <w:top w:val="double" w:sz="4" w:space="0" w:color="auto"/>
              <w:right w:val="double" w:sz="4" w:space="0" w:color="auto"/>
            </w:tcBorders>
            <w:shd w:val="clear" w:color="auto" w:fill="D9D9D9" w:themeFill="background1" w:themeFillShade="D9"/>
          </w:tcPr>
          <w:p w14:paraId="492AFDBC" w14:textId="77777777" w:rsidR="00DB3B43" w:rsidRPr="005F384E" w:rsidRDefault="00DB3B43" w:rsidP="00B1172B">
            <w:pPr>
              <w:rPr>
                <w:rFonts w:cstheme="minorHAnsi"/>
                <w:sz w:val="24"/>
                <w:szCs w:val="24"/>
              </w:rPr>
            </w:pPr>
            <w:r w:rsidRPr="005F384E">
              <w:rPr>
                <w:rFonts w:cstheme="minorHAnsi"/>
                <w:sz w:val="24"/>
                <w:szCs w:val="24"/>
              </w:rPr>
              <w:t>RNA Manipulation</w:t>
            </w:r>
          </w:p>
        </w:tc>
        <w:tc>
          <w:tcPr>
            <w:tcW w:w="2976" w:type="dxa"/>
            <w:tcBorders>
              <w:top w:val="double" w:sz="4" w:space="0" w:color="auto"/>
              <w:left w:val="double" w:sz="4" w:space="0" w:color="auto"/>
            </w:tcBorders>
          </w:tcPr>
          <w:p w14:paraId="1154EB51" w14:textId="77777777" w:rsidR="00DB3B43" w:rsidRPr="005F384E" w:rsidRDefault="00DB3B43" w:rsidP="00B1172B">
            <w:pPr>
              <w:rPr>
                <w:rFonts w:cstheme="minorHAnsi"/>
                <w:sz w:val="24"/>
                <w:szCs w:val="24"/>
              </w:rPr>
            </w:pPr>
            <w:r w:rsidRPr="005F384E">
              <w:rPr>
                <w:rFonts w:cstheme="minorHAnsi"/>
                <w:sz w:val="24"/>
                <w:szCs w:val="24"/>
              </w:rPr>
              <w:t>QIAgen plant and fungal RNA extraction kit</w:t>
            </w:r>
          </w:p>
        </w:tc>
        <w:tc>
          <w:tcPr>
            <w:tcW w:w="993" w:type="dxa"/>
            <w:tcBorders>
              <w:top w:val="double" w:sz="4" w:space="0" w:color="auto"/>
            </w:tcBorders>
          </w:tcPr>
          <w:p w14:paraId="01D449FD" w14:textId="77777777" w:rsidR="00DB3B43" w:rsidRPr="005F384E" w:rsidRDefault="00DB3B43" w:rsidP="00B1172B">
            <w:pPr>
              <w:jc w:val="center"/>
              <w:rPr>
                <w:rFonts w:cstheme="minorHAnsi"/>
                <w:sz w:val="24"/>
                <w:szCs w:val="24"/>
              </w:rPr>
            </w:pPr>
          </w:p>
        </w:tc>
        <w:tc>
          <w:tcPr>
            <w:tcW w:w="850" w:type="dxa"/>
            <w:tcBorders>
              <w:top w:val="double" w:sz="4" w:space="0" w:color="auto"/>
            </w:tcBorders>
          </w:tcPr>
          <w:p w14:paraId="48270DEE" w14:textId="77777777" w:rsidR="00DB3B43" w:rsidRPr="005F384E" w:rsidRDefault="00DB3B43" w:rsidP="00B1172B">
            <w:pPr>
              <w:jc w:val="center"/>
              <w:rPr>
                <w:rFonts w:cstheme="minorHAnsi"/>
                <w:sz w:val="24"/>
                <w:szCs w:val="24"/>
              </w:rPr>
            </w:pPr>
            <w:r>
              <w:rPr>
                <w:rFonts w:cstheme="minorHAnsi"/>
                <w:sz w:val="24"/>
                <w:szCs w:val="24"/>
              </w:rPr>
              <w:sym w:font="Wingdings" w:char="F0FC"/>
            </w:r>
          </w:p>
        </w:tc>
        <w:tc>
          <w:tcPr>
            <w:tcW w:w="1331" w:type="dxa"/>
            <w:vMerge w:val="restart"/>
            <w:tcBorders>
              <w:top w:val="double" w:sz="4" w:space="0" w:color="auto"/>
            </w:tcBorders>
          </w:tcPr>
          <w:p w14:paraId="1D4E44F3" w14:textId="77777777" w:rsidR="00DB3B43" w:rsidRPr="005F384E" w:rsidRDefault="00DB3B43" w:rsidP="00B1172B">
            <w:pPr>
              <w:jc w:val="center"/>
              <w:rPr>
                <w:rFonts w:cstheme="minorHAnsi"/>
                <w:sz w:val="24"/>
                <w:szCs w:val="24"/>
              </w:rPr>
            </w:pPr>
            <w:r>
              <w:rPr>
                <w:rFonts w:cstheme="minorHAnsi"/>
                <w:sz w:val="24"/>
                <w:szCs w:val="24"/>
              </w:rPr>
              <w:t>3-6</w:t>
            </w:r>
          </w:p>
        </w:tc>
        <w:tc>
          <w:tcPr>
            <w:tcW w:w="795" w:type="dxa"/>
            <w:vMerge w:val="restart"/>
            <w:tcBorders>
              <w:top w:val="double" w:sz="4" w:space="0" w:color="auto"/>
            </w:tcBorders>
          </w:tcPr>
          <w:p w14:paraId="5EB7CE74" w14:textId="200C012C" w:rsidR="00DB3B43" w:rsidRPr="005F384E" w:rsidRDefault="00DB3B43" w:rsidP="00B1172B">
            <w:pPr>
              <w:jc w:val="center"/>
              <w:rPr>
                <w:rFonts w:cstheme="minorHAnsi"/>
                <w:sz w:val="24"/>
                <w:szCs w:val="24"/>
              </w:rPr>
            </w:pPr>
            <w:r>
              <w:rPr>
                <w:rFonts w:cstheme="minorHAnsi"/>
                <w:sz w:val="24"/>
                <w:szCs w:val="24"/>
              </w:rPr>
              <w:t>LB</w:t>
            </w:r>
          </w:p>
        </w:tc>
        <w:tc>
          <w:tcPr>
            <w:tcW w:w="6804" w:type="dxa"/>
            <w:vMerge w:val="restart"/>
            <w:tcBorders>
              <w:top w:val="double" w:sz="4" w:space="0" w:color="auto"/>
            </w:tcBorders>
          </w:tcPr>
          <w:p w14:paraId="4C78307A" w14:textId="77777777" w:rsidR="00DB3B43" w:rsidRPr="005F384E" w:rsidRDefault="00DB3B43" w:rsidP="00B1172B">
            <w:pPr>
              <w:rPr>
                <w:rFonts w:cstheme="minorHAnsi"/>
                <w:sz w:val="24"/>
                <w:szCs w:val="24"/>
              </w:rPr>
            </w:pPr>
            <w:r w:rsidRPr="00FF09AC">
              <w:rPr>
                <w:rFonts w:cstheme="minorHAnsi"/>
                <w:sz w:val="24"/>
                <w:szCs w:val="24"/>
              </w:rPr>
              <w:t>Gain experience in using up-to-date technique</w:t>
            </w:r>
            <w:r>
              <w:rPr>
                <w:rFonts w:cstheme="minorHAnsi"/>
                <w:sz w:val="24"/>
                <w:szCs w:val="24"/>
              </w:rPr>
              <w:t>s for the isolation of RNA from</w:t>
            </w:r>
            <w:r w:rsidRPr="00FF09AC">
              <w:rPr>
                <w:rFonts w:cstheme="minorHAnsi"/>
                <w:sz w:val="24"/>
                <w:szCs w:val="24"/>
              </w:rPr>
              <w:t xml:space="preserve"> fungal cells.</w:t>
            </w:r>
          </w:p>
        </w:tc>
      </w:tr>
      <w:tr w:rsidR="00DB3B43" w14:paraId="0428E878" w14:textId="77777777" w:rsidTr="00B1172B">
        <w:tc>
          <w:tcPr>
            <w:tcW w:w="1844" w:type="dxa"/>
            <w:vMerge/>
            <w:tcBorders>
              <w:bottom w:val="double" w:sz="4" w:space="0" w:color="auto"/>
              <w:right w:val="double" w:sz="4" w:space="0" w:color="auto"/>
            </w:tcBorders>
            <w:shd w:val="clear" w:color="auto" w:fill="D9D9D9" w:themeFill="background1" w:themeFillShade="D9"/>
          </w:tcPr>
          <w:p w14:paraId="28985373" w14:textId="77777777" w:rsidR="00DB3B43" w:rsidRPr="005F384E" w:rsidRDefault="00DB3B43" w:rsidP="00B1172B">
            <w:pPr>
              <w:rPr>
                <w:rFonts w:cstheme="minorHAnsi"/>
                <w:sz w:val="24"/>
                <w:szCs w:val="24"/>
              </w:rPr>
            </w:pPr>
          </w:p>
        </w:tc>
        <w:tc>
          <w:tcPr>
            <w:tcW w:w="2976" w:type="dxa"/>
            <w:tcBorders>
              <w:left w:val="double" w:sz="4" w:space="0" w:color="auto"/>
              <w:bottom w:val="double" w:sz="4" w:space="0" w:color="auto"/>
            </w:tcBorders>
          </w:tcPr>
          <w:p w14:paraId="76C63007" w14:textId="77777777" w:rsidR="00DB3B43" w:rsidRPr="005F384E" w:rsidRDefault="00DB3B43" w:rsidP="00B1172B">
            <w:pPr>
              <w:tabs>
                <w:tab w:val="left" w:pos="34"/>
              </w:tabs>
              <w:rPr>
                <w:rFonts w:cstheme="minorHAnsi"/>
                <w:sz w:val="24"/>
                <w:szCs w:val="24"/>
              </w:rPr>
            </w:pPr>
            <w:r w:rsidRPr="005F384E">
              <w:rPr>
                <w:rFonts w:cstheme="minorHAnsi"/>
                <w:sz w:val="24"/>
                <w:szCs w:val="24"/>
              </w:rPr>
              <w:t>Assess RNA quality/quantity, Agilent bioanalyzer</w:t>
            </w:r>
          </w:p>
        </w:tc>
        <w:tc>
          <w:tcPr>
            <w:tcW w:w="993" w:type="dxa"/>
            <w:tcBorders>
              <w:bottom w:val="double" w:sz="4" w:space="0" w:color="auto"/>
            </w:tcBorders>
          </w:tcPr>
          <w:p w14:paraId="2C2D60CC" w14:textId="77777777" w:rsidR="00DB3B43" w:rsidRPr="005F384E" w:rsidRDefault="00DB3B43" w:rsidP="00B1172B">
            <w:pPr>
              <w:jc w:val="center"/>
              <w:rPr>
                <w:rFonts w:cstheme="minorHAnsi"/>
                <w:sz w:val="24"/>
                <w:szCs w:val="24"/>
              </w:rPr>
            </w:pPr>
            <w:r>
              <w:rPr>
                <w:rFonts w:cstheme="minorHAnsi"/>
                <w:sz w:val="24"/>
                <w:szCs w:val="24"/>
              </w:rPr>
              <w:sym w:font="Wingdings" w:char="F0FC"/>
            </w:r>
          </w:p>
        </w:tc>
        <w:tc>
          <w:tcPr>
            <w:tcW w:w="850" w:type="dxa"/>
            <w:tcBorders>
              <w:bottom w:val="double" w:sz="4" w:space="0" w:color="auto"/>
            </w:tcBorders>
          </w:tcPr>
          <w:p w14:paraId="63E74D72" w14:textId="77777777" w:rsidR="00DB3B43" w:rsidRPr="005F384E" w:rsidRDefault="00DB3B43" w:rsidP="00B1172B">
            <w:pPr>
              <w:jc w:val="center"/>
              <w:rPr>
                <w:rFonts w:cstheme="minorHAnsi"/>
                <w:sz w:val="24"/>
                <w:szCs w:val="24"/>
              </w:rPr>
            </w:pPr>
            <w:r>
              <w:rPr>
                <w:rFonts w:cstheme="minorHAnsi"/>
                <w:sz w:val="24"/>
                <w:szCs w:val="24"/>
              </w:rPr>
              <w:sym w:font="Wingdings" w:char="F0FC"/>
            </w:r>
          </w:p>
        </w:tc>
        <w:tc>
          <w:tcPr>
            <w:tcW w:w="1331" w:type="dxa"/>
            <w:vMerge/>
            <w:tcBorders>
              <w:bottom w:val="double" w:sz="4" w:space="0" w:color="auto"/>
            </w:tcBorders>
          </w:tcPr>
          <w:p w14:paraId="3B92F85D" w14:textId="77777777" w:rsidR="00DB3B43" w:rsidRPr="005F384E" w:rsidRDefault="00DB3B43" w:rsidP="00B1172B">
            <w:pPr>
              <w:jc w:val="center"/>
              <w:rPr>
                <w:rFonts w:cstheme="minorHAnsi"/>
                <w:sz w:val="24"/>
                <w:szCs w:val="24"/>
              </w:rPr>
            </w:pPr>
          </w:p>
        </w:tc>
        <w:tc>
          <w:tcPr>
            <w:tcW w:w="795" w:type="dxa"/>
            <w:vMerge/>
            <w:tcBorders>
              <w:bottom w:val="double" w:sz="4" w:space="0" w:color="auto"/>
            </w:tcBorders>
          </w:tcPr>
          <w:p w14:paraId="104EDB7C" w14:textId="35F9A9ED" w:rsidR="00DB3B43" w:rsidRPr="005F384E" w:rsidRDefault="00DB3B43" w:rsidP="00B1172B">
            <w:pPr>
              <w:jc w:val="center"/>
              <w:rPr>
                <w:rFonts w:cstheme="minorHAnsi"/>
                <w:sz w:val="24"/>
                <w:szCs w:val="24"/>
              </w:rPr>
            </w:pPr>
          </w:p>
        </w:tc>
        <w:tc>
          <w:tcPr>
            <w:tcW w:w="6804" w:type="dxa"/>
            <w:vMerge/>
            <w:tcBorders>
              <w:bottom w:val="double" w:sz="4" w:space="0" w:color="auto"/>
            </w:tcBorders>
          </w:tcPr>
          <w:p w14:paraId="3C46D367" w14:textId="77777777" w:rsidR="00DB3B43" w:rsidRPr="005F384E" w:rsidRDefault="00DB3B43" w:rsidP="00B1172B">
            <w:pPr>
              <w:rPr>
                <w:rFonts w:cstheme="minorHAnsi"/>
                <w:sz w:val="24"/>
                <w:szCs w:val="24"/>
              </w:rPr>
            </w:pPr>
          </w:p>
        </w:tc>
      </w:tr>
      <w:tr w:rsidR="00DB3B43" w14:paraId="35B912D4" w14:textId="77777777" w:rsidTr="00B1172B">
        <w:tc>
          <w:tcPr>
            <w:tcW w:w="1844" w:type="dxa"/>
            <w:vMerge w:val="restart"/>
            <w:tcBorders>
              <w:top w:val="double" w:sz="4" w:space="0" w:color="auto"/>
              <w:right w:val="double" w:sz="4" w:space="0" w:color="auto"/>
            </w:tcBorders>
            <w:shd w:val="clear" w:color="auto" w:fill="D9D9D9" w:themeFill="background1" w:themeFillShade="D9"/>
          </w:tcPr>
          <w:p w14:paraId="306AF319" w14:textId="77777777" w:rsidR="00DB3B43" w:rsidRPr="005F384E" w:rsidRDefault="00DB3B43" w:rsidP="00B1172B">
            <w:pPr>
              <w:rPr>
                <w:rFonts w:cstheme="minorHAnsi"/>
                <w:sz w:val="24"/>
                <w:szCs w:val="24"/>
              </w:rPr>
            </w:pPr>
            <w:r w:rsidRPr="005F384E">
              <w:rPr>
                <w:rFonts w:cstheme="minorHAnsi"/>
                <w:sz w:val="24"/>
                <w:szCs w:val="24"/>
              </w:rPr>
              <w:t>RT-qPCR</w:t>
            </w:r>
          </w:p>
        </w:tc>
        <w:tc>
          <w:tcPr>
            <w:tcW w:w="2976" w:type="dxa"/>
            <w:tcBorders>
              <w:top w:val="double" w:sz="4" w:space="0" w:color="auto"/>
              <w:left w:val="double" w:sz="4" w:space="0" w:color="auto"/>
            </w:tcBorders>
          </w:tcPr>
          <w:p w14:paraId="11FCE611" w14:textId="77777777" w:rsidR="00DB3B43" w:rsidRPr="005F384E" w:rsidRDefault="00DB3B43" w:rsidP="00B1172B">
            <w:pPr>
              <w:rPr>
                <w:rFonts w:cstheme="minorHAnsi"/>
                <w:sz w:val="24"/>
                <w:szCs w:val="24"/>
              </w:rPr>
            </w:pPr>
            <w:r w:rsidRPr="005F384E">
              <w:rPr>
                <w:rFonts w:cstheme="minorHAnsi"/>
                <w:sz w:val="24"/>
                <w:szCs w:val="24"/>
              </w:rPr>
              <w:t>Primer design/validation</w:t>
            </w:r>
          </w:p>
        </w:tc>
        <w:tc>
          <w:tcPr>
            <w:tcW w:w="993" w:type="dxa"/>
            <w:tcBorders>
              <w:top w:val="double" w:sz="4" w:space="0" w:color="auto"/>
            </w:tcBorders>
          </w:tcPr>
          <w:p w14:paraId="2E12E7CE" w14:textId="77777777" w:rsidR="00DB3B43" w:rsidRDefault="00DB3B43" w:rsidP="00B1172B">
            <w:pPr>
              <w:jc w:val="center"/>
            </w:pPr>
            <w:r w:rsidRPr="00B848CF">
              <w:rPr>
                <w:rFonts w:cstheme="minorHAnsi"/>
                <w:sz w:val="24"/>
                <w:szCs w:val="24"/>
              </w:rPr>
              <w:sym w:font="Wingdings" w:char="F0FC"/>
            </w:r>
          </w:p>
        </w:tc>
        <w:tc>
          <w:tcPr>
            <w:tcW w:w="850" w:type="dxa"/>
            <w:tcBorders>
              <w:top w:val="double" w:sz="4" w:space="0" w:color="auto"/>
            </w:tcBorders>
          </w:tcPr>
          <w:p w14:paraId="26538435" w14:textId="77777777" w:rsidR="00DB3B43" w:rsidRPr="005F384E" w:rsidRDefault="00DB3B43" w:rsidP="00B1172B">
            <w:pPr>
              <w:jc w:val="center"/>
              <w:rPr>
                <w:rFonts w:cstheme="minorHAnsi"/>
                <w:sz w:val="24"/>
                <w:szCs w:val="24"/>
              </w:rPr>
            </w:pPr>
          </w:p>
        </w:tc>
        <w:tc>
          <w:tcPr>
            <w:tcW w:w="1331" w:type="dxa"/>
            <w:vMerge w:val="restart"/>
            <w:tcBorders>
              <w:top w:val="double" w:sz="4" w:space="0" w:color="auto"/>
            </w:tcBorders>
          </w:tcPr>
          <w:p w14:paraId="6D03ABD5" w14:textId="67E7A924" w:rsidR="00DB3B43" w:rsidRPr="005F384E" w:rsidRDefault="00DB3B43" w:rsidP="00B1172B">
            <w:pPr>
              <w:jc w:val="center"/>
              <w:rPr>
                <w:rFonts w:cstheme="minorHAnsi"/>
                <w:sz w:val="24"/>
                <w:szCs w:val="24"/>
              </w:rPr>
            </w:pPr>
            <w:r>
              <w:rPr>
                <w:rFonts w:cstheme="minorHAnsi"/>
                <w:sz w:val="24"/>
                <w:szCs w:val="24"/>
              </w:rPr>
              <w:t>3-8</w:t>
            </w:r>
          </w:p>
        </w:tc>
        <w:tc>
          <w:tcPr>
            <w:tcW w:w="795" w:type="dxa"/>
            <w:vMerge w:val="restart"/>
            <w:tcBorders>
              <w:top w:val="double" w:sz="4" w:space="0" w:color="auto"/>
            </w:tcBorders>
          </w:tcPr>
          <w:p w14:paraId="40E40EA1" w14:textId="428A21F9" w:rsidR="00DB3B43" w:rsidRPr="005F384E" w:rsidRDefault="00DB3B43" w:rsidP="00B1172B">
            <w:pPr>
              <w:jc w:val="center"/>
              <w:rPr>
                <w:rFonts w:cstheme="minorHAnsi"/>
                <w:sz w:val="24"/>
                <w:szCs w:val="24"/>
              </w:rPr>
            </w:pPr>
            <w:r>
              <w:rPr>
                <w:rFonts w:cstheme="minorHAnsi"/>
                <w:sz w:val="24"/>
                <w:szCs w:val="24"/>
              </w:rPr>
              <w:t>LB</w:t>
            </w:r>
          </w:p>
        </w:tc>
        <w:tc>
          <w:tcPr>
            <w:tcW w:w="6804" w:type="dxa"/>
            <w:vMerge w:val="restart"/>
            <w:tcBorders>
              <w:top w:val="double" w:sz="4" w:space="0" w:color="auto"/>
            </w:tcBorders>
          </w:tcPr>
          <w:p w14:paraId="081200E5" w14:textId="77777777" w:rsidR="00DB3B43" w:rsidRPr="005F384E" w:rsidRDefault="00DB3B43" w:rsidP="00B1172B">
            <w:pPr>
              <w:rPr>
                <w:rFonts w:cstheme="minorHAnsi"/>
                <w:sz w:val="24"/>
                <w:szCs w:val="24"/>
              </w:rPr>
            </w:pPr>
            <w:r w:rsidRPr="00FF09AC">
              <w:rPr>
                <w:rFonts w:cstheme="minorHAnsi"/>
                <w:sz w:val="24"/>
                <w:szCs w:val="24"/>
              </w:rPr>
              <w:t>SYBR-Green fluorescence based qPCR to analyse gene expression in</w:t>
            </w:r>
            <w:r>
              <w:rPr>
                <w:rFonts w:cstheme="minorHAnsi"/>
                <w:sz w:val="24"/>
                <w:szCs w:val="24"/>
              </w:rPr>
              <w:t xml:space="preserve"> </w:t>
            </w:r>
            <w:r w:rsidRPr="00FF09AC">
              <w:rPr>
                <w:rFonts w:cstheme="minorHAnsi"/>
                <w:sz w:val="24"/>
                <w:szCs w:val="24"/>
              </w:rPr>
              <w:t>response to environmental stimuli to provide a deeper understanding of the molecular mechanisms underpinning physiological change.</w:t>
            </w:r>
          </w:p>
        </w:tc>
      </w:tr>
      <w:tr w:rsidR="00DB3B43" w14:paraId="245FA3C2" w14:textId="77777777" w:rsidTr="00B1172B">
        <w:tc>
          <w:tcPr>
            <w:tcW w:w="1844" w:type="dxa"/>
            <w:vMerge/>
            <w:tcBorders>
              <w:right w:val="double" w:sz="4" w:space="0" w:color="auto"/>
            </w:tcBorders>
            <w:shd w:val="clear" w:color="auto" w:fill="D9D9D9" w:themeFill="background1" w:themeFillShade="D9"/>
          </w:tcPr>
          <w:p w14:paraId="18142D5A" w14:textId="77777777" w:rsidR="00DB3B43" w:rsidRPr="005F384E" w:rsidRDefault="00DB3B43" w:rsidP="00B1172B">
            <w:pPr>
              <w:rPr>
                <w:rFonts w:cstheme="minorHAnsi"/>
                <w:sz w:val="24"/>
                <w:szCs w:val="24"/>
              </w:rPr>
            </w:pPr>
          </w:p>
        </w:tc>
        <w:tc>
          <w:tcPr>
            <w:tcW w:w="2976" w:type="dxa"/>
            <w:tcBorders>
              <w:left w:val="double" w:sz="4" w:space="0" w:color="auto"/>
            </w:tcBorders>
          </w:tcPr>
          <w:p w14:paraId="591CA378" w14:textId="77777777" w:rsidR="00DB3B43" w:rsidRPr="005F384E" w:rsidRDefault="00DB3B43" w:rsidP="00B1172B">
            <w:pPr>
              <w:rPr>
                <w:rFonts w:cstheme="minorHAnsi"/>
                <w:sz w:val="24"/>
                <w:szCs w:val="24"/>
              </w:rPr>
            </w:pPr>
            <w:r w:rsidRPr="005F384E">
              <w:rPr>
                <w:rFonts w:cstheme="minorHAnsi"/>
                <w:sz w:val="24"/>
                <w:szCs w:val="24"/>
              </w:rPr>
              <w:t>RT-qPCR</w:t>
            </w:r>
          </w:p>
        </w:tc>
        <w:tc>
          <w:tcPr>
            <w:tcW w:w="993" w:type="dxa"/>
          </w:tcPr>
          <w:p w14:paraId="3AB82143" w14:textId="77777777" w:rsidR="00DB3B43" w:rsidRDefault="00DB3B43" w:rsidP="00B1172B">
            <w:pPr>
              <w:jc w:val="center"/>
            </w:pPr>
            <w:r w:rsidRPr="00B848CF">
              <w:rPr>
                <w:rFonts w:cstheme="minorHAnsi"/>
                <w:sz w:val="24"/>
                <w:szCs w:val="24"/>
              </w:rPr>
              <w:sym w:font="Wingdings" w:char="F0FC"/>
            </w:r>
          </w:p>
        </w:tc>
        <w:tc>
          <w:tcPr>
            <w:tcW w:w="850" w:type="dxa"/>
          </w:tcPr>
          <w:p w14:paraId="44E0EC0B" w14:textId="5D2EA463" w:rsidR="00DB3B43" w:rsidRPr="005F384E" w:rsidRDefault="005166FD" w:rsidP="00B1172B">
            <w:pPr>
              <w:jc w:val="center"/>
              <w:rPr>
                <w:rFonts w:cstheme="minorHAnsi"/>
                <w:sz w:val="24"/>
                <w:szCs w:val="24"/>
              </w:rPr>
            </w:pPr>
            <w:r w:rsidRPr="00B848CF">
              <w:rPr>
                <w:rFonts w:cstheme="minorHAnsi"/>
                <w:sz w:val="24"/>
                <w:szCs w:val="24"/>
              </w:rPr>
              <w:sym w:font="Wingdings" w:char="F0FC"/>
            </w:r>
          </w:p>
        </w:tc>
        <w:tc>
          <w:tcPr>
            <w:tcW w:w="1331" w:type="dxa"/>
            <w:vMerge/>
          </w:tcPr>
          <w:p w14:paraId="03CC40A2" w14:textId="21F7EE20" w:rsidR="00DB3B43" w:rsidRPr="005F384E" w:rsidRDefault="00DB3B43" w:rsidP="00B1172B">
            <w:pPr>
              <w:jc w:val="center"/>
              <w:rPr>
                <w:rFonts w:cstheme="minorHAnsi"/>
                <w:sz w:val="24"/>
                <w:szCs w:val="24"/>
              </w:rPr>
            </w:pPr>
          </w:p>
        </w:tc>
        <w:tc>
          <w:tcPr>
            <w:tcW w:w="795" w:type="dxa"/>
            <w:vMerge/>
          </w:tcPr>
          <w:p w14:paraId="4DD84A23" w14:textId="70E19977" w:rsidR="00DB3B43" w:rsidRPr="005F384E" w:rsidRDefault="00DB3B43" w:rsidP="00B1172B">
            <w:pPr>
              <w:jc w:val="center"/>
              <w:rPr>
                <w:rFonts w:cstheme="minorHAnsi"/>
                <w:sz w:val="24"/>
                <w:szCs w:val="24"/>
              </w:rPr>
            </w:pPr>
          </w:p>
        </w:tc>
        <w:tc>
          <w:tcPr>
            <w:tcW w:w="6804" w:type="dxa"/>
            <w:vMerge/>
          </w:tcPr>
          <w:p w14:paraId="7DA0FEE5" w14:textId="77777777" w:rsidR="00DB3B43" w:rsidRPr="005F384E" w:rsidRDefault="00DB3B43" w:rsidP="00B1172B">
            <w:pPr>
              <w:rPr>
                <w:rFonts w:cstheme="minorHAnsi"/>
                <w:sz w:val="24"/>
                <w:szCs w:val="24"/>
              </w:rPr>
            </w:pPr>
          </w:p>
        </w:tc>
      </w:tr>
      <w:tr w:rsidR="00DB3B43" w14:paraId="0D8706D4" w14:textId="77777777" w:rsidTr="00B1172B">
        <w:tc>
          <w:tcPr>
            <w:tcW w:w="1844" w:type="dxa"/>
            <w:vMerge/>
            <w:tcBorders>
              <w:right w:val="double" w:sz="4" w:space="0" w:color="auto"/>
            </w:tcBorders>
            <w:shd w:val="clear" w:color="auto" w:fill="D9D9D9" w:themeFill="background1" w:themeFillShade="D9"/>
          </w:tcPr>
          <w:p w14:paraId="041A1A07" w14:textId="77777777" w:rsidR="00DB3B43" w:rsidRPr="005F384E" w:rsidRDefault="00DB3B43" w:rsidP="00B1172B">
            <w:pPr>
              <w:rPr>
                <w:rFonts w:cstheme="minorHAnsi"/>
                <w:sz w:val="24"/>
                <w:szCs w:val="24"/>
              </w:rPr>
            </w:pPr>
          </w:p>
        </w:tc>
        <w:tc>
          <w:tcPr>
            <w:tcW w:w="2976" w:type="dxa"/>
            <w:tcBorders>
              <w:left w:val="double" w:sz="4" w:space="0" w:color="auto"/>
            </w:tcBorders>
          </w:tcPr>
          <w:p w14:paraId="78653C22" w14:textId="77777777" w:rsidR="00DB3B43" w:rsidRPr="005F384E" w:rsidRDefault="00DB3B43" w:rsidP="00B1172B">
            <w:pPr>
              <w:rPr>
                <w:rFonts w:cstheme="minorHAnsi"/>
                <w:sz w:val="24"/>
                <w:szCs w:val="24"/>
              </w:rPr>
            </w:pPr>
            <w:r w:rsidRPr="005F384E">
              <w:rPr>
                <w:rFonts w:cstheme="minorHAnsi"/>
                <w:sz w:val="24"/>
                <w:szCs w:val="24"/>
              </w:rPr>
              <w:t>cDNA synthesis</w:t>
            </w:r>
          </w:p>
        </w:tc>
        <w:tc>
          <w:tcPr>
            <w:tcW w:w="993" w:type="dxa"/>
          </w:tcPr>
          <w:p w14:paraId="5EC0CA07" w14:textId="77777777" w:rsidR="00DB3B43" w:rsidRDefault="00DB3B43" w:rsidP="00B1172B">
            <w:pPr>
              <w:jc w:val="center"/>
            </w:pPr>
            <w:r w:rsidRPr="00B848CF">
              <w:rPr>
                <w:rFonts w:cstheme="minorHAnsi"/>
                <w:sz w:val="24"/>
                <w:szCs w:val="24"/>
              </w:rPr>
              <w:sym w:font="Wingdings" w:char="F0FC"/>
            </w:r>
          </w:p>
        </w:tc>
        <w:tc>
          <w:tcPr>
            <w:tcW w:w="850" w:type="dxa"/>
          </w:tcPr>
          <w:p w14:paraId="25135B1E" w14:textId="77777777" w:rsidR="00DB3B43" w:rsidRPr="005F384E" w:rsidRDefault="00DB3B43" w:rsidP="00B1172B">
            <w:pPr>
              <w:jc w:val="center"/>
              <w:rPr>
                <w:rFonts w:cstheme="minorHAnsi"/>
                <w:sz w:val="24"/>
                <w:szCs w:val="24"/>
              </w:rPr>
            </w:pPr>
          </w:p>
        </w:tc>
        <w:tc>
          <w:tcPr>
            <w:tcW w:w="1331" w:type="dxa"/>
            <w:vMerge/>
          </w:tcPr>
          <w:p w14:paraId="729B48F0" w14:textId="394D194D" w:rsidR="00DB3B43" w:rsidRPr="005F384E" w:rsidRDefault="00DB3B43" w:rsidP="00B1172B">
            <w:pPr>
              <w:jc w:val="center"/>
              <w:rPr>
                <w:rFonts w:cstheme="minorHAnsi"/>
                <w:sz w:val="24"/>
                <w:szCs w:val="24"/>
              </w:rPr>
            </w:pPr>
          </w:p>
        </w:tc>
        <w:tc>
          <w:tcPr>
            <w:tcW w:w="795" w:type="dxa"/>
            <w:vMerge/>
          </w:tcPr>
          <w:p w14:paraId="4A4A247C" w14:textId="7B5F5C9B" w:rsidR="00DB3B43" w:rsidRPr="005F384E" w:rsidRDefault="00DB3B43" w:rsidP="00B1172B">
            <w:pPr>
              <w:jc w:val="center"/>
              <w:rPr>
                <w:rFonts w:cstheme="minorHAnsi"/>
                <w:sz w:val="24"/>
                <w:szCs w:val="24"/>
              </w:rPr>
            </w:pPr>
          </w:p>
        </w:tc>
        <w:tc>
          <w:tcPr>
            <w:tcW w:w="6804" w:type="dxa"/>
            <w:vMerge/>
          </w:tcPr>
          <w:p w14:paraId="19668849" w14:textId="77777777" w:rsidR="00DB3B43" w:rsidRPr="005F384E" w:rsidRDefault="00DB3B43" w:rsidP="00B1172B">
            <w:pPr>
              <w:rPr>
                <w:rFonts w:cstheme="minorHAnsi"/>
                <w:sz w:val="24"/>
                <w:szCs w:val="24"/>
              </w:rPr>
            </w:pPr>
          </w:p>
        </w:tc>
      </w:tr>
      <w:tr w:rsidR="002A676D" w14:paraId="52416D50" w14:textId="77777777" w:rsidTr="00B1172B">
        <w:tc>
          <w:tcPr>
            <w:tcW w:w="1844" w:type="dxa"/>
            <w:vMerge/>
            <w:tcBorders>
              <w:bottom w:val="double" w:sz="4" w:space="0" w:color="auto"/>
              <w:right w:val="double" w:sz="4" w:space="0" w:color="auto"/>
            </w:tcBorders>
            <w:shd w:val="clear" w:color="auto" w:fill="D9D9D9" w:themeFill="background1" w:themeFillShade="D9"/>
          </w:tcPr>
          <w:p w14:paraId="18285B42" w14:textId="77777777" w:rsidR="002A676D" w:rsidRPr="005F384E" w:rsidRDefault="002A676D" w:rsidP="00B1172B">
            <w:pPr>
              <w:rPr>
                <w:rFonts w:cstheme="minorHAnsi"/>
                <w:sz w:val="24"/>
                <w:szCs w:val="24"/>
              </w:rPr>
            </w:pPr>
          </w:p>
        </w:tc>
        <w:tc>
          <w:tcPr>
            <w:tcW w:w="2976" w:type="dxa"/>
            <w:tcBorders>
              <w:left w:val="double" w:sz="4" w:space="0" w:color="auto"/>
              <w:bottom w:val="double" w:sz="4" w:space="0" w:color="auto"/>
            </w:tcBorders>
          </w:tcPr>
          <w:p w14:paraId="5F41AFE4" w14:textId="77777777" w:rsidR="002A676D" w:rsidRPr="005F384E" w:rsidRDefault="002A676D" w:rsidP="00B1172B">
            <w:pPr>
              <w:rPr>
                <w:rFonts w:cstheme="minorHAnsi"/>
                <w:sz w:val="24"/>
                <w:szCs w:val="24"/>
              </w:rPr>
            </w:pPr>
            <w:r w:rsidRPr="005F384E">
              <w:rPr>
                <w:rFonts w:cstheme="minorHAnsi"/>
                <w:sz w:val="24"/>
                <w:szCs w:val="24"/>
              </w:rPr>
              <w:t>Data analysis</w:t>
            </w:r>
          </w:p>
        </w:tc>
        <w:tc>
          <w:tcPr>
            <w:tcW w:w="993" w:type="dxa"/>
            <w:tcBorders>
              <w:bottom w:val="double" w:sz="4" w:space="0" w:color="auto"/>
            </w:tcBorders>
          </w:tcPr>
          <w:p w14:paraId="7605B184" w14:textId="77777777" w:rsidR="002A676D" w:rsidRPr="005F384E" w:rsidRDefault="002A676D" w:rsidP="00B1172B">
            <w:pPr>
              <w:jc w:val="center"/>
              <w:rPr>
                <w:rFonts w:cstheme="minorHAnsi"/>
                <w:sz w:val="24"/>
                <w:szCs w:val="24"/>
              </w:rPr>
            </w:pPr>
          </w:p>
        </w:tc>
        <w:tc>
          <w:tcPr>
            <w:tcW w:w="850" w:type="dxa"/>
            <w:tcBorders>
              <w:bottom w:val="double" w:sz="4" w:space="0" w:color="auto"/>
            </w:tcBorders>
          </w:tcPr>
          <w:p w14:paraId="5378002D" w14:textId="77777777" w:rsidR="002A676D" w:rsidRDefault="002A676D" w:rsidP="00B1172B">
            <w:pPr>
              <w:jc w:val="center"/>
            </w:pPr>
            <w:r w:rsidRPr="00B40D15">
              <w:rPr>
                <w:rFonts w:cstheme="minorHAnsi"/>
                <w:sz w:val="24"/>
                <w:szCs w:val="24"/>
              </w:rPr>
              <w:sym w:font="Wingdings" w:char="F0FC"/>
            </w:r>
          </w:p>
        </w:tc>
        <w:tc>
          <w:tcPr>
            <w:tcW w:w="1331" w:type="dxa"/>
            <w:tcBorders>
              <w:bottom w:val="double" w:sz="4" w:space="0" w:color="auto"/>
            </w:tcBorders>
          </w:tcPr>
          <w:p w14:paraId="3DAB957D" w14:textId="77777777" w:rsidR="002A676D" w:rsidRPr="005F384E" w:rsidRDefault="002A676D" w:rsidP="00B1172B">
            <w:pPr>
              <w:jc w:val="center"/>
              <w:rPr>
                <w:rFonts w:cstheme="minorHAnsi"/>
                <w:sz w:val="24"/>
                <w:szCs w:val="24"/>
              </w:rPr>
            </w:pPr>
            <w:r>
              <w:rPr>
                <w:rFonts w:cstheme="minorHAnsi"/>
                <w:sz w:val="24"/>
                <w:szCs w:val="24"/>
              </w:rPr>
              <w:t>9-14</w:t>
            </w:r>
          </w:p>
        </w:tc>
        <w:tc>
          <w:tcPr>
            <w:tcW w:w="795" w:type="dxa"/>
            <w:tcBorders>
              <w:bottom w:val="double" w:sz="4" w:space="0" w:color="auto"/>
            </w:tcBorders>
          </w:tcPr>
          <w:p w14:paraId="7A92BFC3" w14:textId="77777777" w:rsidR="002A676D" w:rsidRPr="005F384E" w:rsidRDefault="002A676D" w:rsidP="00B1172B">
            <w:pPr>
              <w:jc w:val="center"/>
              <w:rPr>
                <w:rFonts w:cstheme="minorHAnsi"/>
                <w:sz w:val="24"/>
                <w:szCs w:val="24"/>
              </w:rPr>
            </w:pPr>
            <w:r>
              <w:rPr>
                <w:rFonts w:cstheme="minorHAnsi"/>
                <w:sz w:val="24"/>
                <w:szCs w:val="24"/>
              </w:rPr>
              <w:t>CB</w:t>
            </w:r>
          </w:p>
        </w:tc>
        <w:tc>
          <w:tcPr>
            <w:tcW w:w="6804" w:type="dxa"/>
            <w:vMerge/>
            <w:tcBorders>
              <w:bottom w:val="double" w:sz="4" w:space="0" w:color="auto"/>
            </w:tcBorders>
          </w:tcPr>
          <w:p w14:paraId="6AD3967F" w14:textId="77777777" w:rsidR="002A676D" w:rsidRPr="005F384E" w:rsidRDefault="002A676D" w:rsidP="00B1172B">
            <w:pPr>
              <w:rPr>
                <w:rFonts w:cstheme="minorHAnsi"/>
                <w:sz w:val="24"/>
                <w:szCs w:val="24"/>
              </w:rPr>
            </w:pPr>
          </w:p>
        </w:tc>
      </w:tr>
      <w:tr w:rsidR="00DB3B43" w14:paraId="31B48597" w14:textId="77777777" w:rsidTr="00DB3B43">
        <w:tc>
          <w:tcPr>
            <w:tcW w:w="1844" w:type="dxa"/>
            <w:tcBorders>
              <w:top w:val="double" w:sz="4" w:space="0" w:color="auto"/>
              <w:bottom w:val="double" w:sz="4" w:space="0" w:color="auto"/>
              <w:right w:val="double" w:sz="4" w:space="0" w:color="auto"/>
            </w:tcBorders>
            <w:shd w:val="clear" w:color="auto" w:fill="D9D9D9" w:themeFill="background1" w:themeFillShade="D9"/>
          </w:tcPr>
          <w:p w14:paraId="330B748C" w14:textId="77777777" w:rsidR="00DB3B43" w:rsidRPr="005F384E" w:rsidRDefault="00DB3B43" w:rsidP="00DB3B43">
            <w:pPr>
              <w:rPr>
                <w:rFonts w:cstheme="minorHAnsi"/>
                <w:sz w:val="24"/>
                <w:szCs w:val="24"/>
              </w:rPr>
            </w:pPr>
            <w:r w:rsidRPr="005F384E">
              <w:rPr>
                <w:rFonts w:cstheme="minorHAnsi"/>
                <w:sz w:val="24"/>
                <w:szCs w:val="24"/>
              </w:rPr>
              <w:t>Lab Automation</w:t>
            </w:r>
          </w:p>
        </w:tc>
        <w:tc>
          <w:tcPr>
            <w:tcW w:w="2976" w:type="dxa"/>
            <w:tcBorders>
              <w:left w:val="double" w:sz="4" w:space="0" w:color="auto"/>
            </w:tcBorders>
          </w:tcPr>
          <w:p w14:paraId="5982FA92" w14:textId="1F68F13C" w:rsidR="00DB3B43" w:rsidRPr="005F384E" w:rsidRDefault="00DB3B43" w:rsidP="00DB3B43">
            <w:pPr>
              <w:rPr>
                <w:rFonts w:cstheme="minorHAnsi"/>
                <w:sz w:val="24"/>
                <w:szCs w:val="24"/>
              </w:rPr>
            </w:pPr>
            <w:r w:rsidRPr="005F384E">
              <w:rPr>
                <w:rFonts w:cstheme="minorHAnsi"/>
                <w:sz w:val="24"/>
                <w:szCs w:val="24"/>
              </w:rPr>
              <w:t>RT-qPCR using 384/1536-well plates</w:t>
            </w:r>
          </w:p>
        </w:tc>
        <w:tc>
          <w:tcPr>
            <w:tcW w:w="993" w:type="dxa"/>
            <w:tcBorders>
              <w:top w:val="double" w:sz="4" w:space="0" w:color="auto"/>
              <w:bottom w:val="double" w:sz="4" w:space="0" w:color="auto"/>
            </w:tcBorders>
          </w:tcPr>
          <w:p w14:paraId="10D39978" w14:textId="77777777" w:rsidR="00DB3B43" w:rsidRPr="005F384E" w:rsidRDefault="00DB3B43" w:rsidP="00DB3B43">
            <w:pPr>
              <w:jc w:val="center"/>
              <w:rPr>
                <w:rFonts w:cstheme="minorHAnsi"/>
                <w:sz w:val="24"/>
                <w:szCs w:val="24"/>
              </w:rPr>
            </w:pPr>
          </w:p>
        </w:tc>
        <w:tc>
          <w:tcPr>
            <w:tcW w:w="850" w:type="dxa"/>
            <w:tcBorders>
              <w:top w:val="double" w:sz="4" w:space="0" w:color="auto"/>
              <w:bottom w:val="double" w:sz="4" w:space="0" w:color="auto"/>
            </w:tcBorders>
          </w:tcPr>
          <w:p w14:paraId="20B34FB0" w14:textId="77777777" w:rsidR="00DB3B43" w:rsidRPr="005F384E" w:rsidRDefault="00DB3B43" w:rsidP="00DB3B43">
            <w:pPr>
              <w:jc w:val="center"/>
              <w:rPr>
                <w:rFonts w:cstheme="minorHAnsi"/>
                <w:sz w:val="24"/>
                <w:szCs w:val="24"/>
              </w:rPr>
            </w:pPr>
            <w:r>
              <w:rPr>
                <w:rFonts w:cstheme="minorHAnsi"/>
                <w:sz w:val="24"/>
                <w:szCs w:val="24"/>
              </w:rPr>
              <w:sym w:font="Wingdings" w:char="F0FC"/>
            </w:r>
          </w:p>
        </w:tc>
        <w:tc>
          <w:tcPr>
            <w:tcW w:w="1331" w:type="dxa"/>
            <w:tcBorders>
              <w:top w:val="double" w:sz="4" w:space="0" w:color="auto"/>
              <w:bottom w:val="double" w:sz="4" w:space="0" w:color="auto"/>
            </w:tcBorders>
          </w:tcPr>
          <w:p w14:paraId="1A04C42B" w14:textId="77777777" w:rsidR="00DB3B43" w:rsidRPr="005F384E" w:rsidRDefault="00DB3B43" w:rsidP="00DB3B43">
            <w:pPr>
              <w:jc w:val="center"/>
              <w:rPr>
                <w:rFonts w:cstheme="minorHAnsi"/>
                <w:sz w:val="24"/>
                <w:szCs w:val="24"/>
              </w:rPr>
            </w:pPr>
            <w:r>
              <w:rPr>
                <w:rFonts w:cstheme="minorHAnsi"/>
                <w:sz w:val="24"/>
                <w:szCs w:val="24"/>
              </w:rPr>
              <w:t>3-8</w:t>
            </w:r>
          </w:p>
        </w:tc>
        <w:tc>
          <w:tcPr>
            <w:tcW w:w="795" w:type="dxa"/>
            <w:tcBorders>
              <w:top w:val="double" w:sz="4" w:space="0" w:color="auto"/>
              <w:bottom w:val="double" w:sz="4" w:space="0" w:color="auto"/>
            </w:tcBorders>
          </w:tcPr>
          <w:p w14:paraId="43E6660F" w14:textId="77777777" w:rsidR="00DB3B43" w:rsidRPr="005F384E" w:rsidRDefault="00DB3B43" w:rsidP="00DB3B43">
            <w:pPr>
              <w:jc w:val="center"/>
              <w:rPr>
                <w:rFonts w:cstheme="minorHAnsi"/>
                <w:sz w:val="24"/>
                <w:szCs w:val="24"/>
              </w:rPr>
            </w:pPr>
            <w:r>
              <w:rPr>
                <w:rFonts w:cstheme="minorHAnsi"/>
                <w:sz w:val="24"/>
                <w:szCs w:val="24"/>
              </w:rPr>
              <w:t>LB</w:t>
            </w:r>
          </w:p>
        </w:tc>
        <w:tc>
          <w:tcPr>
            <w:tcW w:w="6804" w:type="dxa"/>
            <w:tcBorders>
              <w:top w:val="double" w:sz="4" w:space="0" w:color="auto"/>
              <w:bottom w:val="double" w:sz="4" w:space="0" w:color="auto"/>
            </w:tcBorders>
          </w:tcPr>
          <w:p w14:paraId="78E62F61" w14:textId="300FDACF" w:rsidR="00DB3B43" w:rsidRPr="005F384E" w:rsidRDefault="00DB3B43" w:rsidP="00DB3B43">
            <w:pPr>
              <w:rPr>
                <w:rFonts w:cstheme="minorHAnsi"/>
                <w:sz w:val="24"/>
                <w:szCs w:val="24"/>
              </w:rPr>
            </w:pPr>
            <w:r w:rsidRPr="00FF09AC">
              <w:rPr>
                <w:rFonts w:cstheme="minorHAnsi"/>
                <w:sz w:val="24"/>
                <w:szCs w:val="24"/>
              </w:rPr>
              <w:t>Trai</w:t>
            </w:r>
            <w:r>
              <w:rPr>
                <w:rFonts w:cstheme="minorHAnsi"/>
                <w:sz w:val="24"/>
                <w:szCs w:val="24"/>
              </w:rPr>
              <w:t xml:space="preserve">ning in automatic plate loading at </w:t>
            </w:r>
            <w:r w:rsidRPr="005F384E">
              <w:rPr>
                <w:rFonts w:cstheme="minorHAnsi"/>
                <w:sz w:val="24"/>
                <w:szCs w:val="24"/>
              </w:rPr>
              <w:t>Edinburgh Genome Foundry</w:t>
            </w:r>
          </w:p>
        </w:tc>
      </w:tr>
      <w:tr w:rsidR="00DB3B43" w14:paraId="54D17EC1" w14:textId="77777777" w:rsidTr="00B1172B">
        <w:tc>
          <w:tcPr>
            <w:tcW w:w="1844" w:type="dxa"/>
            <w:vMerge w:val="restart"/>
            <w:tcBorders>
              <w:top w:val="double" w:sz="4" w:space="0" w:color="auto"/>
              <w:right w:val="double" w:sz="4" w:space="0" w:color="auto"/>
            </w:tcBorders>
            <w:shd w:val="clear" w:color="auto" w:fill="D9D9D9" w:themeFill="background1" w:themeFillShade="D9"/>
          </w:tcPr>
          <w:p w14:paraId="7575B450" w14:textId="77777777" w:rsidR="00DB3B43" w:rsidRPr="005F384E" w:rsidRDefault="00DB3B43" w:rsidP="00DB3B43">
            <w:pPr>
              <w:rPr>
                <w:rFonts w:cstheme="minorHAnsi"/>
                <w:sz w:val="24"/>
                <w:szCs w:val="24"/>
              </w:rPr>
            </w:pPr>
            <w:r w:rsidRPr="005F384E">
              <w:rPr>
                <w:rFonts w:cstheme="minorHAnsi"/>
                <w:sz w:val="24"/>
                <w:szCs w:val="24"/>
              </w:rPr>
              <w:t xml:space="preserve">Next Generation </w:t>
            </w:r>
          </w:p>
          <w:p w14:paraId="3F9365B0" w14:textId="77777777" w:rsidR="00DB3B43" w:rsidRPr="005F384E" w:rsidRDefault="00DB3B43" w:rsidP="00DB3B43">
            <w:pPr>
              <w:rPr>
                <w:rFonts w:cstheme="minorHAnsi"/>
                <w:sz w:val="24"/>
                <w:szCs w:val="24"/>
              </w:rPr>
            </w:pPr>
            <w:r w:rsidRPr="005F384E">
              <w:rPr>
                <w:rFonts w:cstheme="minorHAnsi"/>
                <w:sz w:val="24"/>
                <w:szCs w:val="24"/>
              </w:rPr>
              <w:t>Sequencing</w:t>
            </w:r>
          </w:p>
        </w:tc>
        <w:tc>
          <w:tcPr>
            <w:tcW w:w="2976" w:type="dxa"/>
            <w:tcBorders>
              <w:top w:val="double" w:sz="4" w:space="0" w:color="auto"/>
              <w:left w:val="double" w:sz="4" w:space="0" w:color="auto"/>
            </w:tcBorders>
          </w:tcPr>
          <w:p w14:paraId="14B0D7E6" w14:textId="77777777" w:rsidR="00DB3B43" w:rsidRPr="005F384E" w:rsidRDefault="00DB3B43" w:rsidP="00DB3B43">
            <w:pPr>
              <w:rPr>
                <w:rFonts w:cstheme="minorHAnsi"/>
                <w:sz w:val="24"/>
                <w:szCs w:val="24"/>
              </w:rPr>
            </w:pPr>
            <w:r w:rsidRPr="005F384E">
              <w:rPr>
                <w:rFonts w:ascii="Calibri" w:hAnsi="Calibri" w:cs="Calibri"/>
                <w:color w:val="000000"/>
                <w:sz w:val="24"/>
                <w:szCs w:val="24"/>
              </w:rPr>
              <w:t>RNA-seq</w:t>
            </w:r>
          </w:p>
        </w:tc>
        <w:tc>
          <w:tcPr>
            <w:tcW w:w="993" w:type="dxa"/>
            <w:tcBorders>
              <w:top w:val="double" w:sz="4" w:space="0" w:color="auto"/>
            </w:tcBorders>
          </w:tcPr>
          <w:p w14:paraId="5F57468E" w14:textId="77777777" w:rsidR="00DB3B43" w:rsidRPr="005F384E" w:rsidRDefault="00DB3B43" w:rsidP="00DB3B43">
            <w:pPr>
              <w:jc w:val="center"/>
              <w:rPr>
                <w:rFonts w:cstheme="minorHAnsi"/>
                <w:sz w:val="24"/>
                <w:szCs w:val="24"/>
              </w:rPr>
            </w:pPr>
          </w:p>
        </w:tc>
        <w:tc>
          <w:tcPr>
            <w:tcW w:w="850" w:type="dxa"/>
            <w:tcBorders>
              <w:top w:val="double" w:sz="4" w:space="0" w:color="auto"/>
            </w:tcBorders>
          </w:tcPr>
          <w:p w14:paraId="323A91AD" w14:textId="77777777" w:rsidR="00DB3B43" w:rsidRDefault="00DB3B43" w:rsidP="00DB3B43">
            <w:pPr>
              <w:jc w:val="center"/>
            </w:pPr>
            <w:r w:rsidRPr="00165390">
              <w:rPr>
                <w:rFonts w:cstheme="minorHAnsi"/>
                <w:sz w:val="24"/>
                <w:szCs w:val="24"/>
              </w:rPr>
              <w:sym w:font="Wingdings" w:char="F0FC"/>
            </w:r>
          </w:p>
        </w:tc>
        <w:tc>
          <w:tcPr>
            <w:tcW w:w="1331" w:type="dxa"/>
            <w:tcBorders>
              <w:top w:val="double" w:sz="4" w:space="0" w:color="auto"/>
            </w:tcBorders>
          </w:tcPr>
          <w:p w14:paraId="0BF35665" w14:textId="77777777" w:rsidR="00DB3B43" w:rsidRPr="005F384E" w:rsidRDefault="00DB3B43" w:rsidP="00DB3B43">
            <w:pPr>
              <w:jc w:val="center"/>
              <w:rPr>
                <w:rFonts w:cstheme="minorHAnsi"/>
                <w:sz w:val="24"/>
                <w:szCs w:val="24"/>
              </w:rPr>
            </w:pPr>
            <w:r>
              <w:rPr>
                <w:rFonts w:cstheme="minorHAnsi"/>
                <w:sz w:val="24"/>
                <w:szCs w:val="24"/>
              </w:rPr>
              <w:t>13-19</w:t>
            </w:r>
          </w:p>
        </w:tc>
        <w:tc>
          <w:tcPr>
            <w:tcW w:w="795" w:type="dxa"/>
            <w:tcBorders>
              <w:top w:val="double" w:sz="4" w:space="0" w:color="auto"/>
            </w:tcBorders>
          </w:tcPr>
          <w:p w14:paraId="11460B2E" w14:textId="77777777" w:rsidR="00DB3B43" w:rsidRPr="005F384E" w:rsidRDefault="00DB3B43" w:rsidP="00DB3B43">
            <w:pPr>
              <w:jc w:val="center"/>
              <w:rPr>
                <w:rFonts w:cstheme="minorHAnsi"/>
                <w:sz w:val="24"/>
                <w:szCs w:val="24"/>
              </w:rPr>
            </w:pPr>
            <w:r>
              <w:rPr>
                <w:rFonts w:cstheme="minorHAnsi"/>
                <w:sz w:val="24"/>
                <w:szCs w:val="24"/>
              </w:rPr>
              <w:t>LB</w:t>
            </w:r>
          </w:p>
        </w:tc>
        <w:tc>
          <w:tcPr>
            <w:tcW w:w="6804" w:type="dxa"/>
            <w:vMerge w:val="restart"/>
            <w:tcBorders>
              <w:top w:val="double" w:sz="4" w:space="0" w:color="auto"/>
            </w:tcBorders>
          </w:tcPr>
          <w:p w14:paraId="472796D0" w14:textId="7D5F1A6F" w:rsidR="00DB3B43" w:rsidRPr="005F384E" w:rsidRDefault="00DB3B43" w:rsidP="00DB3B43">
            <w:pPr>
              <w:rPr>
                <w:rFonts w:cstheme="minorHAnsi"/>
                <w:sz w:val="24"/>
                <w:szCs w:val="24"/>
              </w:rPr>
            </w:pPr>
            <w:commentRangeStart w:id="50"/>
            <w:r w:rsidRPr="00FF09AC">
              <w:rPr>
                <w:rFonts w:cstheme="minorHAnsi"/>
                <w:sz w:val="24"/>
                <w:szCs w:val="24"/>
              </w:rPr>
              <w:t xml:space="preserve">Illumina sequencing </w:t>
            </w:r>
            <w:del w:id="51" w:author="Edward Wallace" w:date="2019-04-29T23:19:00Z">
              <w:r w:rsidRPr="00FF09AC" w:rsidDel="0081667A">
                <w:rPr>
                  <w:rFonts w:cstheme="minorHAnsi"/>
                  <w:sz w:val="24"/>
                  <w:szCs w:val="24"/>
                </w:rPr>
                <w:delText>with random primed</w:delText>
              </w:r>
            </w:del>
            <w:ins w:id="52" w:author="Edward Wallace" w:date="2019-04-29T23:19:00Z">
              <w:r w:rsidR="0081667A">
                <w:rPr>
                  <w:rFonts w:cstheme="minorHAnsi"/>
                  <w:sz w:val="24"/>
                  <w:szCs w:val="24"/>
                </w:rPr>
                <w:t>of</w:t>
              </w:r>
            </w:ins>
            <w:r w:rsidRPr="00FF09AC">
              <w:rPr>
                <w:rFonts w:cstheme="minorHAnsi"/>
                <w:sz w:val="24"/>
                <w:szCs w:val="24"/>
              </w:rPr>
              <w:t xml:space="preserve"> cDNA </w:t>
            </w:r>
            <w:del w:id="53" w:author="Edward Wallace" w:date="2019-04-29T23:20:00Z">
              <w:r w:rsidRPr="00FF09AC" w:rsidDel="0081667A">
                <w:rPr>
                  <w:rFonts w:cstheme="minorHAnsi"/>
                  <w:sz w:val="24"/>
                  <w:szCs w:val="24"/>
                </w:rPr>
                <w:delText>synthesis non-strand</w:delText>
              </w:r>
              <w:r w:rsidDel="0081667A">
                <w:rPr>
                  <w:rFonts w:cstheme="minorHAnsi"/>
                  <w:sz w:val="24"/>
                  <w:szCs w:val="24"/>
                </w:rPr>
                <w:delText xml:space="preserve"> </w:delText>
              </w:r>
              <w:r w:rsidRPr="00FF09AC" w:rsidDel="0081667A">
                <w:rPr>
                  <w:rFonts w:cstheme="minorHAnsi"/>
                  <w:sz w:val="24"/>
                  <w:szCs w:val="24"/>
                </w:rPr>
                <w:delText>specific protocol</w:delText>
              </w:r>
            </w:del>
            <w:ins w:id="54" w:author="Edward Wallace" w:date="2019-04-29T23:20:00Z">
              <w:r w:rsidR="0081667A">
                <w:rPr>
                  <w:rFonts w:cstheme="minorHAnsi"/>
                  <w:sz w:val="24"/>
                  <w:szCs w:val="24"/>
                </w:rPr>
                <w:t>libraries</w:t>
              </w:r>
            </w:ins>
            <w:r w:rsidRPr="00FF09AC">
              <w:rPr>
                <w:rFonts w:cstheme="minorHAnsi"/>
                <w:sz w:val="24"/>
                <w:szCs w:val="24"/>
              </w:rPr>
              <w:t xml:space="preserve"> </w:t>
            </w:r>
            <w:commentRangeEnd w:id="50"/>
            <w:r w:rsidR="0081667A">
              <w:rPr>
                <w:rStyle w:val="CommentReference"/>
              </w:rPr>
              <w:commentReference w:id="50"/>
            </w:r>
            <w:r w:rsidRPr="00FF09AC">
              <w:rPr>
                <w:rFonts w:cstheme="minorHAnsi"/>
                <w:sz w:val="24"/>
                <w:szCs w:val="24"/>
              </w:rPr>
              <w:t>to quantify the dynamic expression levels in yeast cells under</w:t>
            </w:r>
            <w:r>
              <w:rPr>
                <w:rFonts w:cstheme="minorHAnsi"/>
                <w:sz w:val="24"/>
                <w:szCs w:val="24"/>
              </w:rPr>
              <w:t xml:space="preserve"> </w:t>
            </w:r>
            <w:r w:rsidRPr="00FF09AC">
              <w:rPr>
                <w:rFonts w:cstheme="minorHAnsi"/>
                <w:sz w:val="24"/>
                <w:szCs w:val="24"/>
              </w:rPr>
              <w:t xml:space="preserve">variable conditions. This technique </w:t>
            </w:r>
            <w:ins w:id="55" w:author="Edward Wallace" w:date="2019-04-29T23:20:00Z">
              <w:r w:rsidR="0081667A">
                <w:rPr>
                  <w:rFonts w:cstheme="minorHAnsi"/>
                  <w:sz w:val="24"/>
                  <w:szCs w:val="24"/>
                </w:rPr>
                <w:t xml:space="preserve">also </w:t>
              </w:r>
            </w:ins>
            <w:r w:rsidRPr="00FF09AC">
              <w:rPr>
                <w:rFonts w:cstheme="minorHAnsi"/>
                <w:sz w:val="24"/>
                <w:szCs w:val="24"/>
              </w:rPr>
              <w:t>enables novel RNA</w:t>
            </w:r>
            <w:del w:id="56" w:author="Edward Wallace" w:date="2019-04-29T23:20:00Z">
              <w:r w:rsidRPr="00FF09AC" w:rsidDel="0081667A">
                <w:rPr>
                  <w:rFonts w:cstheme="minorHAnsi"/>
                  <w:sz w:val="24"/>
                  <w:szCs w:val="24"/>
                </w:rPr>
                <w:delText>'</w:delText>
              </w:r>
            </w:del>
            <w:r w:rsidRPr="00FF09AC">
              <w:rPr>
                <w:rFonts w:cstheme="minorHAnsi"/>
                <w:sz w:val="24"/>
                <w:szCs w:val="24"/>
              </w:rPr>
              <w:t>s to be discovered.</w:t>
            </w:r>
          </w:p>
        </w:tc>
      </w:tr>
      <w:tr w:rsidR="00DB3B43" w14:paraId="19AF53E9" w14:textId="77777777" w:rsidTr="00B1172B">
        <w:tc>
          <w:tcPr>
            <w:tcW w:w="1844" w:type="dxa"/>
            <w:vMerge/>
            <w:tcBorders>
              <w:bottom w:val="double" w:sz="4" w:space="0" w:color="auto"/>
              <w:right w:val="double" w:sz="4" w:space="0" w:color="auto"/>
            </w:tcBorders>
            <w:shd w:val="clear" w:color="auto" w:fill="D9D9D9" w:themeFill="background1" w:themeFillShade="D9"/>
          </w:tcPr>
          <w:p w14:paraId="03F8A01D" w14:textId="77777777" w:rsidR="00DB3B43" w:rsidRPr="005F384E" w:rsidRDefault="00DB3B43" w:rsidP="00DB3B43">
            <w:pPr>
              <w:rPr>
                <w:rFonts w:cstheme="minorHAnsi"/>
                <w:sz w:val="24"/>
                <w:szCs w:val="24"/>
              </w:rPr>
            </w:pPr>
          </w:p>
        </w:tc>
        <w:tc>
          <w:tcPr>
            <w:tcW w:w="2976" w:type="dxa"/>
            <w:tcBorders>
              <w:left w:val="double" w:sz="4" w:space="0" w:color="auto"/>
              <w:bottom w:val="double" w:sz="4" w:space="0" w:color="auto"/>
            </w:tcBorders>
          </w:tcPr>
          <w:p w14:paraId="74231E85" w14:textId="77777777" w:rsidR="00DB3B43" w:rsidRPr="005F384E" w:rsidRDefault="00DB3B43" w:rsidP="00DB3B43">
            <w:pPr>
              <w:rPr>
                <w:rFonts w:cstheme="minorHAnsi"/>
                <w:sz w:val="24"/>
                <w:szCs w:val="24"/>
              </w:rPr>
            </w:pPr>
            <w:r w:rsidRPr="005F384E">
              <w:rPr>
                <w:rFonts w:cstheme="minorHAnsi"/>
                <w:sz w:val="24"/>
                <w:szCs w:val="24"/>
              </w:rPr>
              <w:t>Data analysis</w:t>
            </w:r>
          </w:p>
        </w:tc>
        <w:tc>
          <w:tcPr>
            <w:tcW w:w="993" w:type="dxa"/>
            <w:tcBorders>
              <w:bottom w:val="double" w:sz="4" w:space="0" w:color="auto"/>
            </w:tcBorders>
          </w:tcPr>
          <w:p w14:paraId="0256D80B" w14:textId="77777777" w:rsidR="00DB3B43" w:rsidRPr="005F384E" w:rsidRDefault="00DB3B43" w:rsidP="00DB3B43">
            <w:pPr>
              <w:jc w:val="center"/>
              <w:rPr>
                <w:rFonts w:cstheme="minorHAnsi"/>
                <w:sz w:val="24"/>
                <w:szCs w:val="24"/>
              </w:rPr>
            </w:pPr>
          </w:p>
        </w:tc>
        <w:tc>
          <w:tcPr>
            <w:tcW w:w="850" w:type="dxa"/>
            <w:tcBorders>
              <w:bottom w:val="double" w:sz="4" w:space="0" w:color="auto"/>
            </w:tcBorders>
          </w:tcPr>
          <w:p w14:paraId="58AADE0F" w14:textId="77777777" w:rsidR="00DB3B43" w:rsidRDefault="00DB3B43" w:rsidP="00DB3B43">
            <w:pPr>
              <w:jc w:val="center"/>
            </w:pPr>
            <w:r w:rsidRPr="00165390">
              <w:rPr>
                <w:rFonts w:cstheme="minorHAnsi"/>
                <w:sz w:val="24"/>
                <w:szCs w:val="24"/>
              </w:rPr>
              <w:sym w:font="Wingdings" w:char="F0FC"/>
            </w:r>
          </w:p>
        </w:tc>
        <w:tc>
          <w:tcPr>
            <w:tcW w:w="1331" w:type="dxa"/>
            <w:tcBorders>
              <w:bottom w:val="double" w:sz="4" w:space="0" w:color="auto"/>
            </w:tcBorders>
          </w:tcPr>
          <w:p w14:paraId="2E15CAE8" w14:textId="77777777" w:rsidR="00DB3B43" w:rsidRPr="005F384E" w:rsidRDefault="00DB3B43" w:rsidP="00DB3B43">
            <w:pPr>
              <w:jc w:val="center"/>
              <w:rPr>
                <w:rFonts w:cstheme="minorHAnsi"/>
                <w:sz w:val="24"/>
                <w:szCs w:val="24"/>
              </w:rPr>
            </w:pPr>
            <w:r>
              <w:rPr>
                <w:rFonts w:cstheme="minorHAnsi"/>
                <w:sz w:val="24"/>
                <w:szCs w:val="24"/>
              </w:rPr>
              <w:t>16-21</w:t>
            </w:r>
          </w:p>
        </w:tc>
        <w:tc>
          <w:tcPr>
            <w:tcW w:w="795" w:type="dxa"/>
            <w:tcBorders>
              <w:bottom w:val="double" w:sz="4" w:space="0" w:color="auto"/>
            </w:tcBorders>
          </w:tcPr>
          <w:p w14:paraId="1515EE84" w14:textId="77777777" w:rsidR="00DB3B43" w:rsidRPr="005F384E" w:rsidRDefault="00DB3B43" w:rsidP="00DB3B43">
            <w:pPr>
              <w:jc w:val="center"/>
              <w:rPr>
                <w:rFonts w:cstheme="minorHAnsi"/>
                <w:sz w:val="24"/>
                <w:szCs w:val="24"/>
              </w:rPr>
            </w:pPr>
            <w:r>
              <w:rPr>
                <w:rFonts w:cstheme="minorHAnsi"/>
                <w:sz w:val="24"/>
                <w:szCs w:val="24"/>
              </w:rPr>
              <w:t>CB</w:t>
            </w:r>
          </w:p>
        </w:tc>
        <w:tc>
          <w:tcPr>
            <w:tcW w:w="6804" w:type="dxa"/>
            <w:vMerge/>
            <w:tcBorders>
              <w:bottom w:val="double" w:sz="4" w:space="0" w:color="auto"/>
            </w:tcBorders>
          </w:tcPr>
          <w:p w14:paraId="056BF554" w14:textId="77777777" w:rsidR="00DB3B43" w:rsidRPr="005F384E" w:rsidRDefault="00DB3B43" w:rsidP="00DB3B43">
            <w:pPr>
              <w:rPr>
                <w:rFonts w:cstheme="minorHAnsi"/>
                <w:sz w:val="24"/>
                <w:szCs w:val="24"/>
              </w:rPr>
            </w:pPr>
          </w:p>
        </w:tc>
      </w:tr>
      <w:tr w:rsidR="00DB3B43" w14:paraId="240C101C" w14:textId="77777777" w:rsidTr="00B1172B">
        <w:tc>
          <w:tcPr>
            <w:tcW w:w="1844" w:type="dxa"/>
            <w:vMerge w:val="restart"/>
            <w:tcBorders>
              <w:top w:val="double" w:sz="4" w:space="0" w:color="auto"/>
              <w:right w:val="double" w:sz="4" w:space="0" w:color="auto"/>
            </w:tcBorders>
            <w:shd w:val="clear" w:color="auto" w:fill="D9D9D9" w:themeFill="background1" w:themeFillShade="D9"/>
          </w:tcPr>
          <w:p w14:paraId="7632D48D" w14:textId="77777777" w:rsidR="00DB3B43" w:rsidRPr="005F384E" w:rsidRDefault="00DB3B43" w:rsidP="00DB3B43">
            <w:pPr>
              <w:rPr>
                <w:rFonts w:cstheme="minorHAnsi"/>
                <w:sz w:val="24"/>
                <w:szCs w:val="24"/>
              </w:rPr>
            </w:pPr>
            <w:r w:rsidRPr="005F384E">
              <w:rPr>
                <w:rFonts w:cstheme="minorHAnsi"/>
                <w:sz w:val="24"/>
                <w:szCs w:val="24"/>
              </w:rPr>
              <w:t>Bio-Informatics</w:t>
            </w:r>
          </w:p>
        </w:tc>
        <w:tc>
          <w:tcPr>
            <w:tcW w:w="2976" w:type="dxa"/>
            <w:tcBorders>
              <w:top w:val="double" w:sz="4" w:space="0" w:color="auto"/>
              <w:left w:val="double" w:sz="4" w:space="0" w:color="auto"/>
            </w:tcBorders>
          </w:tcPr>
          <w:p w14:paraId="17112D4C" w14:textId="77777777" w:rsidR="00DB3B43" w:rsidRPr="009A5ADD" w:rsidRDefault="00DB3B43" w:rsidP="00DB3B43">
            <w:pPr>
              <w:rPr>
                <w:sz w:val="24"/>
                <w:szCs w:val="24"/>
              </w:rPr>
            </w:pPr>
            <w:r w:rsidRPr="009A5ADD">
              <w:rPr>
                <w:sz w:val="24"/>
                <w:szCs w:val="24"/>
              </w:rPr>
              <w:t>R-Programming</w:t>
            </w:r>
          </w:p>
        </w:tc>
        <w:tc>
          <w:tcPr>
            <w:tcW w:w="993" w:type="dxa"/>
            <w:tcBorders>
              <w:top w:val="double" w:sz="4" w:space="0" w:color="auto"/>
            </w:tcBorders>
          </w:tcPr>
          <w:p w14:paraId="09036AB2" w14:textId="77777777" w:rsidR="00DB3B43" w:rsidRPr="005F384E" w:rsidRDefault="00DB3B43" w:rsidP="00DB3B43">
            <w:pPr>
              <w:jc w:val="center"/>
              <w:rPr>
                <w:rFonts w:cstheme="minorHAnsi"/>
                <w:sz w:val="24"/>
                <w:szCs w:val="24"/>
              </w:rPr>
            </w:pPr>
          </w:p>
        </w:tc>
        <w:tc>
          <w:tcPr>
            <w:tcW w:w="850" w:type="dxa"/>
            <w:tcBorders>
              <w:top w:val="double" w:sz="4" w:space="0" w:color="auto"/>
            </w:tcBorders>
          </w:tcPr>
          <w:p w14:paraId="6320D6F9" w14:textId="77777777" w:rsidR="00DB3B43" w:rsidRDefault="00DB3B43" w:rsidP="00DB3B43">
            <w:pPr>
              <w:jc w:val="center"/>
            </w:pPr>
            <w:r w:rsidRPr="00165390">
              <w:rPr>
                <w:rFonts w:cstheme="minorHAnsi"/>
                <w:sz w:val="24"/>
                <w:szCs w:val="24"/>
              </w:rPr>
              <w:sym w:font="Wingdings" w:char="F0FC"/>
            </w:r>
          </w:p>
        </w:tc>
        <w:tc>
          <w:tcPr>
            <w:tcW w:w="1331" w:type="dxa"/>
            <w:tcBorders>
              <w:top w:val="double" w:sz="4" w:space="0" w:color="auto"/>
            </w:tcBorders>
          </w:tcPr>
          <w:p w14:paraId="7DE40404" w14:textId="2390CB3F" w:rsidR="00DB3B43" w:rsidRPr="005F384E" w:rsidRDefault="00DB3B43" w:rsidP="00DB3B43">
            <w:pPr>
              <w:jc w:val="center"/>
              <w:rPr>
                <w:rFonts w:cstheme="minorHAnsi"/>
                <w:sz w:val="24"/>
                <w:szCs w:val="24"/>
              </w:rPr>
            </w:pPr>
            <w:r>
              <w:rPr>
                <w:rFonts w:cstheme="minorHAnsi"/>
                <w:sz w:val="24"/>
                <w:szCs w:val="24"/>
              </w:rPr>
              <w:t>1-24</w:t>
            </w:r>
          </w:p>
        </w:tc>
        <w:tc>
          <w:tcPr>
            <w:tcW w:w="795" w:type="dxa"/>
            <w:tcBorders>
              <w:top w:val="double" w:sz="4" w:space="0" w:color="auto"/>
            </w:tcBorders>
          </w:tcPr>
          <w:p w14:paraId="2F7B0D6F" w14:textId="77777777" w:rsidR="00DB3B43" w:rsidRPr="005F384E" w:rsidRDefault="00DB3B43" w:rsidP="00DB3B43">
            <w:pPr>
              <w:jc w:val="center"/>
              <w:rPr>
                <w:rFonts w:cstheme="minorHAnsi"/>
                <w:sz w:val="24"/>
                <w:szCs w:val="24"/>
              </w:rPr>
            </w:pPr>
            <w:r>
              <w:rPr>
                <w:rFonts w:cstheme="minorHAnsi"/>
                <w:sz w:val="24"/>
                <w:szCs w:val="24"/>
              </w:rPr>
              <w:t>CB</w:t>
            </w:r>
          </w:p>
        </w:tc>
        <w:tc>
          <w:tcPr>
            <w:tcW w:w="6804" w:type="dxa"/>
            <w:vMerge w:val="restart"/>
            <w:tcBorders>
              <w:top w:val="double" w:sz="4" w:space="0" w:color="auto"/>
            </w:tcBorders>
          </w:tcPr>
          <w:p w14:paraId="1EBF1818" w14:textId="646CE9D6" w:rsidR="00DB3B43" w:rsidRPr="005F384E" w:rsidRDefault="00DB3B43" w:rsidP="00DB3B43">
            <w:pPr>
              <w:rPr>
                <w:rFonts w:cstheme="minorHAnsi"/>
                <w:sz w:val="24"/>
                <w:szCs w:val="24"/>
              </w:rPr>
            </w:pPr>
            <w:r w:rsidRPr="00FF09AC">
              <w:rPr>
                <w:rFonts w:cstheme="minorHAnsi"/>
                <w:sz w:val="24"/>
                <w:szCs w:val="24"/>
              </w:rPr>
              <w:t xml:space="preserve">Use R to analyse RT-qPCR and </w:t>
            </w:r>
            <w:r>
              <w:rPr>
                <w:rFonts w:cstheme="minorHAnsi"/>
                <w:sz w:val="24"/>
                <w:szCs w:val="24"/>
              </w:rPr>
              <w:t xml:space="preserve">DESeq2 to analyse </w:t>
            </w:r>
            <w:r w:rsidRPr="00FF09AC">
              <w:rPr>
                <w:rFonts w:cstheme="minorHAnsi"/>
                <w:sz w:val="24"/>
                <w:szCs w:val="24"/>
              </w:rPr>
              <w:t>RNA-s</w:t>
            </w:r>
            <w:r>
              <w:rPr>
                <w:rFonts w:cstheme="minorHAnsi"/>
                <w:sz w:val="24"/>
                <w:szCs w:val="24"/>
              </w:rPr>
              <w:t xml:space="preserve">eq data. As required additional </w:t>
            </w:r>
            <w:r w:rsidRPr="00FF09AC">
              <w:rPr>
                <w:rFonts w:cstheme="minorHAnsi"/>
                <w:sz w:val="24"/>
                <w:szCs w:val="24"/>
              </w:rPr>
              <w:t>analytical methods will be employed.</w:t>
            </w:r>
          </w:p>
        </w:tc>
      </w:tr>
      <w:tr w:rsidR="00DB3B43" w:rsidRPr="005F384E" w14:paraId="623851CC" w14:textId="77777777" w:rsidTr="00B1172B">
        <w:tc>
          <w:tcPr>
            <w:tcW w:w="1844" w:type="dxa"/>
            <w:vMerge/>
            <w:tcBorders>
              <w:right w:val="double" w:sz="4" w:space="0" w:color="auto"/>
            </w:tcBorders>
            <w:shd w:val="clear" w:color="auto" w:fill="D9D9D9" w:themeFill="background1" w:themeFillShade="D9"/>
          </w:tcPr>
          <w:p w14:paraId="7DD2CF45" w14:textId="77777777" w:rsidR="00DB3B43" w:rsidRPr="005F384E" w:rsidRDefault="00DB3B43" w:rsidP="00DB3B43">
            <w:pPr>
              <w:rPr>
                <w:rFonts w:cstheme="minorHAnsi"/>
                <w:sz w:val="24"/>
                <w:szCs w:val="24"/>
              </w:rPr>
            </w:pPr>
          </w:p>
        </w:tc>
        <w:tc>
          <w:tcPr>
            <w:tcW w:w="2976" w:type="dxa"/>
            <w:tcBorders>
              <w:left w:val="double" w:sz="4" w:space="0" w:color="auto"/>
            </w:tcBorders>
          </w:tcPr>
          <w:p w14:paraId="1B6686C0" w14:textId="77777777" w:rsidR="00DB3B43" w:rsidRPr="009A5ADD" w:rsidRDefault="00DB3B43" w:rsidP="00DB3B43">
            <w:pPr>
              <w:rPr>
                <w:sz w:val="24"/>
                <w:szCs w:val="24"/>
              </w:rPr>
            </w:pPr>
            <w:r w:rsidRPr="009A5ADD">
              <w:rPr>
                <w:sz w:val="24"/>
                <w:szCs w:val="24"/>
              </w:rPr>
              <w:t>Handling/analysis of large data sets</w:t>
            </w:r>
          </w:p>
        </w:tc>
        <w:tc>
          <w:tcPr>
            <w:tcW w:w="993" w:type="dxa"/>
          </w:tcPr>
          <w:p w14:paraId="474C30D1" w14:textId="77777777" w:rsidR="00DB3B43" w:rsidRPr="005F384E" w:rsidRDefault="00DB3B43" w:rsidP="00DB3B43">
            <w:pPr>
              <w:jc w:val="center"/>
              <w:rPr>
                <w:rFonts w:cstheme="minorHAnsi"/>
                <w:sz w:val="24"/>
                <w:szCs w:val="24"/>
              </w:rPr>
            </w:pPr>
          </w:p>
        </w:tc>
        <w:tc>
          <w:tcPr>
            <w:tcW w:w="850" w:type="dxa"/>
          </w:tcPr>
          <w:p w14:paraId="50F99D30" w14:textId="77777777" w:rsidR="00DB3B43" w:rsidRDefault="00DB3B43" w:rsidP="00DB3B43">
            <w:pPr>
              <w:jc w:val="center"/>
            </w:pPr>
            <w:r w:rsidRPr="00165390">
              <w:rPr>
                <w:rFonts w:cstheme="minorHAnsi"/>
                <w:sz w:val="24"/>
                <w:szCs w:val="24"/>
              </w:rPr>
              <w:sym w:font="Wingdings" w:char="F0FC"/>
            </w:r>
          </w:p>
        </w:tc>
        <w:tc>
          <w:tcPr>
            <w:tcW w:w="1331" w:type="dxa"/>
          </w:tcPr>
          <w:p w14:paraId="13101D6C" w14:textId="77777777" w:rsidR="00DB3B43" w:rsidRPr="005F384E" w:rsidRDefault="00DB3B43" w:rsidP="00DB3B43">
            <w:pPr>
              <w:jc w:val="center"/>
              <w:rPr>
                <w:rFonts w:cstheme="minorHAnsi"/>
                <w:sz w:val="24"/>
                <w:szCs w:val="24"/>
              </w:rPr>
            </w:pPr>
            <w:r>
              <w:rPr>
                <w:rFonts w:cstheme="minorHAnsi"/>
                <w:sz w:val="24"/>
                <w:szCs w:val="24"/>
              </w:rPr>
              <w:t>Continuous</w:t>
            </w:r>
          </w:p>
        </w:tc>
        <w:tc>
          <w:tcPr>
            <w:tcW w:w="795" w:type="dxa"/>
          </w:tcPr>
          <w:p w14:paraId="6C4569AF" w14:textId="77777777" w:rsidR="00DB3B43" w:rsidRPr="005F384E" w:rsidRDefault="00DB3B43" w:rsidP="00DB3B43">
            <w:pPr>
              <w:jc w:val="center"/>
              <w:rPr>
                <w:rFonts w:cstheme="minorHAnsi"/>
                <w:sz w:val="24"/>
                <w:szCs w:val="24"/>
              </w:rPr>
            </w:pPr>
            <w:r>
              <w:rPr>
                <w:rFonts w:cstheme="minorHAnsi"/>
                <w:sz w:val="24"/>
                <w:szCs w:val="24"/>
              </w:rPr>
              <w:t>CB</w:t>
            </w:r>
          </w:p>
        </w:tc>
        <w:tc>
          <w:tcPr>
            <w:tcW w:w="6804" w:type="dxa"/>
            <w:vMerge/>
          </w:tcPr>
          <w:p w14:paraId="3DF45A48" w14:textId="77777777" w:rsidR="00DB3B43" w:rsidRPr="005F384E" w:rsidRDefault="00DB3B43" w:rsidP="00DB3B43">
            <w:pPr>
              <w:rPr>
                <w:rFonts w:cstheme="minorHAnsi"/>
                <w:sz w:val="24"/>
                <w:szCs w:val="24"/>
              </w:rPr>
            </w:pPr>
          </w:p>
        </w:tc>
      </w:tr>
      <w:tr w:rsidR="009A5ADD" w:rsidRPr="005F384E" w14:paraId="5398B458" w14:textId="77777777" w:rsidTr="00B1172B">
        <w:tc>
          <w:tcPr>
            <w:tcW w:w="1844" w:type="dxa"/>
            <w:tcBorders>
              <w:right w:val="double" w:sz="4" w:space="0" w:color="auto"/>
            </w:tcBorders>
            <w:shd w:val="clear" w:color="auto" w:fill="D9D9D9" w:themeFill="background1" w:themeFillShade="D9"/>
          </w:tcPr>
          <w:p w14:paraId="420FEFF6" w14:textId="244B85B7" w:rsidR="009A5ADD" w:rsidRPr="005F384E" w:rsidRDefault="009A5ADD" w:rsidP="00DB3B43">
            <w:pPr>
              <w:rPr>
                <w:rFonts w:cstheme="minorHAnsi"/>
                <w:sz w:val="24"/>
                <w:szCs w:val="24"/>
              </w:rPr>
            </w:pPr>
            <w:r>
              <w:rPr>
                <w:rFonts w:cstheme="minorHAnsi"/>
                <w:sz w:val="24"/>
                <w:szCs w:val="24"/>
              </w:rPr>
              <w:lastRenderedPageBreak/>
              <w:t>CRISPR-</w:t>
            </w:r>
            <w:proofErr w:type="spellStart"/>
            <w:r>
              <w:rPr>
                <w:rFonts w:cstheme="minorHAnsi"/>
                <w:sz w:val="24"/>
                <w:szCs w:val="24"/>
              </w:rPr>
              <w:t>Cas</w:t>
            </w:r>
            <w:proofErr w:type="spellEnd"/>
            <w:r>
              <w:rPr>
                <w:rFonts w:cstheme="minorHAnsi"/>
                <w:sz w:val="24"/>
                <w:szCs w:val="24"/>
              </w:rPr>
              <w:t xml:space="preserve"> 9 system</w:t>
            </w:r>
          </w:p>
        </w:tc>
        <w:tc>
          <w:tcPr>
            <w:tcW w:w="2976" w:type="dxa"/>
            <w:tcBorders>
              <w:left w:val="double" w:sz="4" w:space="0" w:color="auto"/>
            </w:tcBorders>
          </w:tcPr>
          <w:p w14:paraId="78758CD3" w14:textId="7D0DC339" w:rsidR="009A5ADD" w:rsidRPr="005F384E" w:rsidRDefault="009A5ADD" w:rsidP="00DB3B43">
            <w:pPr>
              <w:rPr>
                <w:rFonts w:cstheme="minorHAnsi"/>
                <w:sz w:val="24"/>
                <w:szCs w:val="24"/>
              </w:rPr>
            </w:pPr>
            <w:r>
              <w:rPr>
                <w:rFonts w:cstheme="minorHAnsi"/>
                <w:sz w:val="24"/>
                <w:szCs w:val="24"/>
              </w:rPr>
              <w:t>Functional analysis of genes</w:t>
            </w:r>
          </w:p>
        </w:tc>
        <w:tc>
          <w:tcPr>
            <w:tcW w:w="993" w:type="dxa"/>
          </w:tcPr>
          <w:p w14:paraId="50A88066" w14:textId="77777777" w:rsidR="009A5ADD" w:rsidRPr="00190551" w:rsidRDefault="009A5ADD" w:rsidP="00DB3B43">
            <w:pPr>
              <w:jc w:val="center"/>
              <w:rPr>
                <w:rFonts w:cstheme="minorHAnsi"/>
                <w:sz w:val="24"/>
                <w:szCs w:val="24"/>
              </w:rPr>
            </w:pPr>
          </w:p>
        </w:tc>
        <w:tc>
          <w:tcPr>
            <w:tcW w:w="850" w:type="dxa"/>
          </w:tcPr>
          <w:p w14:paraId="6B52ABBC" w14:textId="099605C4" w:rsidR="009A5ADD" w:rsidRPr="00190551" w:rsidRDefault="009A5ADD" w:rsidP="00DB3B43">
            <w:pPr>
              <w:jc w:val="center"/>
              <w:rPr>
                <w:rFonts w:cstheme="minorHAnsi"/>
                <w:sz w:val="24"/>
                <w:szCs w:val="24"/>
              </w:rPr>
            </w:pPr>
            <w:r w:rsidRPr="00165390">
              <w:rPr>
                <w:rFonts w:cstheme="minorHAnsi"/>
                <w:sz w:val="24"/>
                <w:szCs w:val="24"/>
              </w:rPr>
              <w:sym w:font="Wingdings" w:char="F0FC"/>
            </w:r>
          </w:p>
        </w:tc>
        <w:tc>
          <w:tcPr>
            <w:tcW w:w="1331" w:type="dxa"/>
          </w:tcPr>
          <w:p w14:paraId="5D932D9A" w14:textId="77777777" w:rsidR="009A5ADD" w:rsidRPr="00DC02A6" w:rsidRDefault="009A5ADD" w:rsidP="00DB3B43">
            <w:pPr>
              <w:jc w:val="center"/>
              <w:rPr>
                <w:rFonts w:cstheme="minorHAnsi"/>
                <w:sz w:val="24"/>
                <w:szCs w:val="24"/>
              </w:rPr>
            </w:pPr>
          </w:p>
        </w:tc>
        <w:tc>
          <w:tcPr>
            <w:tcW w:w="795" w:type="dxa"/>
          </w:tcPr>
          <w:p w14:paraId="724952C5" w14:textId="77777777" w:rsidR="009A5ADD" w:rsidRDefault="009A5ADD" w:rsidP="00DB3B43">
            <w:pPr>
              <w:jc w:val="center"/>
              <w:rPr>
                <w:rFonts w:cstheme="minorHAnsi"/>
                <w:sz w:val="24"/>
                <w:szCs w:val="24"/>
              </w:rPr>
            </w:pPr>
          </w:p>
        </w:tc>
        <w:tc>
          <w:tcPr>
            <w:tcW w:w="6804" w:type="dxa"/>
          </w:tcPr>
          <w:p w14:paraId="01F94A01" w14:textId="520F116D" w:rsidR="009A5ADD" w:rsidRPr="00FF09AC" w:rsidRDefault="009A5ADD" w:rsidP="009A5ADD">
            <w:pPr>
              <w:rPr>
                <w:rFonts w:cstheme="minorHAnsi"/>
                <w:sz w:val="24"/>
                <w:szCs w:val="24"/>
              </w:rPr>
            </w:pPr>
            <w:r>
              <w:rPr>
                <w:rFonts w:cstheme="minorHAnsi"/>
                <w:sz w:val="24"/>
                <w:szCs w:val="24"/>
              </w:rPr>
              <w:t xml:space="preserve">Knock </w:t>
            </w:r>
            <w:r w:rsidRPr="009A5ADD">
              <w:rPr>
                <w:rFonts w:cstheme="minorHAnsi"/>
                <w:sz w:val="24"/>
                <w:szCs w:val="24"/>
              </w:rPr>
              <w:t>out genes of interest</w:t>
            </w:r>
            <w:r>
              <w:rPr>
                <w:rFonts w:cstheme="minorHAnsi"/>
                <w:sz w:val="24"/>
                <w:szCs w:val="24"/>
              </w:rPr>
              <w:t xml:space="preserve"> </w:t>
            </w:r>
            <w:r w:rsidR="009A2740">
              <w:rPr>
                <w:rFonts w:cstheme="minorHAnsi"/>
                <w:sz w:val="24"/>
                <w:szCs w:val="24"/>
              </w:rPr>
              <w:t>for functional characterization.</w:t>
            </w:r>
          </w:p>
        </w:tc>
      </w:tr>
      <w:tr w:rsidR="00DB3B43" w:rsidRPr="005F384E" w14:paraId="21167F15" w14:textId="77777777" w:rsidTr="00B1172B">
        <w:tc>
          <w:tcPr>
            <w:tcW w:w="1844" w:type="dxa"/>
            <w:tcBorders>
              <w:right w:val="double" w:sz="4" w:space="0" w:color="auto"/>
            </w:tcBorders>
            <w:shd w:val="clear" w:color="auto" w:fill="D9D9D9" w:themeFill="background1" w:themeFillShade="D9"/>
          </w:tcPr>
          <w:p w14:paraId="36CFFF91" w14:textId="77777777" w:rsidR="00DB3B43" w:rsidRPr="005F384E" w:rsidRDefault="00DB3B43" w:rsidP="00DB3B43">
            <w:pPr>
              <w:rPr>
                <w:rFonts w:cstheme="minorHAnsi"/>
                <w:sz w:val="24"/>
                <w:szCs w:val="24"/>
              </w:rPr>
            </w:pPr>
            <w:r w:rsidRPr="005F384E">
              <w:rPr>
                <w:rFonts w:cstheme="minorHAnsi"/>
                <w:sz w:val="24"/>
                <w:szCs w:val="24"/>
              </w:rPr>
              <w:t>Personal Development</w:t>
            </w:r>
          </w:p>
        </w:tc>
        <w:tc>
          <w:tcPr>
            <w:tcW w:w="2976" w:type="dxa"/>
            <w:tcBorders>
              <w:left w:val="double" w:sz="4" w:space="0" w:color="auto"/>
            </w:tcBorders>
          </w:tcPr>
          <w:p w14:paraId="648C2515" w14:textId="77777777" w:rsidR="00DB3B43" w:rsidRPr="005F384E" w:rsidRDefault="00DB3B43" w:rsidP="00DB3B43">
            <w:pPr>
              <w:rPr>
                <w:rFonts w:cstheme="minorHAnsi"/>
                <w:sz w:val="24"/>
                <w:szCs w:val="24"/>
              </w:rPr>
            </w:pPr>
            <w:r w:rsidRPr="005F384E">
              <w:rPr>
                <w:rFonts w:cstheme="minorHAnsi"/>
                <w:sz w:val="24"/>
                <w:szCs w:val="24"/>
              </w:rPr>
              <w:t>Attend courses on scientific writing, bioinformatics,</w:t>
            </w:r>
          </w:p>
          <w:p w14:paraId="6F777470" w14:textId="77777777" w:rsidR="00DB3B43" w:rsidRPr="005F384E" w:rsidRDefault="00DB3B43" w:rsidP="00DB3B43">
            <w:pPr>
              <w:rPr>
                <w:rFonts w:cstheme="minorHAnsi"/>
                <w:sz w:val="24"/>
                <w:szCs w:val="24"/>
              </w:rPr>
            </w:pPr>
            <w:r w:rsidRPr="005F384E">
              <w:rPr>
                <w:rFonts w:cstheme="minorHAnsi"/>
                <w:sz w:val="24"/>
                <w:szCs w:val="24"/>
              </w:rPr>
              <w:t>writing for grants/proposals, oral presentations,</w:t>
            </w:r>
          </w:p>
          <w:p w14:paraId="54BAD669" w14:textId="77777777" w:rsidR="00DB3B43" w:rsidRPr="005F384E" w:rsidRDefault="00DB3B43" w:rsidP="00DB3B43">
            <w:pPr>
              <w:rPr>
                <w:rFonts w:cstheme="minorHAnsi"/>
                <w:sz w:val="24"/>
                <w:szCs w:val="24"/>
              </w:rPr>
            </w:pPr>
            <w:r w:rsidRPr="005F384E">
              <w:rPr>
                <w:rFonts w:cstheme="minorHAnsi"/>
                <w:sz w:val="24"/>
                <w:szCs w:val="24"/>
              </w:rPr>
              <w:t>networking and leadership</w:t>
            </w:r>
          </w:p>
        </w:tc>
        <w:tc>
          <w:tcPr>
            <w:tcW w:w="993" w:type="dxa"/>
          </w:tcPr>
          <w:p w14:paraId="1EC05F60" w14:textId="77777777" w:rsidR="00DB3B43" w:rsidRDefault="00DB3B43" w:rsidP="00DB3B43">
            <w:pPr>
              <w:jc w:val="center"/>
            </w:pPr>
            <w:r w:rsidRPr="00190551">
              <w:rPr>
                <w:rFonts w:cstheme="minorHAnsi"/>
                <w:sz w:val="24"/>
                <w:szCs w:val="24"/>
              </w:rPr>
              <w:sym w:font="Wingdings" w:char="F0FC"/>
            </w:r>
          </w:p>
        </w:tc>
        <w:tc>
          <w:tcPr>
            <w:tcW w:w="850" w:type="dxa"/>
          </w:tcPr>
          <w:p w14:paraId="5517A88F" w14:textId="77777777" w:rsidR="00DB3B43" w:rsidRDefault="00DB3B43" w:rsidP="00DB3B43">
            <w:pPr>
              <w:jc w:val="center"/>
            </w:pPr>
            <w:r w:rsidRPr="00190551">
              <w:rPr>
                <w:rFonts w:cstheme="minorHAnsi"/>
                <w:sz w:val="24"/>
                <w:szCs w:val="24"/>
              </w:rPr>
              <w:sym w:font="Wingdings" w:char="F0FC"/>
            </w:r>
          </w:p>
        </w:tc>
        <w:tc>
          <w:tcPr>
            <w:tcW w:w="1331" w:type="dxa"/>
          </w:tcPr>
          <w:p w14:paraId="07AA691E" w14:textId="77777777" w:rsidR="00DB3B43" w:rsidRPr="005F384E" w:rsidRDefault="00DB3B43" w:rsidP="00DB3B43">
            <w:pPr>
              <w:jc w:val="center"/>
              <w:rPr>
                <w:rFonts w:cstheme="minorHAnsi"/>
                <w:sz w:val="24"/>
                <w:szCs w:val="24"/>
              </w:rPr>
            </w:pPr>
            <w:r w:rsidRPr="00DC02A6">
              <w:rPr>
                <w:rFonts w:cstheme="minorHAnsi"/>
                <w:sz w:val="24"/>
                <w:szCs w:val="24"/>
              </w:rPr>
              <w:t>Continuous</w:t>
            </w:r>
          </w:p>
        </w:tc>
        <w:tc>
          <w:tcPr>
            <w:tcW w:w="795" w:type="dxa"/>
          </w:tcPr>
          <w:p w14:paraId="2F8F5E58" w14:textId="77777777" w:rsidR="00DB3B43" w:rsidRPr="005F384E" w:rsidRDefault="00DB3B43" w:rsidP="00DB3B43">
            <w:pPr>
              <w:jc w:val="center"/>
              <w:rPr>
                <w:rFonts w:cstheme="minorHAnsi"/>
                <w:sz w:val="24"/>
                <w:szCs w:val="24"/>
              </w:rPr>
            </w:pPr>
            <w:r>
              <w:rPr>
                <w:rFonts w:cstheme="minorHAnsi"/>
                <w:sz w:val="24"/>
                <w:szCs w:val="24"/>
              </w:rPr>
              <w:t>TBD</w:t>
            </w:r>
          </w:p>
        </w:tc>
        <w:tc>
          <w:tcPr>
            <w:tcW w:w="6804" w:type="dxa"/>
          </w:tcPr>
          <w:p w14:paraId="2A232385" w14:textId="77777777" w:rsidR="00DB3B43" w:rsidRPr="005F384E" w:rsidRDefault="00DB3B43" w:rsidP="00DB3B43">
            <w:pPr>
              <w:rPr>
                <w:rFonts w:cstheme="minorHAnsi"/>
                <w:sz w:val="24"/>
                <w:szCs w:val="24"/>
              </w:rPr>
            </w:pPr>
            <w:r w:rsidRPr="00FF09AC">
              <w:rPr>
                <w:rFonts w:cstheme="minorHAnsi"/>
                <w:sz w:val="24"/>
                <w:szCs w:val="24"/>
              </w:rPr>
              <w:t>Gain valuable transferrable skills for further development of my career and to</w:t>
            </w:r>
            <w:r>
              <w:rPr>
                <w:rFonts w:cstheme="minorHAnsi"/>
                <w:sz w:val="24"/>
                <w:szCs w:val="24"/>
              </w:rPr>
              <w:t xml:space="preserve"> </w:t>
            </w:r>
            <w:r w:rsidRPr="00FF09AC">
              <w:rPr>
                <w:rFonts w:cstheme="minorHAnsi"/>
                <w:sz w:val="24"/>
                <w:szCs w:val="24"/>
              </w:rPr>
              <w:t>secure further funding or employment following this fellowship.</w:t>
            </w:r>
          </w:p>
        </w:tc>
      </w:tr>
      <w:tr w:rsidR="00DB3B43" w:rsidRPr="005F384E" w14:paraId="4A765EBB" w14:textId="77777777" w:rsidTr="00B1172B">
        <w:tc>
          <w:tcPr>
            <w:tcW w:w="1844" w:type="dxa"/>
            <w:tcBorders>
              <w:top w:val="double" w:sz="4" w:space="0" w:color="auto"/>
              <w:bottom w:val="double" w:sz="4" w:space="0" w:color="auto"/>
              <w:right w:val="double" w:sz="4" w:space="0" w:color="auto"/>
            </w:tcBorders>
            <w:shd w:val="clear" w:color="auto" w:fill="D9D9D9" w:themeFill="background1" w:themeFillShade="D9"/>
          </w:tcPr>
          <w:p w14:paraId="77161354" w14:textId="77777777" w:rsidR="00DB3B43" w:rsidRPr="005F384E" w:rsidRDefault="00DB3B43" w:rsidP="00DB3B43">
            <w:pPr>
              <w:rPr>
                <w:rFonts w:cstheme="minorHAnsi"/>
                <w:sz w:val="24"/>
                <w:szCs w:val="24"/>
              </w:rPr>
            </w:pPr>
            <w:r w:rsidRPr="005F384E">
              <w:rPr>
                <w:rFonts w:cstheme="minorHAnsi"/>
                <w:sz w:val="24"/>
                <w:szCs w:val="24"/>
              </w:rPr>
              <w:t>Attend Seminars/</w:t>
            </w:r>
          </w:p>
          <w:p w14:paraId="24F08164" w14:textId="77777777" w:rsidR="00DB3B43" w:rsidRPr="005F384E" w:rsidRDefault="00DB3B43" w:rsidP="00DB3B43">
            <w:pPr>
              <w:rPr>
                <w:rFonts w:cstheme="minorHAnsi"/>
                <w:sz w:val="24"/>
                <w:szCs w:val="24"/>
              </w:rPr>
            </w:pPr>
            <w:r>
              <w:rPr>
                <w:rFonts w:cstheme="minorHAnsi"/>
                <w:sz w:val="24"/>
                <w:szCs w:val="24"/>
              </w:rPr>
              <w:t>Conferences</w:t>
            </w:r>
          </w:p>
        </w:tc>
        <w:tc>
          <w:tcPr>
            <w:tcW w:w="2976" w:type="dxa"/>
            <w:tcBorders>
              <w:top w:val="double" w:sz="4" w:space="0" w:color="auto"/>
              <w:left w:val="double" w:sz="4" w:space="0" w:color="auto"/>
              <w:bottom w:val="double" w:sz="4" w:space="0" w:color="auto"/>
            </w:tcBorders>
          </w:tcPr>
          <w:p w14:paraId="39A0A72E" w14:textId="77777777" w:rsidR="00DB3B43" w:rsidRPr="005F384E" w:rsidRDefault="00DB3B43" w:rsidP="00DB3B43">
            <w:pPr>
              <w:rPr>
                <w:rFonts w:cstheme="minorHAnsi"/>
                <w:sz w:val="24"/>
                <w:szCs w:val="24"/>
              </w:rPr>
            </w:pPr>
            <w:r w:rsidRPr="005F384E">
              <w:rPr>
                <w:rFonts w:cstheme="minorHAnsi"/>
                <w:sz w:val="24"/>
                <w:szCs w:val="24"/>
              </w:rPr>
              <w:t>Expand knowledge base</w:t>
            </w:r>
          </w:p>
        </w:tc>
        <w:tc>
          <w:tcPr>
            <w:tcW w:w="993" w:type="dxa"/>
            <w:tcBorders>
              <w:top w:val="double" w:sz="4" w:space="0" w:color="auto"/>
              <w:bottom w:val="double" w:sz="4" w:space="0" w:color="auto"/>
            </w:tcBorders>
          </w:tcPr>
          <w:p w14:paraId="633A5EFC" w14:textId="5512E595" w:rsidR="00DB3B43" w:rsidRDefault="00DB3B43" w:rsidP="00DB3B43">
            <w:pPr>
              <w:jc w:val="center"/>
            </w:pPr>
          </w:p>
        </w:tc>
        <w:tc>
          <w:tcPr>
            <w:tcW w:w="850" w:type="dxa"/>
            <w:tcBorders>
              <w:top w:val="double" w:sz="4" w:space="0" w:color="auto"/>
              <w:bottom w:val="double" w:sz="4" w:space="0" w:color="auto"/>
            </w:tcBorders>
          </w:tcPr>
          <w:p w14:paraId="515ACA21" w14:textId="77777777" w:rsidR="00DB3B43" w:rsidRDefault="00DB3B43" w:rsidP="00DB3B43">
            <w:pPr>
              <w:jc w:val="center"/>
            </w:pPr>
            <w:r w:rsidRPr="00CC6557">
              <w:rPr>
                <w:rFonts w:cstheme="minorHAnsi"/>
                <w:sz w:val="24"/>
                <w:szCs w:val="24"/>
              </w:rPr>
              <w:sym w:font="Wingdings" w:char="F0FC"/>
            </w:r>
          </w:p>
        </w:tc>
        <w:tc>
          <w:tcPr>
            <w:tcW w:w="1331" w:type="dxa"/>
            <w:tcBorders>
              <w:top w:val="double" w:sz="4" w:space="0" w:color="auto"/>
              <w:bottom w:val="double" w:sz="4" w:space="0" w:color="auto"/>
            </w:tcBorders>
          </w:tcPr>
          <w:p w14:paraId="23093300" w14:textId="77777777" w:rsidR="00DB3B43" w:rsidRPr="005F384E" w:rsidRDefault="00DB3B43" w:rsidP="00DB3B43">
            <w:pPr>
              <w:jc w:val="center"/>
              <w:rPr>
                <w:rFonts w:cstheme="minorHAnsi"/>
                <w:sz w:val="24"/>
                <w:szCs w:val="24"/>
              </w:rPr>
            </w:pPr>
            <w:r w:rsidRPr="00DC02A6">
              <w:rPr>
                <w:rFonts w:cstheme="minorHAnsi"/>
                <w:sz w:val="24"/>
                <w:szCs w:val="24"/>
              </w:rPr>
              <w:t>Continuous</w:t>
            </w:r>
          </w:p>
        </w:tc>
        <w:tc>
          <w:tcPr>
            <w:tcW w:w="795" w:type="dxa"/>
            <w:tcBorders>
              <w:top w:val="double" w:sz="4" w:space="0" w:color="auto"/>
              <w:bottom w:val="double" w:sz="4" w:space="0" w:color="auto"/>
            </w:tcBorders>
          </w:tcPr>
          <w:p w14:paraId="32F646C4" w14:textId="77777777" w:rsidR="00DB3B43" w:rsidRPr="005F384E" w:rsidRDefault="00DB3B43" w:rsidP="00DB3B43">
            <w:pPr>
              <w:jc w:val="center"/>
              <w:rPr>
                <w:rFonts w:cstheme="minorHAnsi"/>
                <w:sz w:val="24"/>
                <w:szCs w:val="24"/>
              </w:rPr>
            </w:pPr>
            <w:r>
              <w:rPr>
                <w:rFonts w:cstheme="minorHAnsi"/>
                <w:sz w:val="24"/>
                <w:szCs w:val="24"/>
              </w:rPr>
              <w:t>TBD</w:t>
            </w:r>
          </w:p>
        </w:tc>
        <w:tc>
          <w:tcPr>
            <w:tcW w:w="6804" w:type="dxa"/>
            <w:tcBorders>
              <w:top w:val="double" w:sz="4" w:space="0" w:color="auto"/>
              <w:bottom w:val="double" w:sz="4" w:space="0" w:color="auto"/>
            </w:tcBorders>
          </w:tcPr>
          <w:p w14:paraId="2D0596C9" w14:textId="77777777" w:rsidR="00DB3B43" w:rsidRPr="005F384E" w:rsidRDefault="00DB3B43" w:rsidP="00DB3B43">
            <w:pPr>
              <w:rPr>
                <w:rFonts w:cstheme="minorHAnsi"/>
                <w:sz w:val="24"/>
                <w:szCs w:val="24"/>
              </w:rPr>
            </w:pPr>
            <w:r w:rsidRPr="00FF09AC">
              <w:rPr>
                <w:rFonts w:cstheme="minorHAnsi"/>
                <w:sz w:val="24"/>
                <w:szCs w:val="24"/>
              </w:rPr>
              <w:t>Network with other scientists to share my research/initiate future possible</w:t>
            </w:r>
            <w:r>
              <w:rPr>
                <w:rFonts w:cstheme="minorHAnsi"/>
                <w:sz w:val="24"/>
                <w:szCs w:val="24"/>
              </w:rPr>
              <w:t xml:space="preserve"> </w:t>
            </w:r>
            <w:r w:rsidRPr="00FF09AC">
              <w:rPr>
                <w:rFonts w:cstheme="minorHAnsi"/>
                <w:sz w:val="24"/>
                <w:szCs w:val="24"/>
              </w:rPr>
              <w:t>collaborations.</w:t>
            </w:r>
          </w:p>
        </w:tc>
      </w:tr>
      <w:tr w:rsidR="00DB3B43" w:rsidRPr="005F384E" w14:paraId="09298442" w14:textId="77777777" w:rsidTr="00B1172B">
        <w:tc>
          <w:tcPr>
            <w:tcW w:w="1844" w:type="dxa"/>
            <w:tcBorders>
              <w:top w:val="double" w:sz="4" w:space="0" w:color="auto"/>
              <w:bottom w:val="double" w:sz="4" w:space="0" w:color="auto"/>
              <w:right w:val="double" w:sz="4" w:space="0" w:color="auto"/>
            </w:tcBorders>
            <w:shd w:val="clear" w:color="auto" w:fill="D9D9D9" w:themeFill="background1" w:themeFillShade="D9"/>
          </w:tcPr>
          <w:p w14:paraId="3A1D113D" w14:textId="77777777" w:rsidR="00DB3B43" w:rsidRPr="005F384E" w:rsidRDefault="00DB3B43" w:rsidP="00DB3B43">
            <w:pPr>
              <w:rPr>
                <w:rFonts w:cstheme="minorHAnsi"/>
                <w:sz w:val="24"/>
                <w:szCs w:val="24"/>
              </w:rPr>
            </w:pPr>
            <w:r w:rsidRPr="005F384E">
              <w:rPr>
                <w:rFonts w:cstheme="minorHAnsi"/>
                <w:sz w:val="24"/>
                <w:szCs w:val="24"/>
              </w:rPr>
              <w:t>Meetings with Sponsor</w:t>
            </w:r>
          </w:p>
        </w:tc>
        <w:tc>
          <w:tcPr>
            <w:tcW w:w="2976" w:type="dxa"/>
            <w:tcBorders>
              <w:top w:val="double" w:sz="4" w:space="0" w:color="auto"/>
              <w:left w:val="double" w:sz="4" w:space="0" w:color="auto"/>
              <w:bottom w:val="double" w:sz="4" w:space="0" w:color="auto"/>
            </w:tcBorders>
          </w:tcPr>
          <w:p w14:paraId="082B1AD2" w14:textId="77777777" w:rsidR="00DB3B43" w:rsidRPr="005F384E" w:rsidRDefault="00DB3B43" w:rsidP="00DB3B43">
            <w:pPr>
              <w:rPr>
                <w:rFonts w:cstheme="minorHAnsi"/>
                <w:sz w:val="24"/>
                <w:szCs w:val="24"/>
              </w:rPr>
            </w:pPr>
            <w:r w:rsidRPr="005F384E">
              <w:rPr>
                <w:rFonts w:cstheme="minorHAnsi"/>
                <w:sz w:val="24"/>
                <w:szCs w:val="24"/>
              </w:rPr>
              <w:t>Discuss research project and progress</w:t>
            </w:r>
          </w:p>
        </w:tc>
        <w:tc>
          <w:tcPr>
            <w:tcW w:w="993" w:type="dxa"/>
            <w:tcBorders>
              <w:top w:val="double" w:sz="4" w:space="0" w:color="auto"/>
              <w:bottom w:val="double" w:sz="4" w:space="0" w:color="auto"/>
            </w:tcBorders>
          </w:tcPr>
          <w:p w14:paraId="78B08C9A" w14:textId="77777777" w:rsidR="00DB3B43" w:rsidRPr="005F384E" w:rsidRDefault="00DB3B43" w:rsidP="00DB3B43">
            <w:pPr>
              <w:jc w:val="center"/>
              <w:rPr>
                <w:rFonts w:cstheme="minorHAnsi"/>
                <w:sz w:val="24"/>
                <w:szCs w:val="24"/>
              </w:rPr>
            </w:pPr>
          </w:p>
        </w:tc>
        <w:tc>
          <w:tcPr>
            <w:tcW w:w="850" w:type="dxa"/>
            <w:tcBorders>
              <w:top w:val="double" w:sz="4" w:space="0" w:color="auto"/>
              <w:bottom w:val="double" w:sz="4" w:space="0" w:color="auto"/>
            </w:tcBorders>
          </w:tcPr>
          <w:p w14:paraId="280EF77E" w14:textId="77777777" w:rsidR="00DB3B43" w:rsidRPr="005F384E" w:rsidRDefault="00DB3B43" w:rsidP="00DB3B43">
            <w:pPr>
              <w:jc w:val="center"/>
              <w:rPr>
                <w:rFonts w:cstheme="minorHAnsi"/>
                <w:sz w:val="24"/>
                <w:szCs w:val="24"/>
              </w:rPr>
            </w:pPr>
            <w:r>
              <w:rPr>
                <w:rFonts w:cstheme="minorHAnsi"/>
                <w:sz w:val="24"/>
                <w:szCs w:val="24"/>
              </w:rPr>
              <w:sym w:font="Wingdings" w:char="F0FC"/>
            </w:r>
          </w:p>
        </w:tc>
        <w:tc>
          <w:tcPr>
            <w:tcW w:w="1331" w:type="dxa"/>
            <w:tcBorders>
              <w:top w:val="double" w:sz="4" w:space="0" w:color="auto"/>
              <w:bottom w:val="double" w:sz="4" w:space="0" w:color="auto"/>
            </w:tcBorders>
          </w:tcPr>
          <w:p w14:paraId="613966E0" w14:textId="77777777" w:rsidR="00DB3B43" w:rsidRPr="005F384E" w:rsidRDefault="00DB3B43" w:rsidP="00DB3B43">
            <w:pPr>
              <w:jc w:val="center"/>
              <w:rPr>
                <w:rFonts w:cstheme="minorHAnsi"/>
                <w:sz w:val="24"/>
                <w:szCs w:val="24"/>
              </w:rPr>
            </w:pPr>
            <w:r>
              <w:rPr>
                <w:rFonts w:cstheme="minorHAnsi"/>
                <w:sz w:val="24"/>
                <w:szCs w:val="24"/>
              </w:rPr>
              <w:t>Bi-annual</w:t>
            </w:r>
          </w:p>
        </w:tc>
        <w:tc>
          <w:tcPr>
            <w:tcW w:w="795" w:type="dxa"/>
            <w:tcBorders>
              <w:top w:val="double" w:sz="4" w:space="0" w:color="auto"/>
              <w:bottom w:val="double" w:sz="4" w:space="0" w:color="auto"/>
            </w:tcBorders>
          </w:tcPr>
          <w:p w14:paraId="722C91DD" w14:textId="77777777" w:rsidR="00DB3B43" w:rsidRPr="005F384E" w:rsidRDefault="00DB3B43" w:rsidP="00DB3B43">
            <w:pPr>
              <w:jc w:val="center"/>
              <w:rPr>
                <w:rFonts w:cstheme="minorHAnsi"/>
                <w:sz w:val="24"/>
                <w:szCs w:val="24"/>
              </w:rPr>
            </w:pPr>
            <w:r>
              <w:rPr>
                <w:rFonts w:cstheme="minorHAnsi"/>
                <w:sz w:val="24"/>
                <w:szCs w:val="24"/>
              </w:rPr>
              <w:t>OB</w:t>
            </w:r>
          </w:p>
        </w:tc>
        <w:tc>
          <w:tcPr>
            <w:tcW w:w="6804" w:type="dxa"/>
            <w:tcBorders>
              <w:top w:val="double" w:sz="4" w:space="0" w:color="auto"/>
              <w:bottom w:val="double" w:sz="4" w:space="0" w:color="auto"/>
            </w:tcBorders>
          </w:tcPr>
          <w:p w14:paraId="32E4BA1B" w14:textId="77777777" w:rsidR="00DB3B43" w:rsidRPr="00FF09AC" w:rsidRDefault="00DB3B43" w:rsidP="00DB3B43">
            <w:pPr>
              <w:rPr>
                <w:rFonts w:cstheme="minorHAnsi"/>
                <w:sz w:val="24"/>
                <w:szCs w:val="24"/>
              </w:rPr>
            </w:pPr>
            <w:r w:rsidRPr="00FF09AC">
              <w:rPr>
                <w:rFonts w:cstheme="minorHAnsi"/>
                <w:sz w:val="24"/>
                <w:szCs w:val="24"/>
              </w:rPr>
              <w:t xml:space="preserve">Discuss progression of project and training enabling me to keep on track. </w:t>
            </w:r>
          </w:p>
          <w:p w14:paraId="0BC46A2A" w14:textId="77777777" w:rsidR="00DB3B43" w:rsidRPr="005F384E" w:rsidRDefault="00DB3B43" w:rsidP="00DB3B43">
            <w:pPr>
              <w:rPr>
                <w:rFonts w:cstheme="minorHAnsi"/>
                <w:sz w:val="24"/>
                <w:szCs w:val="24"/>
              </w:rPr>
            </w:pPr>
            <w:r w:rsidRPr="00FF09AC">
              <w:rPr>
                <w:rFonts w:cstheme="minorHAnsi"/>
                <w:sz w:val="24"/>
                <w:szCs w:val="24"/>
              </w:rPr>
              <w:t>Implement new training strategies where applicable.</w:t>
            </w:r>
          </w:p>
        </w:tc>
      </w:tr>
      <w:tr w:rsidR="00DB3B43" w:rsidRPr="005F384E" w14:paraId="3AC62B90" w14:textId="77777777" w:rsidTr="00B1172B">
        <w:tc>
          <w:tcPr>
            <w:tcW w:w="1844" w:type="dxa"/>
            <w:tcBorders>
              <w:top w:val="double" w:sz="4" w:space="0" w:color="auto"/>
              <w:right w:val="double" w:sz="4" w:space="0" w:color="auto"/>
            </w:tcBorders>
            <w:shd w:val="clear" w:color="auto" w:fill="D9D9D9" w:themeFill="background1" w:themeFillShade="D9"/>
          </w:tcPr>
          <w:p w14:paraId="18C397E5" w14:textId="77777777" w:rsidR="00DB3B43" w:rsidRPr="005F384E" w:rsidRDefault="00DB3B43" w:rsidP="00DB3B43">
            <w:pPr>
              <w:rPr>
                <w:rFonts w:cstheme="minorHAnsi"/>
                <w:sz w:val="24"/>
                <w:szCs w:val="24"/>
              </w:rPr>
            </w:pPr>
            <w:r w:rsidRPr="005F384E">
              <w:rPr>
                <w:rFonts w:cstheme="minorHAnsi"/>
                <w:sz w:val="24"/>
                <w:szCs w:val="24"/>
              </w:rPr>
              <w:t>Progression Milestones</w:t>
            </w:r>
          </w:p>
        </w:tc>
        <w:tc>
          <w:tcPr>
            <w:tcW w:w="2976" w:type="dxa"/>
            <w:tcBorders>
              <w:top w:val="double" w:sz="4" w:space="0" w:color="auto"/>
              <w:left w:val="double" w:sz="4" w:space="0" w:color="auto"/>
            </w:tcBorders>
          </w:tcPr>
          <w:p w14:paraId="22A6DD59" w14:textId="4153978D" w:rsidR="00DB3B43" w:rsidRPr="005F384E" w:rsidRDefault="00DB3B43" w:rsidP="00DB3B43">
            <w:pPr>
              <w:rPr>
                <w:rFonts w:cstheme="minorHAnsi"/>
                <w:sz w:val="24"/>
                <w:szCs w:val="24"/>
              </w:rPr>
            </w:pPr>
            <w:r w:rsidRPr="005F384E">
              <w:rPr>
                <w:rFonts w:cstheme="minorHAnsi"/>
                <w:sz w:val="24"/>
                <w:szCs w:val="24"/>
              </w:rPr>
              <w:t>Reports</w:t>
            </w:r>
            <w:r>
              <w:rPr>
                <w:rFonts w:cstheme="minorHAnsi"/>
                <w:sz w:val="24"/>
                <w:szCs w:val="24"/>
              </w:rPr>
              <w:t>/publications</w:t>
            </w:r>
          </w:p>
        </w:tc>
        <w:tc>
          <w:tcPr>
            <w:tcW w:w="993" w:type="dxa"/>
            <w:tcBorders>
              <w:top w:val="double" w:sz="4" w:space="0" w:color="auto"/>
            </w:tcBorders>
          </w:tcPr>
          <w:p w14:paraId="768658CD" w14:textId="50FE7525" w:rsidR="00DB3B43" w:rsidRDefault="00DB3B43" w:rsidP="00DB3B43">
            <w:pPr>
              <w:jc w:val="center"/>
            </w:pPr>
          </w:p>
        </w:tc>
        <w:tc>
          <w:tcPr>
            <w:tcW w:w="850" w:type="dxa"/>
            <w:tcBorders>
              <w:top w:val="double" w:sz="4" w:space="0" w:color="auto"/>
            </w:tcBorders>
          </w:tcPr>
          <w:p w14:paraId="1B099687" w14:textId="77777777" w:rsidR="00DB3B43" w:rsidRDefault="00DB3B43" w:rsidP="00DB3B43">
            <w:pPr>
              <w:jc w:val="center"/>
            </w:pPr>
            <w:r w:rsidRPr="00AF18A4">
              <w:rPr>
                <w:rFonts w:cstheme="minorHAnsi"/>
                <w:sz w:val="24"/>
                <w:szCs w:val="24"/>
              </w:rPr>
              <w:sym w:font="Wingdings" w:char="F0FC"/>
            </w:r>
          </w:p>
        </w:tc>
        <w:tc>
          <w:tcPr>
            <w:tcW w:w="1331" w:type="dxa"/>
            <w:tcBorders>
              <w:top w:val="double" w:sz="4" w:space="0" w:color="auto"/>
            </w:tcBorders>
          </w:tcPr>
          <w:p w14:paraId="59E07BCE" w14:textId="77777777" w:rsidR="00DB3B43" w:rsidRPr="005F384E" w:rsidRDefault="00DB3B43" w:rsidP="00DB3B43">
            <w:pPr>
              <w:jc w:val="center"/>
              <w:rPr>
                <w:rFonts w:cstheme="minorHAnsi"/>
                <w:sz w:val="24"/>
                <w:szCs w:val="24"/>
              </w:rPr>
            </w:pPr>
            <w:r>
              <w:rPr>
                <w:rFonts w:cstheme="minorHAnsi"/>
                <w:sz w:val="24"/>
                <w:szCs w:val="24"/>
              </w:rPr>
              <w:t>Annual</w:t>
            </w:r>
          </w:p>
        </w:tc>
        <w:tc>
          <w:tcPr>
            <w:tcW w:w="795" w:type="dxa"/>
            <w:tcBorders>
              <w:top w:val="double" w:sz="4" w:space="0" w:color="auto"/>
            </w:tcBorders>
          </w:tcPr>
          <w:p w14:paraId="13FA619C" w14:textId="77777777" w:rsidR="00DB3B43" w:rsidRPr="005F384E" w:rsidRDefault="00DB3B43" w:rsidP="00DB3B43">
            <w:pPr>
              <w:jc w:val="center"/>
              <w:rPr>
                <w:rFonts w:cstheme="minorHAnsi"/>
                <w:sz w:val="24"/>
                <w:szCs w:val="24"/>
              </w:rPr>
            </w:pPr>
            <w:r>
              <w:rPr>
                <w:rFonts w:cstheme="minorHAnsi"/>
                <w:sz w:val="24"/>
                <w:szCs w:val="24"/>
              </w:rPr>
              <w:t>OB</w:t>
            </w:r>
          </w:p>
        </w:tc>
        <w:tc>
          <w:tcPr>
            <w:tcW w:w="6804" w:type="dxa"/>
            <w:tcBorders>
              <w:top w:val="double" w:sz="4" w:space="0" w:color="auto"/>
            </w:tcBorders>
          </w:tcPr>
          <w:p w14:paraId="077F5400" w14:textId="77777777" w:rsidR="00DB3B43" w:rsidRPr="005F384E" w:rsidRDefault="00DB3B43" w:rsidP="00DB3B43">
            <w:pPr>
              <w:rPr>
                <w:rFonts w:cstheme="minorHAnsi"/>
                <w:sz w:val="24"/>
                <w:szCs w:val="24"/>
              </w:rPr>
            </w:pPr>
            <w:r w:rsidRPr="00FF09AC">
              <w:rPr>
                <w:rFonts w:cstheme="minorHAnsi"/>
                <w:sz w:val="24"/>
                <w:szCs w:val="24"/>
              </w:rPr>
              <w:t>Provide yearly reports on progression of project and publish results in peer reviewed journals.</w:t>
            </w:r>
          </w:p>
        </w:tc>
      </w:tr>
    </w:tbl>
    <w:p w14:paraId="5F82098E" w14:textId="77777777" w:rsidR="002A676D" w:rsidRDefault="002A676D" w:rsidP="002A676D">
      <w:pPr>
        <w:ind w:left="-851" w:right="-926"/>
      </w:pPr>
    </w:p>
    <w:p w14:paraId="1AB5690D" w14:textId="77777777" w:rsidR="002A676D" w:rsidRPr="005166FD" w:rsidRDefault="002A676D" w:rsidP="002A676D">
      <w:pPr>
        <w:pStyle w:val="ListParagraph"/>
        <w:ind w:left="-491" w:right="-926"/>
        <w:rPr>
          <w:sz w:val="20"/>
          <w:szCs w:val="20"/>
        </w:rPr>
      </w:pPr>
      <w:r w:rsidRPr="005166FD">
        <w:rPr>
          <w:sz w:val="20"/>
          <w:szCs w:val="20"/>
          <w:vertAlign w:val="superscript"/>
        </w:rPr>
        <w:t>*</w:t>
      </w:r>
      <w:r w:rsidRPr="005166FD">
        <w:rPr>
          <w:sz w:val="20"/>
          <w:szCs w:val="20"/>
        </w:rPr>
        <w:t>LB-Lab based, OB- Office Based, CB- Computer based, TBD-To be decided</w:t>
      </w:r>
    </w:p>
    <w:p w14:paraId="662CCC97" w14:textId="77777777" w:rsidR="002A676D" w:rsidRDefault="002A676D" w:rsidP="0079335A">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sectPr w:rsidR="002A676D" w:rsidSect="005204E7">
          <w:pgSz w:w="16838" w:h="11906" w:orient="landscape"/>
          <w:pgMar w:top="142" w:right="1440" w:bottom="1440" w:left="1440" w:header="708" w:footer="708" w:gutter="0"/>
          <w:cols w:space="708"/>
          <w:docGrid w:linePitch="360"/>
        </w:sectPr>
      </w:pPr>
    </w:p>
    <w:p w14:paraId="3756FA9D" w14:textId="325A0C0B" w:rsidR="0079335A" w:rsidRPr="005166FD" w:rsidRDefault="0079335A" w:rsidP="005166FD">
      <w:pPr>
        <w:pStyle w:val="ListParagraph"/>
        <w:numPr>
          <w:ilvl w:val="0"/>
          <w:numId w:val="28"/>
        </w:numPr>
        <w:pBdr>
          <w:top w:val="nil"/>
          <w:left w:val="nil"/>
          <w:bottom w:val="nil"/>
          <w:right w:val="nil"/>
          <w:between w:val="nil"/>
          <w:bar w:val="nil"/>
        </w:pBdr>
        <w:tabs>
          <w:tab w:val="left" w:pos="567"/>
        </w:tabs>
        <w:spacing w:line="276" w:lineRule="auto"/>
        <w:ind w:left="0" w:firstLine="0"/>
        <w:rPr>
          <w:rFonts w:ascii="Calibri" w:eastAsia="Calibri" w:hAnsi="Calibri" w:cs="Calibri"/>
          <w:b/>
          <w:color w:val="000000"/>
          <w:sz w:val="32"/>
          <w:szCs w:val="32"/>
          <w:u w:color="000000"/>
          <w:bdr w:val="nil"/>
          <w:lang w:val="en-US" w:eastAsia="en-GB"/>
        </w:rPr>
      </w:pPr>
      <w:r w:rsidRPr="005166FD">
        <w:rPr>
          <w:rFonts w:ascii="Calibri" w:eastAsia="Calibri" w:hAnsi="Calibri" w:cs="Calibri"/>
          <w:b/>
          <w:color w:val="000000"/>
          <w:sz w:val="32"/>
          <w:szCs w:val="32"/>
          <w:u w:color="000000"/>
          <w:bdr w:val="nil"/>
          <w:lang w:val="en-US" w:eastAsia="en-GB"/>
        </w:rPr>
        <w:lastRenderedPageBreak/>
        <w:t xml:space="preserve">Dynamic mRNA processing in response to environmental stimuli in the fungal pathogen </w:t>
      </w:r>
      <w:r w:rsidRPr="005166FD">
        <w:rPr>
          <w:rFonts w:ascii="Calibri" w:eastAsia="Calibri" w:hAnsi="Calibri" w:cs="Calibri"/>
          <w:b/>
          <w:i/>
          <w:color w:val="000000"/>
          <w:sz w:val="32"/>
          <w:szCs w:val="32"/>
          <w:u w:color="000000"/>
          <w:bdr w:val="nil"/>
          <w:lang w:val="en-US" w:eastAsia="en-GB"/>
        </w:rPr>
        <w:t>Cryptococcus neoformans</w:t>
      </w:r>
      <w:r w:rsidRPr="005166FD">
        <w:rPr>
          <w:rFonts w:ascii="Calibri" w:eastAsia="Calibri" w:hAnsi="Calibri" w:cs="Calibri"/>
          <w:b/>
          <w:color w:val="000000"/>
          <w:sz w:val="32"/>
          <w:szCs w:val="32"/>
          <w:u w:color="000000"/>
          <w:bdr w:val="nil"/>
          <w:lang w:val="en-US" w:eastAsia="en-GB"/>
        </w:rPr>
        <w:t>.</w:t>
      </w:r>
    </w:p>
    <w:p w14:paraId="1ED9228B" w14:textId="77777777" w:rsidR="0079335A" w:rsidRPr="0079335A" w:rsidRDefault="0079335A" w:rsidP="0079335A">
      <w:pPr>
        <w:pBdr>
          <w:top w:val="nil"/>
          <w:left w:val="nil"/>
          <w:bottom w:val="nil"/>
          <w:right w:val="nil"/>
          <w:between w:val="nil"/>
          <w:bar w:val="nil"/>
        </w:pBdr>
        <w:spacing w:line="276" w:lineRule="auto"/>
        <w:rPr>
          <w:rFonts w:ascii="Calibri" w:eastAsia="Calibri" w:hAnsi="Calibri" w:cs="Calibri"/>
          <w:b/>
          <w:color w:val="000000"/>
          <w:sz w:val="24"/>
          <w:szCs w:val="24"/>
          <w:u w:color="000000"/>
          <w:bdr w:val="nil"/>
          <w:lang w:val="en-US" w:eastAsia="en-GB"/>
        </w:rPr>
      </w:pPr>
      <w:r w:rsidRPr="0079335A">
        <w:rPr>
          <w:rFonts w:ascii="Calibri" w:eastAsia="Calibri" w:hAnsi="Calibri" w:cs="Calibri"/>
          <w:b/>
          <w:color w:val="000000"/>
          <w:sz w:val="24"/>
          <w:szCs w:val="24"/>
          <w:u w:val="single" w:color="000000"/>
          <w:bdr w:val="nil"/>
          <w:lang w:val="en-US" w:eastAsia="en-GB"/>
        </w:rPr>
        <w:t>Background</w:t>
      </w:r>
      <w:r w:rsidRPr="0079335A">
        <w:rPr>
          <w:rFonts w:ascii="Calibri" w:eastAsia="Calibri" w:hAnsi="Calibri" w:cs="Calibri"/>
          <w:b/>
          <w:color w:val="000000"/>
          <w:sz w:val="24"/>
          <w:szCs w:val="24"/>
          <w:u w:color="000000"/>
          <w:bdr w:val="nil"/>
          <w:lang w:val="en-US" w:eastAsia="en-GB"/>
        </w:rPr>
        <w:t>:</w:t>
      </w:r>
    </w:p>
    <w:p w14:paraId="7E3925C2" w14:textId="067B0D9E" w:rsidR="00F11552" w:rsidRPr="00C4552F" w:rsidRDefault="005B3D17" w:rsidP="005B3D17">
      <w:pPr>
        <w:pStyle w:val="BodyA"/>
        <w:rPr>
          <w:rFonts w:ascii="Calibri" w:eastAsia="Calibri" w:hAnsi="Calibri" w:cs="Calibri"/>
          <w:color w:val="000000" w:themeColor="text1"/>
          <w:sz w:val="24"/>
          <w:szCs w:val="24"/>
        </w:rPr>
      </w:pPr>
      <w:r>
        <w:rPr>
          <w:rFonts w:ascii="Calibri" w:eastAsia="Calibri" w:hAnsi="Calibri" w:cs="Calibri"/>
          <w:i/>
          <w:sz w:val="24"/>
          <w:szCs w:val="24"/>
        </w:rPr>
        <w:t>C. n</w:t>
      </w:r>
      <w:r w:rsidRPr="0053133B">
        <w:rPr>
          <w:rFonts w:ascii="Calibri" w:eastAsia="Calibri" w:hAnsi="Calibri" w:cs="Calibri"/>
          <w:i/>
          <w:sz w:val="24"/>
          <w:szCs w:val="24"/>
        </w:rPr>
        <w:t>eoformans</w:t>
      </w:r>
      <w:r>
        <w:rPr>
          <w:rFonts w:ascii="Calibri" w:eastAsia="Calibri" w:hAnsi="Calibri" w:cs="Calibri"/>
          <w:sz w:val="24"/>
          <w:szCs w:val="24"/>
        </w:rPr>
        <w:t xml:space="preserve"> is an opportunistic facultative saprophyte and </w:t>
      </w:r>
      <w:r w:rsidR="00BF3D4B">
        <w:rPr>
          <w:rFonts w:ascii="Calibri" w:eastAsia="Calibri" w:hAnsi="Calibri" w:cs="Calibri"/>
          <w:sz w:val="24"/>
          <w:szCs w:val="24"/>
        </w:rPr>
        <w:t>an important global human pathogen</w:t>
      </w:r>
      <w:r>
        <w:rPr>
          <w:rStyle w:val="FootnoteReference"/>
          <w:rFonts w:ascii="Calibri" w:eastAsia="Calibri" w:hAnsi="Calibri" w:cs="Calibri"/>
          <w:sz w:val="24"/>
          <w:szCs w:val="24"/>
        </w:rPr>
        <w:fldChar w:fldCharType="begin" w:fldLock="1"/>
      </w:r>
      <w:r w:rsidR="002D57AD">
        <w:rPr>
          <w:rFonts w:ascii="Calibri" w:eastAsia="Calibri" w:hAnsi="Calibri" w:cs="Calibri"/>
          <w:sz w:val="24"/>
          <w:szCs w:val="24"/>
        </w:rPr>
        <w:instrText>ADDIN CSL_CITATION {"citationItems":[{"id":"ITEM-1","itemData":{"DOI":"10.1097/QAD.0b013e328322ffac","ISSN":"0269-9370","author":[{"dropping-particle":"","family":"Park","given":"Benjamin J","non-dropping-particle":"","parse-names":false,"suffix":""},{"dropping-particle":"","family":"Wannemuehler","given":"Kathleen A","non-dropping-particle":"","parse-names":false,"suffix":""},{"dropping-particle":"","family":"Marston","given":"Barbara J","non-dropping-particle":"","parse-names":false,"suffix":""},{"dropping-particle":"","family":"Govender","given":"Nelesh","non-dropping-particle":"","parse-names":false,"suffix":""},{"dropping-particle":"","family":"Pappas","given":"Peter G","non-dropping-particle":"","parse-names":false,"suffix":""},{"dropping-particle":"","family":"Chiller","given":"Tom M","non-dropping-particle":"","parse-names":false,"suffix":""}],"container-title":"AIDS","id":"ITEM-1","issue":"4","issued":{"date-parts":[["2009","2"]]},"page":"525-530","title":"Estimation of the current global burden of cryptococcal meningitis among persons living with HIV/AIDS","type":"article-journal","volume":"23"},"uris":["http://www.mendeley.com/documents/?uuid=9ff619e3-7b68-395d-9e3b-5e1a668288bc"]},{"id":"ITEM-2","itemData":{"DOI":"10.1097/QAD.0b013e328322ffc3","ISSN":"0269-9370","author":[{"dropping-particle":"","family":"Harrison","given":"Thomas S","non-dropping-particle":"","parse-names":false,"suffix":""}],"container-title":"AIDS","id":"ITEM-2","issue":"4","issued":{"date-parts":[["2009","2"]]},"page":"531-532","title":"The burden of HIV-associated cryptococcal disease","type":"article-journal","volume":"23"},"uris":["http://www.mendeley.com/documents/?uuid=8a6ffd7a-8ee1-3c45-8c1b-8b931f53dabc"]}],"mendeley":{"formattedCitation":"&lt;sup&gt;4,5&lt;/sup&gt;","plainTextFormattedCitation":"4,5","previouslyFormattedCitation":"&lt;sup&gt;4,5&lt;/sup&gt;"},"properties":{"noteIndex":0},"schema":"https://github.com/citation-style-language/schema/raw/master/csl-citation.json"}</w:instrText>
      </w:r>
      <w:r>
        <w:rPr>
          <w:rStyle w:val="FootnoteReference"/>
          <w:rFonts w:ascii="Calibri" w:eastAsia="Calibri" w:hAnsi="Calibri" w:cs="Calibri"/>
          <w:sz w:val="24"/>
          <w:szCs w:val="24"/>
        </w:rPr>
        <w:fldChar w:fldCharType="separate"/>
      </w:r>
      <w:r w:rsidR="00A63AD9" w:rsidRPr="00A63AD9">
        <w:rPr>
          <w:rFonts w:ascii="Calibri" w:eastAsia="Calibri" w:hAnsi="Calibri" w:cs="Calibri"/>
          <w:bCs/>
          <w:noProof/>
          <w:sz w:val="24"/>
          <w:szCs w:val="24"/>
          <w:vertAlign w:val="superscript"/>
        </w:rPr>
        <w:t>4,5</w:t>
      </w:r>
      <w:r>
        <w:rPr>
          <w:rStyle w:val="FootnoteReference"/>
          <w:rFonts w:ascii="Calibri" w:eastAsia="Calibri" w:hAnsi="Calibri" w:cs="Calibri"/>
          <w:sz w:val="24"/>
          <w:szCs w:val="24"/>
        </w:rPr>
        <w:fldChar w:fldCharType="end"/>
      </w:r>
      <w:r>
        <w:rPr>
          <w:rFonts w:ascii="Calibri" w:eastAsia="Calibri" w:hAnsi="Calibri" w:cs="Calibri"/>
          <w:sz w:val="24"/>
          <w:szCs w:val="24"/>
        </w:rPr>
        <w:t xml:space="preserve">. </w:t>
      </w:r>
      <w:r>
        <w:rPr>
          <w:rFonts w:ascii="Calibri" w:eastAsia="Calibri" w:hAnsi="Calibri" w:cs="Calibri"/>
          <w:i/>
          <w:sz w:val="24"/>
          <w:szCs w:val="24"/>
        </w:rPr>
        <w:t>C. n</w:t>
      </w:r>
      <w:r w:rsidRPr="0053133B">
        <w:rPr>
          <w:rFonts w:ascii="Calibri" w:eastAsia="Calibri" w:hAnsi="Calibri" w:cs="Calibri"/>
          <w:i/>
          <w:sz w:val="24"/>
          <w:szCs w:val="24"/>
        </w:rPr>
        <w:t>eoformans</w:t>
      </w:r>
      <w:r>
        <w:rPr>
          <w:rFonts w:ascii="Calibri" w:eastAsia="Calibri" w:hAnsi="Calibri" w:cs="Calibri"/>
          <w:sz w:val="24"/>
          <w:szCs w:val="24"/>
        </w:rPr>
        <w:t xml:space="preserve"> primarily infects immunocompromised individuals</w:t>
      </w:r>
      <w:r w:rsidR="00FB20A0">
        <w:rPr>
          <w:rFonts w:ascii="Calibri" w:eastAsia="Calibri" w:hAnsi="Calibri" w:cs="Calibri"/>
          <w:sz w:val="24"/>
          <w:szCs w:val="24"/>
        </w:rPr>
        <w:t>,</w:t>
      </w:r>
      <w:r>
        <w:rPr>
          <w:rFonts w:ascii="Calibri" w:eastAsia="Calibri" w:hAnsi="Calibri" w:cs="Calibri"/>
          <w:sz w:val="24"/>
          <w:szCs w:val="24"/>
        </w:rPr>
        <w:t xml:space="preserve"> </w:t>
      </w:r>
      <w:r w:rsidR="00BC0C4E">
        <w:rPr>
          <w:rFonts w:ascii="Calibri" w:eastAsia="Calibri" w:hAnsi="Calibri" w:cs="Calibri"/>
          <w:sz w:val="24"/>
          <w:szCs w:val="24"/>
        </w:rPr>
        <w:t>who will have</w:t>
      </w:r>
      <w:r w:rsidR="00FB20A0">
        <w:rPr>
          <w:rFonts w:ascii="Calibri" w:eastAsia="Calibri" w:hAnsi="Calibri" w:cs="Calibri"/>
          <w:sz w:val="24"/>
          <w:szCs w:val="24"/>
        </w:rPr>
        <w:t xml:space="preserve">  an abnormal lung microbiome, </w:t>
      </w:r>
      <w:r>
        <w:rPr>
          <w:rFonts w:ascii="Calibri" w:eastAsia="Calibri" w:hAnsi="Calibri" w:cs="Calibri"/>
          <w:sz w:val="24"/>
          <w:szCs w:val="24"/>
        </w:rPr>
        <w:t xml:space="preserve">and is one of only a few fungal species that have been shown to cross the blood-brain barrier leading to </w:t>
      </w:r>
      <w:r w:rsidRPr="005B3D17">
        <w:rPr>
          <w:rFonts w:ascii="Calibri" w:eastAsia="Calibri" w:hAnsi="Calibri" w:cs="Calibri"/>
          <w:sz w:val="24"/>
          <w:szCs w:val="24"/>
        </w:rPr>
        <w:t>cryptococcal</w:t>
      </w:r>
      <w:r>
        <w:rPr>
          <w:rFonts w:ascii="Calibri" w:eastAsia="Calibri" w:hAnsi="Calibri" w:cs="Calibri"/>
          <w:sz w:val="24"/>
          <w:szCs w:val="24"/>
        </w:rPr>
        <w:t xml:space="preserve"> meningitis that is fatal if left untreated </w:t>
      </w:r>
      <w:r>
        <w:rPr>
          <w:rStyle w:val="FootnoteReference"/>
          <w:rFonts w:ascii="Calibri" w:eastAsia="Calibri" w:hAnsi="Calibri" w:cs="Calibri"/>
          <w:sz w:val="24"/>
          <w:szCs w:val="24"/>
        </w:rPr>
        <w:fldChar w:fldCharType="begin" w:fldLock="1"/>
      </w:r>
      <w:r w:rsidR="002D57AD">
        <w:rPr>
          <w:rFonts w:ascii="Calibri" w:eastAsia="Calibri" w:hAnsi="Calibri" w:cs="Calibri"/>
          <w:sz w:val="24"/>
          <w:szCs w:val="24"/>
        </w:rPr>
        <w:instrText>ADDIN CSL_CITATION {"citationItems":[{"id":"ITEM-1","itemData":{"DOI":"10.1097/QAD.0b013e328322ffc3","ISSN":"0269-9370","author":[{"dropping-particle":"","family":"Harrison","given":"Thomas S","non-dropping-particle":"","parse-names":false,"suffix":""}],"container-title":"AIDS","id":"ITEM-1","issue":"4","issued":{"date-parts":[["2009","2"]]},"page":"531-532","title":"The burden of HIV-associated cryptococcal disease","type":"article-journal","volume":"23"},"uris":["http://www.mendeley.com/documents/?uuid=8a6ffd7a-8ee1-3c45-8c1b-8b931f53dabc"]},{"id":"ITEM-2","itemData":{"DOI":"10.1097/QAD.0b013e328322ffac","ISSN":"0269-9370","author":[{"dropping-particle":"","family":"Park","given":"Benjamin J","non-dropping-particle":"","parse-names":false,"suffix":""},{"dropping-particle":"","family":"Wannemuehler","given":"Kathleen A","non-dropping-particle":"","parse-names":false,"suffix":""},{"dropping-particle":"","family":"Marston","given":"Barbara J","non-dropping-particle":"","parse-names":false,"suffix":""},{"dropping-particle":"","family":"Govender","given":"Nelesh","non-dropping-particle":"","parse-names":false,"suffix":""},{"dropping-particle":"","family":"Pappas","given":"Peter G","non-dropping-particle":"","parse-names":false,"suffix":""},{"dropping-particle":"","family":"Chiller","given":"Tom M","non-dropping-particle":"","parse-names":false,"suffix":""}],"container-title":"AIDS","id":"ITEM-2","issue":"4","issued":{"date-parts":[["2009","2"]]},"page":"525-530","title":"Estimation of the current global burden of cryptococcal meningitis among persons living with HIV/AIDS","type":"article-journal","volume":"23"},"uris":["http://www.mendeley.com/documents/?uuid=9ff619e3-7b68-395d-9e3b-5e1a668288bc"]}],"mendeley":{"formattedCitation":"&lt;sup&gt;4,5&lt;/sup&gt;","plainTextFormattedCitation":"4,5","previouslyFormattedCitation":"&lt;sup&gt;4,5&lt;/sup&gt;"},"properties":{"noteIndex":0},"schema":"https://github.com/citation-style-language/schema/raw/master/csl-citation.json"}</w:instrText>
      </w:r>
      <w:r>
        <w:rPr>
          <w:rStyle w:val="FootnoteReference"/>
          <w:rFonts w:ascii="Calibri" w:eastAsia="Calibri" w:hAnsi="Calibri" w:cs="Calibri"/>
          <w:sz w:val="24"/>
          <w:szCs w:val="24"/>
        </w:rPr>
        <w:fldChar w:fldCharType="separate"/>
      </w:r>
      <w:r w:rsidR="00A63AD9" w:rsidRPr="00A63AD9">
        <w:rPr>
          <w:rFonts w:ascii="Calibri" w:eastAsia="Calibri" w:hAnsi="Calibri" w:cs="Calibri"/>
          <w:noProof/>
          <w:sz w:val="24"/>
          <w:szCs w:val="24"/>
          <w:vertAlign w:val="superscript"/>
        </w:rPr>
        <w:t>4,5</w:t>
      </w:r>
      <w:r>
        <w:rPr>
          <w:rStyle w:val="FootnoteReference"/>
          <w:rFonts w:ascii="Calibri" w:eastAsia="Calibri" w:hAnsi="Calibri" w:cs="Calibri"/>
          <w:sz w:val="24"/>
          <w:szCs w:val="24"/>
        </w:rPr>
        <w:fldChar w:fldCharType="end"/>
      </w:r>
      <w:r>
        <w:rPr>
          <w:rFonts w:ascii="Calibri" w:eastAsia="Calibri" w:hAnsi="Calibri" w:cs="Calibri"/>
          <w:sz w:val="24"/>
          <w:szCs w:val="24"/>
        </w:rPr>
        <w:t xml:space="preserve">. </w:t>
      </w:r>
      <w:r w:rsidR="00933C11" w:rsidRPr="00933C11">
        <w:rPr>
          <w:rFonts w:ascii="Calibri" w:eastAsia="Calibri" w:hAnsi="Calibri" w:cs="Calibri"/>
          <w:color w:val="auto"/>
          <w:sz w:val="24"/>
          <w:szCs w:val="24"/>
        </w:rPr>
        <w:t>The onset o</w:t>
      </w:r>
      <w:r w:rsidR="005166FD">
        <w:rPr>
          <w:rFonts w:ascii="Calibri" w:eastAsia="Calibri" w:hAnsi="Calibri" w:cs="Calibri"/>
          <w:color w:val="auto"/>
          <w:sz w:val="24"/>
          <w:szCs w:val="24"/>
        </w:rPr>
        <w:t>f the AIDS epidemic in the 1980</w:t>
      </w:r>
      <w:r w:rsidR="00933C11" w:rsidRPr="00933C11">
        <w:rPr>
          <w:rFonts w:ascii="Calibri" w:eastAsia="Calibri" w:hAnsi="Calibri" w:cs="Calibri"/>
          <w:color w:val="auto"/>
          <w:sz w:val="24"/>
          <w:szCs w:val="24"/>
        </w:rPr>
        <w:t>s</w:t>
      </w:r>
      <w:r w:rsidR="00933C11">
        <w:rPr>
          <w:rFonts w:ascii="Calibri" w:eastAsia="Calibri" w:hAnsi="Calibri" w:cs="Calibri"/>
          <w:color w:val="auto"/>
          <w:sz w:val="24"/>
          <w:szCs w:val="24"/>
        </w:rPr>
        <w:t xml:space="preserve"> was accompanied by a surge in cryptococcosis cases world-</w:t>
      </w:r>
      <w:r w:rsidR="00933C11" w:rsidRPr="00933C11">
        <w:rPr>
          <w:rFonts w:ascii="Calibri" w:eastAsia="Calibri" w:hAnsi="Calibri" w:cs="Calibri"/>
          <w:color w:val="auto"/>
          <w:sz w:val="24"/>
          <w:szCs w:val="24"/>
        </w:rPr>
        <w:t>wide.</w:t>
      </w:r>
      <w:r w:rsidR="00933C11">
        <w:rPr>
          <w:rFonts w:ascii="Calibri" w:eastAsia="Calibri" w:hAnsi="Calibri" w:cs="Calibri"/>
          <w:color w:val="auto"/>
          <w:sz w:val="24"/>
          <w:szCs w:val="24"/>
        </w:rPr>
        <w:t xml:space="preserve"> A</w:t>
      </w:r>
      <w:r w:rsidR="00933C11" w:rsidRPr="00933C11">
        <w:rPr>
          <w:rFonts w:ascii="Calibri" w:eastAsia="Calibri" w:hAnsi="Calibri" w:cs="Calibri"/>
          <w:color w:val="auto"/>
          <w:sz w:val="24"/>
          <w:szCs w:val="24"/>
        </w:rPr>
        <w:t>ntiretroviral therapy and antif</w:t>
      </w:r>
      <w:r w:rsidR="00933C11">
        <w:rPr>
          <w:rFonts w:ascii="Calibri" w:eastAsia="Calibri" w:hAnsi="Calibri" w:cs="Calibri"/>
          <w:color w:val="auto"/>
          <w:sz w:val="24"/>
          <w:szCs w:val="24"/>
        </w:rPr>
        <w:t>ungals have reduced the number</w:t>
      </w:r>
      <w:r w:rsidR="00933C11" w:rsidRPr="00933C11">
        <w:rPr>
          <w:rFonts w:ascii="Calibri" w:eastAsia="Calibri" w:hAnsi="Calibri" w:cs="Calibri"/>
          <w:color w:val="auto"/>
          <w:sz w:val="24"/>
          <w:szCs w:val="24"/>
        </w:rPr>
        <w:t xml:space="preserve"> of fatal cryptococcal meningitis</w:t>
      </w:r>
      <w:r w:rsidR="00933C11">
        <w:rPr>
          <w:rFonts w:ascii="Calibri" w:eastAsia="Calibri" w:hAnsi="Calibri" w:cs="Calibri"/>
          <w:color w:val="auto"/>
          <w:sz w:val="24"/>
          <w:szCs w:val="24"/>
        </w:rPr>
        <w:t xml:space="preserve"> cases, however, it remains a serious concern for the immunocompromised and is</w:t>
      </w:r>
      <w:r w:rsidR="00933C11" w:rsidRPr="00933C11">
        <w:rPr>
          <w:rFonts w:ascii="Calibri" w:eastAsia="Calibri" w:hAnsi="Calibri" w:cs="Calibri"/>
          <w:color w:val="auto"/>
          <w:sz w:val="24"/>
          <w:szCs w:val="24"/>
        </w:rPr>
        <w:t xml:space="preserve"> a major problem in resource-limited countries</w:t>
      </w:r>
      <w:r w:rsidR="00933C11">
        <w:rPr>
          <w:rFonts w:ascii="Calibri" w:eastAsia="Calibri" w:hAnsi="Calibri" w:cs="Calibri"/>
          <w:color w:val="auto"/>
          <w:sz w:val="24"/>
          <w:szCs w:val="24"/>
        </w:rPr>
        <w:t>,</w:t>
      </w:r>
      <w:r w:rsidR="00933C11" w:rsidRPr="00933C11">
        <w:rPr>
          <w:rFonts w:ascii="Calibri" w:eastAsia="Calibri" w:hAnsi="Calibri" w:cs="Calibri"/>
          <w:color w:val="auto"/>
          <w:sz w:val="24"/>
          <w:szCs w:val="24"/>
        </w:rPr>
        <w:t xml:space="preserve"> where HIV prevalence is high</w:t>
      </w:r>
      <w:r w:rsidR="00933C11">
        <w:rPr>
          <w:rFonts w:ascii="Calibri" w:eastAsia="Calibri" w:hAnsi="Calibri" w:cs="Calibri"/>
          <w:color w:val="auto"/>
          <w:sz w:val="24"/>
          <w:szCs w:val="24"/>
        </w:rPr>
        <w:t>,</w:t>
      </w:r>
      <w:r w:rsidR="00933C11" w:rsidRPr="00933C11">
        <w:rPr>
          <w:rFonts w:ascii="Calibri" w:eastAsia="Calibri" w:hAnsi="Calibri" w:cs="Calibri"/>
          <w:color w:val="auto"/>
          <w:sz w:val="24"/>
          <w:szCs w:val="24"/>
        </w:rPr>
        <w:t xml:space="preserve"> and access to health c</w:t>
      </w:r>
      <w:r w:rsidR="005166FD">
        <w:rPr>
          <w:rFonts w:ascii="Calibri" w:eastAsia="Calibri" w:hAnsi="Calibri" w:cs="Calibri"/>
          <w:color w:val="auto"/>
          <w:sz w:val="24"/>
          <w:szCs w:val="24"/>
        </w:rPr>
        <w:t>are and appropriate drug regime</w:t>
      </w:r>
      <w:r w:rsidR="005166FD" w:rsidRPr="00933C11">
        <w:rPr>
          <w:rFonts w:ascii="Calibri" w:eastAsia="Calibri" w:hAnsi="Calibri" w:cs="Calibri"/>
          <w:color w:val="auto"/>
          <w:sz w:val="24"/>
          <w:szCs w:val="24"/>
        </w:rPr>
        <w:t>ns</w:t>
      </w:r>
      <w:r w:rsidR="00933C11" w:rsidRPr="00933C11">
        <w:rPr>
          <w:rFonts w:ascii="Calibri" w:eastAsia="Calibri" w:hAnsi="Calibri" w:cs="Calibri"/>
          <w:color w:val="auto"/>
          <w:sz w:val="24"/>
          <w:szCs w:val="24"/>
        </w:rPr>
        <w:t xml:space="preserve"> is limited.</w:t>
      </w:r>
      <w:r w:rsidR="00933C11">
        <w:rPr>
          <w:rFonts w:ascii="Calibri" w:eastAsia="Calibri" w:hAnsi="Calibri" w:cs="Calibri"/>
          <w:color w:val="auto"/>
          <w:sz w:val="24"/>
          <w:szCs w:val="24"/>
        </w:rPr>
        <w:t xml:space="preserve"> </w:t>
      </w:r>
      <w:r w:rsidRPr="00A63AD9">
        <w:rPr>
          <w:rFonts w:ascii="Calibri" w:eastAsia="Calibri" w:hAnsi="Calibri" w:cs="Calibri"/>
          <w:color w:val="auto"/>
          <w:sz w:val="24"/>
          <w:szCs w:val="24"/>
        </w:rPr>
        <w:t xml:space="preserve">A global number of </w:t>
      </w:r>
      <w:r w:rsidR="00A63AD9" w:rsidRPr="00A63AD9">
        <w:rPr>
          <w:rFonts w:ascii="Calibri" w:eastAsia="Calibri" w:hAnsi="Calibri" w:cs="Calibri"/>
          <w:color w:val="auto"/>
          <w:sz w:val="24"/>
          <w:szCs w:val="24"/>
        </w:rPr>
        <w:t>almost 1 million c</w:t>
      </w:r>
      <w:r w:rsidRPr="00A63AD9">
        <w:rPr>
          <w:rFonts w:ascii="Calibri" w:eastAsia="Calibri" w:hAnsi="Calibri" w:cs="Calibri"/>
          <w:color w:val="auto"/>
          <w:sz w:val="24"/>
          <w:szCs w:val="24"/>
        </w:rPr>
        <w:t>ases of cryptococcal meningitis are estimated to occur</w:t>
      </w:r>
      <w:r w:rsidR="00B87CAF">
        <w:rPr>
          <w:rFonts w:ascii="Calibri" w:eastAsia="Calibri" w:hAnsi="Calibri" w:cs="Calibri"/>
          <w:color w:val="auto"/>
          <w:sz w:val="24"/>
          <w:szCs w:val="24"/>
        </w:rPr>
        <w:t xml:space="preserve"> with </w:t>
      </w:r>
      <w:r w:rsidR="009A2740">
        <w:rPr>
          <w:rFonts w:ascii="Calibri" w:eastAsia="Calibri" w:hAnsi="Calibri" w:cs="Calibri"/>
          <w:color w:val="auto"/>
          <w:sz w:val="24"/>
          <w:szCs w:val="24"/>
        </w:rPr>
        <w:t>more than</w:t>
      </w:r>
      <w:r w:rsidRPr="00A63AD9">
        <w:rPr>
          <w:rFonts w:ascii="Calibri" w:eastAsia="Calibri" w:hAnsi="Calibri" w:cs="Calibri"/>
          <w:color w:val="auto"/>
          <w:sz w:val="24"/>
          <w:szCs w:val="24"/>
        </w:rPr>
        <w:t xml:space="preserve"> </w:t>
      </w:r>
      <w:r w:rsidR="00A63AD9" w:rsidRPr="00A63AD9">
        <w:rPr>
          <w:rFonts w:ascii="Calibri" w:eastAsia="Calibri" w:hAnsi="Calibri" w:cs="Calibri"/>
          <w:color w:val="auto"/>
          <w:sz w:val="24"/>
          <w:szCs w:val="24"/>
        </w:rPr>
        <w:t>600,000</w:t>
      </w:r>
      <w:r w:rsidRPr="00A63AD9">
        <w:rPr>
          <w:rFonts w:ascii="Calibri" w:eastAsia="Calibri" w:hAnsi="Calibri" w:cs="Calibri"/>
          <w:color w:val="auto"/>
          <w:sz w:val="24"/>
          <w:szCs w:val="24"/>
        </w:rPr>
        <w:t xml:space="preserve"> resulting deaths</w:t>
      </w:r>
      <w:r w:rsidR="00A63AD9">
        <w:rPr>
          <w:rFonts w:ascii="Calibri" w:eastAsia="Calibri" w:hAnsi="Calibri" w:cs="Calibri"/>
          <w:color w:val="auto"/>
          <w:sz w:val="24"/>
          <w:szCs w:val="24"/>
        </w:rPr>
        <w:t>.</w:t>
      </w:r>
      <w:r w:rsidR="00A63AD9">
        <w:rPr>
          <w:rFonts w:ascii="Calibri" w:eastAsia="Calibri" w:hAnsi="Calibri" w:cs="Calibri"/>
          <w:color w:val="auto"/>
          <w:sz w:val="24"/>
          <w:szCs w:val="24"/>
        </w:rPr>
        <w:fldChar w:fldCharType="begin" w:fldLock="1"/>
      </w:r>
      <w:r w:rsidR="002D57AD">
        <w:rPr>
          <w:rFonts w:ascii="Calibri" w:eastAsia="Calibri" w:hAnsi="Calibri" w:cs="Calibri"/>
          <w:color w:val="auto"/>
          <w:sz w:val="24"/>
          <w:szCs w:val="24"/>
        </w:rPr>
        <w:instrText>ADDIN CSL_CITATION {"citationItems":[{"id":"ITEM-1","itemData":{"DOI":"10.1097/QAD.0b013e328322ffac","ISSN":"0269-9370","author":[{"dropping-particle":"","family":"Park","given":"Benjamin J","non-dropping-particle":"","parse-names":false,"suffix":""},{"dropping-particle":"","family":"Wannemuehler","given":"Kathleen A","non-dropping-particle":"","parse-names":false,"suffix":""},{"dropping-particle":"","family":"Marston","given":"Barbara J","non-dropping-particle":"","parse-names":false,"suffix":""},{"dropping-particle":"","family":"Govender","given":"Nelesh","non-dropping-particle":"","parse-names":false,"suffix":""},{"dropping-particle":"","family":"Pappas","given":"Peter G","non-dropping-particle":"","parse-names":false,"suffix":""},{"dropping-particle":"","family":"Chiller","given":"Tom M","non-dropping-particle":"","parse-names":false,"suffix":""}],"container-title":"AIDS","id":"ITEM-1","issue":"4","issued":{"date-parts":[["2009","2"]]},"page":"525-530","title":"Estimation of the current global burden of cryptococcal meningitis among persons living with HIV/AIDS","type":"article-journal","volume":"23"},"uris":["http://www.mendeley.com/documents/?uuid=9ff619e3-7b68-395d-9e3b-5e1a668288bc"]},{"id":"ITEM-2","itemData":{"DOI":"10.1016/S1473-3099(17)30243-8","ISSN":"1474-4457","PMID":"28483415","abstract":"BACKGROUND Cryptococcus is the most common cause of meningitis in adults living with HIV in sub-Saharan Africa. Global burden estimates are crucial to guide prevention strategies and to determine treatment needs, and we aimed to provide an updated estimate of global incidence of HIV-associated cryptococcal disease. METHODS We used 2014 Joint UN Programme on HIV and AIDS estimates of adults (aged &gt;15 years) with HIV and antiretroviral therapy (ART) coverage. Estimates of CD4 less than 100 cells per μL, virological failure incidence, and loss to follow-up were from published multinational cohorts in low-income and middle-income countries. We calculated those at risk for cryptococcal infection, specifically those with CD4 less than 100 cells/μL not on ART, and those with CD4 less than 100 cells per μL on ART but lost to follow-up or with virological failure. Cryptococcal antigenaemia prevalence by country was derived from 46 studies globally. Based on cryptococcal antigenaemia prevalence in each country and region, we estimated the annual numbers of people who are developing and dying from cryptococcal meningitis. FINDINGS We estimated an average global cryptococcal antigenaemia prevalence of 6·0% (95% CI 5·8-6·2) among people with a CD4 cell count of less than 100 cells per μL, with 278 000 (95% CI 195 500-340 600) people positive for cryptococcal antigen globally and 223 100 (95% CI 150 600-282 400) incident cases of cryptococcal meningitis globally in 2014. Sub-Saharan Africa accounted for 73% of the estimated cryptococcal meningitis cases in 2014 (162 500 cases [95% CI 113 600-193 900]). Annual global deaths from cryptococcal meningitis were estimated at 181 100 (95% CI 119 400-234 300), with 135 900 (75%; [95% CI 93 900-163 900]) deaths in sub-Saharan Africa. Globally, cryptococcal meningitis was responsible for 15% of AIDS-related deaths (95% CI 10-19). INTERPRETATION Our analysis highlights the substantial ongoing burden of HIV-associated cryptococcal disease, primarily in sub-Saharan Africa. Cryptococcal meningitis is a metric of HIV treatment programme failure; timely HIV testing and rapid linkage to care remain an urgent priority. FUNDING None.","author":[{"dropping-particle":"","family":"Rajasingham","given":"Radha","non-dropping-particle":"","parse-names":false,"suffix":""},{"dropping-particle":"","family":"Smith","given":"Rachel M","non-dropping-particle":"","parse-names":false,"suffix":""},{"dropping-particle":"","family":"Park","given":"Benjamin J","non-dropping-particle":"","parse-names":false,"suffix":""},{"dropping-particle":"","family":"Jarvis","given":"Joseph N","non-dropping-particle":"","parse-names":false,"suffix":""},{"dropping-particle":"","family":"Govender","given":"Nelesh P","non-dropping-particle":"","parse-names":false,"suffix":""},{"dropping-particle":"","family":"Chiller","given":"Tom M","non-dropping-particle":"","parse-names":false,"suffix":""},{"dropping-particle":"","family":"Denning","given":"David W","non-dropping-particle":"","parse-names":false,"suffix":""},{"dropping-particle":"","family":"Loyse","given":"Angela","non-dropping-particle":"","parse-names":false,"suffix":""},{"dropping-particle":"","family":"Boulware","given":"David R","non-dropping-particle":"","parse-names":false,"suffix":""}],"container-title":"The Lancet. Infectious diseases","id":"ITEM-2","issue":"8","issued":{"date-parts":[["2017"]]},"page":"873-881","publisher":"NIH Public Access","title":"Global burden of disease of HIV-associated cryptococcal meningitis: an updated analysis.","type":"article-journal","volume":"17"},"uris":["http://www.mendeley.com/documents/?uuid=cd9ff253-ca33-35a2-8fce-aba6e8a97662"]}],"mendeley":{"formattedCitation":"&lt;sup&gt;4,6&lt;/sup&gt;","plainTextFormattedCitation":"4,6","previouslyFormattedCitation":"&lt;sup&gt;4,6&lt;/sup&gt;"},"properties":{"noteIndex":0},"schema":"https://github.com/citation-style-language/schema/raw/master/csl-citation.json"}</w:instrText>
      </w:r>
      <w:r w:rsidR="00A63AD9">
        <w:rPr>
          <w:rFonts w:ascii="Calibri" w:eastAsia="Calibri" w:hAnsi="Calibri" w:cs="Calibri"/>
          <w:color w:val="auto"/>
          <w:sz w:val="24"/>
          <w:szCs w:val="24"/>
        </w:rPr>
        <w:fldChar w:fldCharType="separate"/>
      </w:r>
      <w:r w:rsidR="00A63AD9" w:rsidRPr="00A63AD9">
        <w:rPr>
          <w:rFonts w:ascii="Calibri" w:eastAsia="Calibri" w:hAnsi="Calibri" w:cs="Calibri"/>
          <w:noProof/>
          <w:color w:val="auto"/>
          <w:sz w:val="24"/>
          <w:szCs w:val="24"/>
          <w:vertAlign w:val="superscript"/>
        </w:rPr>
        <w:t>4,6</w:t>
      </w:r>
      <w:r w:rsidR="00A63AD9">
        <w:rPr>
          <w:rFonts w:ascii="Calibri" w:eastAsia="Calibri" w:hAnsi="Calibri" w:cs="Calibri"/>
          <w:color w:val="auto"/>
          <w:sz w:val="24"/>
          <w:szCs w:val="24"/>
        </w:rPr>
        <w:fldChar w:fldCharType="end"/>
      </w:r>
      <w:r w:rsidR="00B87CAF">
        <w:rPr>
          <w:rFonts w:ascii="Calibri" w:eastAsia="Calibri" w:hAnsi="Calibri" w:cs="Calibri"/>
          <w:color w:val="auto"/>
          <w:sz w:val="24"/>
          <w:szCs w:val="24"/>
        </w:rPr>
        <w:t xml:space="preserve"> </w:t>
      </w:r>
      <w:r w:rsidR="00B9234F">
        <w:rPr>
          <w:rFonts w:ascii="Calibri" w:eastAsia="Calibri" w:hAnsi="Calibri" w:cs="Calibri"/>
          <w:color w:val="auto"/>
          <w:sz w:val="24"/>
          <w:szCs w:val="24"/>
        </w:rPr>
        <w:t>Cryp</w:t>
      </w:r>
      <w:r w:rsidR="00C4552F">
        <w:rPr>
          <w:rFonts w:ascii="Calibri" w:eastAsia="Calibri" w:hAnsi="Calibri" w:cs="Calibri"/>
          <w:color w:val="auto"/>
          <w:sz w:val="24"/>
          <w:szCs w:val="24"/>
        </w:rPr>
        <w:t>tococcus is prevalent in</w:t>
      </w:r>
      <w:r w:rsidR="00BF3D4B">
        <w:rPr>
          <w:rFonts w:ascii="Calibri" w:eastAsia="Calibri" w:hAnsi="Calibri" w:cs="Calibri"/>
          <w:color w:val="auto"/>
          <w:sz w:val="24"/>
          <w:szCs w:val="24"/>
        </w:rPr>
        <w:t xml:space="preserve"> the environment world-wide and</w:t>
      </w:r>
      <w:r w:rsidR="002F667A">
        <w:rPr>
          <w:rFonts w:ascii="Calibri" w:eastAsia="Calibri" w:hAnsi="Calibri" w:cs="Calibri"/>
          <w:color w:val="auto"/>
          <w:sz w:val="24"/>
          <w:szCs w:val="24"/>
        </w:rPr>
        <w:t xml:space="preserve"> o</w:t>
      </w:r>
      <w:r w:rsidR="00B87CAF" w:rsidRPr="00B87CAF">
        <w:rPr>
          <w:rFonts w:ascii="Calibri" w:eastAsia="Calibri" w:hAnsi="Calibri" w:cs="Calibri"/>
          <w:color w:val="auto"/>
          <w:sz w:val="24"/>
          <w:szCs w:val="24"/>
        </w:rPr>
        <w:t xml:space="preserve">ver 70% of </w:t>
      </w:r>
      <w:r w:rsidR="00B87CAF">
        <w:rPr>
          <w:rFonts w:ascii="Calibri" w:eastAsia="Calibri" w:hAnsi="Calibri" w:cs="Calibri"/>
          <w:color w:val="auto"/>
          <w:sz w:val="24"/>
          <w:szCs w:val="24"/>
        </w:rPr>
        <w:t xml:space="preserve">cases </w:t>
      </w:r>
      <w:r w:rsidR="00B9234F">
        <w:rPr>
          <w:rFonts w:ascii="Calibri" w:eastAsia="Calibri" w:hAnsi="Calibri" w:cs="Calibri"/>
          <w:color w:val="auto"/>
          <w:sz w:val="24"/>
          <w:szCs w:val="24"/>
        </w:rPr>
        <w:t xml:space="preserve">occur </w:t>
      </w:r>
      <w:r w:rsidR="00B87CAF">
        <w:rPr>
          <w:rFonts w:ascii="Calibri" w:eastAsia="Calibri" w:hAnsi="Calibri" w:cs="Calibri"/>
          <w:color w:val="auto"/>
          <w:sz w:val="24"/>
          <w:szCs w:val="24"/>
        </w:rPr>
        <w:t>in sub-Saharan A</w:t>
      </w:r>
      <w:r w:rsidR="008964F2">
        <w:rPr>
          <w:rFonts w:ascii="Calibri" w:eastAsia="Calibri" w:hAnsi="Calibri" w:cs="Calibri"/>
          <w:color w:val="auto"/>
          <w:sz w:val="24"/>
          <w:szCs w:val="24"/>
        </w:rPr>
        <w:t>frica</w:t>
      </w:r>
      <w:r w:rsidR="002F667A">
        <w:rPr>
          <w:rFonts w:ascii="Calibri" w:eastAsia="Calibri" w:hAnsi="Calibri" w:cs="Calibri"/>
          <w:color w:val="auto"/>
          <w:sz w:val="24"/>
          <w:szCs w:val="24"/>
        </w:rPr>
        <w:t>. H</w:t>
      </w:r>
      <w:r w:rsidR="00C4552F">
        <w:rPr>
          <w:rFonts w:ascii="Calibri" w:eastAsia="Calibri" w:hAnsi="Calibri" w:cs="Calibri"/>
          <w:color w:val="auto"/>
          <w:sz w:val="24"/>
          <w:szCs w:val="24"/>
        </w:rPr>
        <w:t>owever</w:t>
      </w:r>
      <w:r w:rsidR="002F667A">
        <w:rPr>
          <w:rFonts w:ascii="Calibri" w:eastAsia="Calibri" w:hAnsi="Calibri" w:cs="Calibri"/>
          <w:color w:val="auto"/>
          <w:sz w:val="24"/>
          <w:szCs w:val="24"/>
        </w:rPr>
        <w:t>,</w:t>
      </w:r>
      <w:r w:rsidR="00A40982" w:rsidRPr="00C4552F">
        <w:rPr>
          <w:rFonts w:ascii="Calibri" w:eastAsia="Calibri" w:hAnsi="Calibri" w:cs="Calibri"/>
          <w:color w:val="000000" w:themeColor="text1"/>
          <w:sz w:val="24"/>
          <w:szCs w:val="24"/>
        </w:rPr>
        <w:t xml:space="preserve"> </w:t>
      </w:r>
      <w:r w:rsidR="00F11552" w:rsidRPr="00C4552F">
        <w:rPr>
          <w:rFonts w:ascii="Calibri" w:eastAsia="Calibri" w:hAnsi="Calibri" w:cs="Calibri"/>
          <w:color w:val="000000" w:themeColor="text1"/>
          <w:sz w:val="24"/>
          <w:szCs w:val="24"/>
        </w:rPr>
        <w:t>a</w:t>
      </w:r>
      <w:r w:rsidR="00C4552F" w:rsidRPr="00C4552F">
        <w:rPr>
          <w:rFonts w:ascii="Calibri" w:eastAsia="Calibri" w:hAnsi="Calibri" w:cs="Calibri"/>
          <w:color w:val="000000" w:themeColor="text1"/>
          <w:sz w:val="24"/>
          <w:szCs w:val="24"/>
        </w:rPr>
        <w:t>n</w:t>
      </w:r>
      <w:r w:rsidR="00F73DC4">
        <w:rPr>
          <w:rFonts w:ascii="Calibri" w:eastAsia="Calibri" w:hAnsi="Calibri" w:cs="Calibri"/>
          <w:color w:val="000000" w:themeColor="text1"/>
          <w:sz w:val="24"/>
          <w:szCs w:val="24"/>
        </w:rPr>
        <w:t xml:space="preserve"> outbreak of </w:t>
      </w:r>
      <w:r w:rsidR="00F73DC4" w:rsidRPr="00F73DC4">
        <w:rPr>
          <w:rFonts w:ascii="Calibri" w:eastAsia="Calibri" w:hAnsi="Calibri" w:cs="Calibri"/>
          <w:i/>
          <w:color w:val="000000" w:themeColor="text1"/>
          <w:sz w:val="24"/>
          <w:szCs w:val="24"/>
        </w:rPr>
        <w:t>Cryptococcus gatt</w:t>
      </w:r>
      <w:ins w:id="57" w:author="Edward Wallace" w:date="2019-04-29T23:22:00Z">
        <w:r w:rsidR="0081667A">
          <w:rPr>
            <w:rFonts w:ascii="Calibri" w:eastAsia="Calibri" w:hAnsi="Calibri" w:cs="Calibri"/>
            <w:i/>
            <w:color w:val="000000" w:themeColor="text1"/>
            <w:sz w:val="24"/>
            <w:szCs w:val="24"/>
          </w:rPr>
          <w:t>i</w:t>
        </w:r>
      </w:ins>
      <w:r w:rsidR="00F73DC4" w:rsidRPr="00F73DC4">
        <w:rPr>
          <w:rFonts w:ascii="Calibri" w:eastAsia="Calibri" w:hAnsi="Calibri" w:cs="Calibri"/>
          <w:i/>
          <w:color w:val="000000" w:themeColor="text1"/>
          <w:sz w:val="24"/>
          <w:szCs w:val="24"/>
        </w:rPr>
        <w:t>i</w:t>
      </w:r>
      <w:r w:rsidR="00F11552" w:rsidRPr="00C4552F">
        <w:rPr>
          <w:rFonts w:ascii="Calibri" w:eastAsia="Calibri" w:hAnsi="Calibri" w:cs="Calibri"/>
          <w:color w:val="000000" w:themeColor="text1"/>
          <w:sz w:val="24"/>
          <w:szCs w:val="24"/>
        </w:rPr>
        <w:t xml:space="preserve"> in immu</w:t>
      </w:r>
      <w:r w:rsidR="002F667A">
        <w:rPr>
          <w:rFonts w:ascii="Calibri" w:eastAsia="Calibri" w:hAnsi="Calibri" w:cs="Calibri"/>
          <w:color w:val="000000" w:themeColor="text1"/>
          <w:sz w:val="24"/>
          <w:szCs w:val="24"/>
        </w:rPr>
        <w:t xml:space="preserve">nocompetent individuals </w:t>
      </w:r>
      <w:r w:rsidR="00F73DC4">
        <w:rPr>
          <w:rFonts w:ascii="Calibri" w:eastAsia="Calibri" w:hAnsi="Calibri" w:cs="Calibri"/>
          <w:color w:val="000000" w:themeColor="text1"/>
          <w:sz w:val="24"/>
          <w:szCs w:val="24"/>
        </w:rPr>
        <w:t>has been</w:t>
      </w:r>
      <w:r w:rsidR="00F11552" w:rsidRPr="00C4552F">
        <w:rPr>
          <w:rFonts w:ascii="Calibri" w:eastAsia="Calibri" w:hAnsi="Calibri" w:cs="Calibri"/>
          <w:color w:val="000000" w:themeColor="text1"/>
          <w:sz w:val="24"/>
          <w:szCs w:val="24"/>
        </w:rPr>
        <w:t xml:space="preserve"> reported</w:t>
      </w:r>
      <w:r w:rsidR="00F73DC4">
        <w:rPr>
          <w:rFonts w:ascii="Calibri" w:eastAsia="Calibri" w:hAnsi="Calibri" w:cs="Calibri"/>
          <w:color w:val="000000" w:themeColor="text1"/>
          <w:sz w:val="24"/>
          <w:szCs w:val="24"/>
        </w:rPr>
        <w:t xml:space="preserve"> in North America</w:t>
      </w:r>
      <w:r w:rsidR="00C4552F">
        <w:rPr>
          <w:rFonts w:ascii="Calibri" w:eastAsia="Calibri" w:hAnsi="Calibri" w:cs="Calibri"/>
          <w:color w:val="000000" w:themeColor="text1"/>
          <w:sz w:val="24"/>
          <w:szCs w:val="24"/>
        </w:rPr>
        <w:fldChar w:fldCharType="begin" w:fldLock="1"/>
      </w:r>
      <w:r w:rsidR="00D56389">
        <w:rPr>
          <w:rFonts w:ascii="Calibri" w:eastAsia="Calibri" w:hAnsi="Calibri" w:cs="Calibri"/>
          <w:color w:val="000000" w:themeColor="text1"/>
          <w:sz w:val="24"/>
          <w:szCs w:val="24"/>
        </w:rPr>
        <w:instrText>ADDIN CSL_CITATION {"citationItems":[{"id":"ITEM-1","itemData":{"DOI":"10.1038/nrmicro.2015.6","ISSN":"1740-1534","PMID":"26685750","abstract":"Cryptococcosis is a globally distributed invasive fungal infection that is caused by species within the genus Cryptococcus which presents substantial therapeutic challenges. Although natural human-to-human transmission has never been observed, recent work has identified multiple virulence mechanisms that enable cryptococci to infect, disseminate within and ultimately kill their human host. In this Review, we describe these recent discoveries that illustrate the intricacy of host-pathogen interactions and reveal new details about the host immune responses that either help to protect against disease or increase host susceptibility. In addition, we discuss how this improved understanding of both the host and the pathogen informs potential new avenues for therapeutic development.","author":[{"dropping-particle":"","family":"May","given":"Robin C","non-dropping-particle":"","parse-names":false,"suffix":""},{"dropping-particle":"","family":"Stone","given":"Neil R H","non-dropping-particle":"","parse-names":false,"suffix":""},{"dropping-particle":"","family":"Wiesner","given":"Darin L","non-dropping-particle":"","parse-names":false,"suffix":""},{"dropping-particle":"","family":"Bicanic","given":"Tihana","non-dropping-particle":"","parse-names":false,"suffix":""},{"dropping-particle":"","family":"Nielsen","given":"Kirsten","non-dropping-particle":"","parse-names":false,"suffix":""}],"container-title":"Nature reviews. Microbiology","id":"ITEM-1","issue":"2","issued":{"date-parts":[["2016"]]},"page":"106-17","publisher":"NIH Public Access","title":"Cryptococcus: from environmental saprophyte to global pathogen.","type":"article-journal","volume":"14"},"uris":["http://www.mendeley.com/documents/?uuid=cc720eb6-a674-34dc-8062-fb549158f3fe"]},{"id":"ITEM-2","itemData":{"DOI":"10.1073/pnas.0902963106","ISSN":"1091-6490","PMID":"19651610","abstract":"In 1999, the population of Vancouver Island, Canada, began to experience an outbreak of a fatal fungal disease caused by a highly virulent lineage of Cryptococcus gattii. This organism has recently spread to the Canadian mainland and Pacific Northwest, but the molecular cause of the outbreak remains unknown. Here we show that the Vancouver Island outbreak (VIO) isolates have dramatically increased their ability to replicate within macrophages of the mammalian immune system in comparison with other C. gattii strains. We further demonstrate that such enhanced intracellular parasitism is directly linked to virulence in a murine model of cryptococcosis, suggesting that this phenotype may be the cause of the outbreak. Finally, microarray studies on 24 C. gattii strains reveals that the hypervirulence of the VIO isolates is characterized by the up-regulation of a large group of genes, many of which are encoded by mitochondrial genome or associated with mitochondrial activities. This expression profile correlates with an unusual mitochondrial morphology exhibited by the VIO strains after phagocytosis. Our data thus demonstrate that the intracellular parasitism of macrophages is a key driver of a human disease outbreak, a finding that has significant implications for a wide range of other human pathogens.","author":[{"dropping-particle":"","family":"Ma","given":"Hansong","non-dropping-particle":"","parse-names":false,"suffix":""},{"dropping-particle":"","family":"Hagen","given":"Ferry","non-dropping-particle":"","parse-names":false,"suffix":""},{"dropping-particle":"","family":"Stekel","given":"Dov J","non-dropping-particle":"","parse-names":false,"suffix":""},{"dropping-particle":"","family":"Johnston","given":"Simon A","non-dropping-particle":"","parse-names":false,"suffix":""},{"dropping-particle":"","family":"Sionov","given":"Edward","non-dropping-particle":"","parse-names":false,"suffix":""},{"dropping-particle":"","family":"Falk","given":"Rama","non-dropping-particle":"","parse-names":false,"suffix":""},{"dropping-particle":"","family":"Polacheck","given":"Itzhack","non-dropping-particle":"","parse-names":false,"suffix":""},{"dropping-particle":"","family":"Boekhout","given":"Teun","non-dropping-particle":"","parse-names":false,"suffix":""},{"dropping-particle":"","family":"May","given":"Robin C","non-dropping-particle":"","parse-names":false,"suffix":""}],"container-title":"Proceedings of the National Academy of Sciences of the United States of America","id":"ITEM-2","issue":"31","issued":{"date-parts":[["2009","8","4"]]},"page":"12980-5","title":"The fatal fungal outbreak on Vancouver Island is characterized by enhanced intracellular parasitism driven by mitochondrial regulation.","type":"article-journal","volume":"106"},"uris":["http://www.mendeley.com/documents/?uuid=bc6f52d8-855e-390f-99e1-9753889a6c80"]},{"id":"ITEM-3","itemData":{"DOI":"10.1007/s11908-011-0181-0","ISSN":"1534-3146","PMID":"21461678","abstract":"Over the previous decade, we observed the emergence of the fungal pathogen, Cryptococcus gattii, as a cause of disease in humans and animals in a temperate climate. This outbreak, first documented on Vancouver Island, has since expanded throughout Western North America, with non-travel-associated cases now in British Columbia, Washington, Oregon, and California. Additionally, a secondary outbreak, originating in and still restricted to Oregon, has also occurred. During the past several years, several studies detailing molecular typing, virulence, antifungal susceptibilities, epidemiology, and clinical issues have been published. These studies begin to address the complex dynamics of this novel emergence of a rare and fatal fungus, outline clinical characteristics of human cases, and also opened several new areas that should be explored in the upcoming years.","author":[{"dropping-particle":"","family":"Byrnes","given":"Edmond J","non-dropping-particle":"","parse-names":false,"suffix":""},{"dropping-particle":"","family":"Marr","given":"Kieren A","non-dropping-particle":"","parse-names":false,"suffix":""},{"dropping-particle":"","family":"Marr","given":"Kieren A.","non-dropping-particle":"","parse-names":false,"suffix":""}],"container-title":"Current infectious disease reports","id":"ITEM-3","issue":"3","issued":{"date-parts":[["2011","6"]]},"page":"256-61","publisher":"NIH Public Access","title":"The Outbreak of Cryptococcus gattii in Western North America: Epidemiology and Clinical Issues.","type":"article-journal","volume":"13"},"uris":["http://www.mendeley.com/documents/?uuid=137fed05-aba9-3f15-947e-c2227309a264"]}],"mendeley":{"formattedCitation":"&lt;sup&gt;7–9&lt;/sup&gt;","plainTextFormattedCitation":"7–9","previouslyFormattedCitation":"&lt;sup&gt;7–9&lt;/sup&gt;"},"properties":{"noteIndex":0},"schema":"https://github.com/citation-style-language/schema/raw/master/csl-citation.json"}</w:instrText>
      </w:r>
      <w:r w:rsidR="00C4552F">
        <w:rPr>
          <w:rFonts w:ascii="Calibri" w:eastAsia="Calibri" w:hAnsi="Calibri" w:cs="Calibri"/>
          <w:color w:val="000000" w:themeColor="text1"/>
          <w:sz w:val="24"/>
          <w:szCs w:val="24"/>
        </w:rPr>
        <w:fldChar w:fldCharType="separate"/>
      </w:r>
      <w:r w:rsidR="00F73DC4" w:rsidRPr="00F73DC4">
        <w:rPr>
          <w:rFonts w:ascii="Calibri" w:eastAsia="Calibri" w:hAnsi="Calibri" w:cs="Calibri"/>
          <w:noProof/>
          <w:color w:val="000000" w:themeColor="text1"/>
          <w:sz w:val="24"/>
          <w:szCs w:val="24"/>
          <w:vertAlign w:val="superscript"/>
        </w:rPr>
        <w:t>7–9</w:t>
      </w:r>
      <w:r w:rsidR="00C4552F">
        <w:rPr>
          <w:rFonts w:ascii="Calibri" w:eastAsia="Calibri" w:hAnsi="Calibri" w:cs="Calibri"/>
          <w:color w:val="000000" w:themeColor="text1"/>
          <w:sz w:val="24"/>
          <w:szCs w:val="24"/>
        </w:rPr>
        <w:fldChar w:fldCharType="end"/>
      </w:r>
      <w:r w:rsidR="00BF3D4B">
        <w:rPr>
          <w:rFonts w:ascii="Calibri" w:eastAsia="Calibri" w:hAnsi="Calibri" w:cs="Calibri"/>
          <w:color w:val="000000" w:themeColor="text1"/>
          <w:sz w:val="24"/>
          <w:szCs w:val="24"/>
        </w:rPr>
        <w:t xml:space="preserve"> and 2 patients in Glasgow were infected and with Cryptococcus in late 2018 where one patient died as a result.</w:t>
      </w:r>
    </w:p>
    <w:p w14:paraId="23DC6C92" w14:textId="11CA2A61" w:rsidR="005B3D17" w:rsidRDefault="005B3D17" w:rsidP="005B3D17">
      <w:pPr>
        <w:pStyle w:val="BodyA"/>
        <w:rPr>
          <w:rFonts w:ascii="Calibri" w:eastAsia="Calibri" w:hAnsi="Calibri" w:cs="Calibri"/>
          <w:sz w:val="24"/>
          <w:szCs w:val="24"/>
        </w:rPr>
      </w:pPr>
      <w:r>
        <w:rPr>
          <w:rFonts w:ascii="Calibri" w:eastAsia="Calibri" w:hAnsi="Calibri" w:cs="Calibri"/>
          <w:i/>
          <w:sz w:val="24"/>
          <w:szCs w:val="24"/>
        </w:rPr>
        <w:t>C. n</w:t>
      </w:r>
      <w:r w:rsidRPr="0053133B">
        <w:rPr>
          <w:rFonts w:ascii="Calibri" w:eastAsia="Calibri" w:hAnsi="Calibri" w:cs="Calibri"/>
          <w:i/>
          <w:sz w:val="24"/>
          <w:szCs w:val="24"/>
        </w:rPr>
        <w:t>eoformans</w:t>
      </w:r>
      <w:r>
        <w:rPr>
          <w:rFonts w:ascii="Calibri" w:eastAsia="Calibri" w:hAnsi="Calibri" w:cs="Calibri"/>
          <w:sz w:val="24"/>
          <w:szCs w:val="24"/>
        </w:rPr>
        <w:t xml:space="preserve"> is found in the environment typically associated with pigeon guano, soil and decaying wood. It is a free living fungus with no requirement for </w:t>
      </w:r>
      <w:r w:rsidR="00F73DC4">
        <w:rPr>
          <w:rFonts w:ascii="Calibri" w:eastAsia="Calibri" w:hAnsi="Calibri" w:cs="Calibri"/>
          <w:sz w:val="24"/>
          <w:szCs w:val="24"/>
        </w:rPr>
        <w:t>a mammalian host</w:t>
      </w:r>
      <w:r>
        <w:rPr>
          <w:rFonts w:ascii="Calibri" w:eastAsia="Calibri" w:hAnsi="Calibri" w:cs="Calibri"/>
          <w:sz w:val="24"/>
          <w:szCs w:val="24"/>
        </w:rPr>
        <w:t xml:space="preserve">, however, it is able to adapt, survive and </w:t>
      </w:r>
      <w:r w:rsidR="005166FD">
        <w:rPr>
          <w:rFonts w:ascii="Calibri" w:eastAsia="Calibri" w:hAnsi="Calibri" w:cs="Calibri"/>
          <w:sz w:val="24"/>
          <w:szCs w:val="24"/>
        </w:rPr>
        <w:t xml:space="preserve">proliferate within </w:t>
      </w:r>
      <w:r>
        <w:rPr>
          <w:rFonts w:ascii="Calibri" w:eastAsia="Calibri" w:hAnsi="Calibri" w:cs="Calibri"/>
          <w:sz w:val="24"/>
          <w:szCs w:val="24"/>
        </w:rPr>
        <w:t>mamma</w:t>
      </w:r>
      <w:r w:rsidR="00F73DC4">
        <w:rPr>
          <w:rFonts w:ascii="Calibri" w:eastAsia="Calibri" w:hAnsi="Calibri" w:cs="Calibri"/>
          <w:sz w:val="24"/>
          <w:szCs w:val="24"/>
        </w:rPr>
        <w:t>ls</w:t>
      </w:r>
      <w:r w:rsidR="00B9234F">
        <w:rPr>
          <w:rFonts w:ascii="Calibri" w:eastAsia="Calibri" w:hAnsi="Calibri" w:cs="Calibri"/>
          <w:sz w:val="24"/>
          <w:szCs w:val="24"/>
        </w:rPr>
        <w:t xml:space="preserve"> to cause disease. Inhalation of</w:t>
      </w:r>
      <w:r w:rsidR="00F40761">
        <w:rPr>
          <w:rFonts w:ascii="Calibri" w:eastAsia="Calibri" w:hAnsi="Calibri" w:cs="Calibri"/>
          <w:sz w:val="24"/>
          <w:szCs w:val="24"/>
        </w:rPr>
        <w:t xml:space="preserve"> </w:t>
      </w:r>
      <w:r w:rsidR="00716A5B">
        <w:rPr>
          <w:rFonts w:ascii="Calibri" w:eastAsia="Calibri" w:hAnsi="Calibri" w:cs="Calibri"/>
          <w:sz w:val="24"/>
          <w:szCs w:val="24"/>
        </w:rPr>
        <w:t>spore/</w:t>
      </w:r>
      <w:r>
        <w:rPr>
          <w:rFonts w:ascii="Calibri" w:eastAsia="Calibri" w:hAnsi="Calibri" w:cs="Calibri"/>
          <w:sz w:val="24"/>
          <w:szCs w:val="24"/>
        </w:rPr>
        <w:t>desiccated</w:t>
      </w:r>
      <w:r w:rsidR="005166FD">
        <w:rPr>
          <w:rFonts w:ascii="Calibri" w:eastAsia="Calibri" w:hAnsi="Calibri" w:cs="Calibri"/>
          <w:sz w:val="24"/>
          <w:szCs w:val="24"/>
        </w:rPr>
        <w:t xml:space="preserve"> </w:t>
      </w:r>
      <w:r>
        <w:rPr>
          <w:rFonts w:ascii="Calibri" w:eastAsia="Calibri" w:hAnsi="Calibri" w:cs="Calibri"/>
          <w:sz w:val="24"/>
          <w:szCs w:val="24"/>
        </w:rPr>
        <w:t>yeast cells are postulated to act as infectious propagules</w:t>
      </w:r>
      <w:r w:rsidR="00B9234F">
        <w:rPr>
          <w:rFonts w:ascii="Calibri" w:eastAsia="Calibri" w:hAnsi="Calibri" w:cs="Calibri"/>
          <w:sz w:val="24"/>
          <w:szCs w:val="24"/>
        </w:rPr>
        <w:t xml:space="preserve"> </w:t>
      </w:r>
      <w:r w:rsidR="00F73DC4">
        <w:rPr>
          <w:rFonts w:ascii="Calibri" w:eastAsia="Calibri" w:hAnsi="Calibri" w:cs="Calibri"/>
          <w:sz w:val="24"/>
          <w:szCs w:val="24"/>
        </w:rPr>
        <w:t>as only particles smaller than 5</w:t>
      </w:r>
      <w:r w:rsidR="00B9234F">
        <w:rPr>
          <w:rFonts w:ascii="Calibri" w:eastAsia="Calibri" w:hAnsi="Calibri" w:cs="Calibri"/>
          <w:sz w:val="24"/>
          <w:szCs w:val="24"/>
        </w:rPr>
        <w:t xml:space="preserve">µm in diameter can reach the alveoli. </w:t>
      </w:r>
      <w:r>
        <w:rPr>
          <w:rFonts w:ascii="Calibri" w:eastAsia="Calibri" w:hAnsi="Calibri" w:cs="Calibri"/>
          <w:sz w:val="24"/>
          <w:szCs w:val="24"/>
        </w:rPr>
        <w:t xml:space="preserve">The </w:t>
      </w:r>
      <w:del w:id="58" w:author="Edward Wallace" w:date="2019-04-29T23:22:00Z">
        <w:r w:rsidDel="0081667A">
          <w:rPr>
            <w:rFonts w:ascii="Calibri" w:eastAsia="Calibri" w:hAnsi="Calibri" w:cs="Calibri"/>
            <w:sz w:val="24"/>
            <w:szCs w:val="24"/>
          </w:rPr>
          <w:delText xml:space="preserve">natural ecology and </w:delText>
        </w:r>
      </w:del>
      <w:r>
        <w:rPr>
          <w:rFonts w:ascii="Calibri" w:eastAsia="Calibri" w:hAnsi="Calibri" w:cs="Calibri"/>
          <w:sz w:val="24"/>
          <w:szCs w:val="24"/>
        </w:rPr>
        <w:t xml:space="preserve">long-term disease progression of </w:t>
      </w:r>
      <w:r>
        <w:rPr>
          <w:rFonts w:ascii="Calibri" w:eastAsia="Calibri" w:hAnsi="Calibri" w:cs="Calibri"/>
          <w:i/>
          <w:sz w:val="24"/>
          <w:szCs w:val="24"/>
        </w:rPr>
        <w:t>C. n</w:t>
      </w:r>
      <w:r w:rsidRPr="003040FB">
        <w:rPr>
          <w:rFonts w:ascii="Calibri" w:eastAsia="Calibri" w:hAnsi="Calibri" w:cs="Calibri"/>
          <w:i/>
          <w:sz w:val="24"/>
          <w:szCs w:val="24"/>
        </w:rPr>
        <w:t>eoformans</w:t>
      </w:r>
      <w:r>
        <w:rPr>
          <w:rFonts w:ascii="Calibri" w:eastAsia="Calibri" w:hAnsi="Calibri" w:cs="Calibri"/>
          <w:sz w:val="24"/>
          <w:szCs w:val="24"/>
        </w:rPr>
        <w:t xml:space="preserve"> is </w:t>
      </w:r>
      <w:r w:rsidR="00C54774">
        <w:rPr>
          <w:rFonts w:ascii="Calibri" w:eastAsia="Calibri" w:hAnsi="Calibri" w:cs="Calibri"/>
          <w:sz w:val="24"/>
          <w:szCs w:val="24"/>
        </w:rPr>
        <w:t>beginning to be</w:t>
      </w:r>
      <w:r>
        <w:rPr>
          <w:rFonts w:ascii="Calibri" w:eastAsia="Calibri" w:hAnsi="Calibri" w:cs="Calibri"/>
          <w:sz w:val="24"/>
          <w:szCs w:val="24"/>
        </w:rPr>
        <w:t xml:space="preserve"> </w:t>
      </w:r>
      <w:r w:rsidR="00F67C3E">
        <w:rPr>
          <w:rFonts w:ascii="Calibri" w:eastAsia="Calibri" w:hAnsi="Calibri" w:cs="Calibri"/>
          <w:sz w:val="24"/>
          <w:szCs w:val="24"/>
        </w:rPr>
        <w:t>c</w:t>
      </w:r>
      <w:r>
        <w:rPr>
          <w:rFonts w:ascii="Calibri" w:eastAsia="Calibri" w:hAnsi="Calibri" w:cs="Calibri"/>
          <w:sz w:val="24"/>
          <w:szCs w:val="24"/>
        </w:rPr>
        <w:t xml:space="preserve">haracterized, however, </w:t>
      </w:r>
      <w:r w:rsidR="009A2740">
        <w:rPr>
          <w:rFonts w:ascii="Calibri" w:eastAsia="Calibri" w:hAnsi="Calibri" w:cs="Calibri"/>
          <w:sz w:val="24"/>
          <w:szCs w:val="24"/>
        </w:rPr>
        <w:t>there is very little</w:t>
      </w:r>
      <w:r w:rsidR="00C54774">
        <w:rPr>
          <w:rFonts w:ascii="Calibri" w:eastAsia="Calibri" w:hAnsi="Calibri" w:cs="Calibri"/>
          <w:sz w:val="24"/>
          <w:szCs w:val="24"/>
        </w:rPr>
        <w:t xml:space="preserve"> understanding of</w:t>
      </w:r>
      <w:ins w:id="59" w:author="Edward Wallace" w:date="2019-04-29T23:22:00Z">
        <w:r w:rsidR="0081667A">
          <w:rPr>
            <w:rFonts w:ascii="Calibri" w:eastAsia="Calibri" w:hAnsi="Calibri" w:cs="Calibri"/>
            <w:sz w:val="24"/>
            <w:szCs w:val="24"/>
          </w:rPr>
          <w:t xml:space="preserve"> </w:t>
        </w:r>
        <w:commentRangeStart w:id="60"/>
        <w:r w:rsidR="0081667A">
          <w:rPr>
            <w:rFonts w:ascii="Calibri" w:eastAsia="Calibri" w:hAnsi="Calibri" w:cs="Calibri"/>
            <w:sz w:val="24"/>
            <w:szCs w:val="24"/>
          </w:rPr>
          <w:t xml:space="preserve">its natural ecology </w:t>
        </w:r>
        <w:commentRangeEnd w:id="60"/>
        <w:r w:rsidR="0081667A">
          <w:rPr>
            <w:rStyle w:val="CommentReference"/>
            <w:rFonts w:asciiTheme="minorHAnsi" w:eastAsiaTheme="minorHAnsi" w:hAnsiTheme="minorHAnsi" w:cstheme="minorBidi"/>
            <w:color w:val="auto"/>
            <w:bdr w:val="none" w:sz="0" w:space="0" w:color="auto"/>
            <w:lang w:val="en-GB" w:eastAsia="en-US"/>
          </w:rPr>
          <w:commentReference w:id="60"/>
        </w:r>
        <w:r w:rsidR="0081667A">
          <w:rPr>
            <w:rFonts w:ascii="Calibri" w:eastAsia="Calibri" w:hAnsi="Calibri" w:cs="Calibri"/>
            <w:sz w:val="24"/>
            <w:szCs w:val="24"/>
          </w:rPr>
          <w:t>or</w:t>
        </w:r>
      </w:ins>
      <w:r w:rsidR="00C54774">
        <w:rPr>
          <w:rFonts w:ascii="Calibri" w:eastAsia="Calibri" w:hAnsi="Calibri" w:cs="Calibri"/>
          <w:sz w:val="24"/>
          <w:szCs w:val="24"/>
        </w:rPr>
        <w:t xml:space="preserve"> the early stages of</w:t>
      </w:r>
      <w:r>
        <w:rPr>
          <w:rFonts w:ascii="Calibri" w:eastAsia="Calibri" w:hAnsi="Calibri" w:cs="Calibri"/>
          <w:sz w:val="24"/>
          <w:szCs w:val="24"/>
        </w:rPr>
        <w:t xml:space="preserve"> </w:t>
      </w:r>
      <w:r w:rsidRPr="003040FB">
        <w:rPr>
          <w:rFonts w:ascii="Calibri" w:eastAsia="Calibri" w:hAnsi="Calibri" w:cs="Calibri"/>
          <w:i/>
          <w:sz w:val="24"/>
          <w:szCs w:val="24"/>
        </w:rPr>
        <w:t>C. neoformans</w:t>
      </w:r>
      <w:r>
        <w:rPr>
          <w:rFonts w:ascii="Calibri" w:eastAsia="Calibri" w:hAnsi="Calibri" w:cs="Calibri"/>
          <w:sz w:val="24"/>
          <w:szCs w:val="24"/>
        </w:rPr>
        <w:t xml:space="preserve"> infection. </w:t>
      </w:r>
      <w:r w:rsidRPr="003040FB">
        <w:rPr>
          <w:rFonts w:ascii="Calibri" w:eastAsia="Calibri" w:hAnsi="Calibri" w:cs="Calibri"/>
          <w:i/>
          <w:sz w:val="24"/>
          <w:szCs w:val="24"/>
        </w:rPr>
        <w:t>C. neoformans</w:t>
      </w:r>
      <w:r>
        <w:rPr>
          <w:rFonts w:ascii="Calibri" w:eastAsia="Calibri" w:hAnsi="Calibri" w:cs="Calibri"/>
          <w:sz w:val="24"/>
          <w:szCs w:val="24"/>
        </w:rPr>
        <w:t xml:space="preserve"> must undergo rapid changes in gene exp</w:t>
      </w:r>
      <w:r w:rsidR="00C54774">
        <w:rPr>
          <w:rFonts w:ascii="Calibri" w:eastAsia="Calibri" w:hAnsi="Calibri" w:cs="Calibri"/>
          <w:sz w:val="24"/>
          <w:szCs w:val="24"/>
        </w:rPr>
        <w:t>ression to adapt to</w:t>
      </w:r>
      <w:r>
        <w:rPr>
          <w:rFonts w:ascii="Calibri" w:eastAsia="Calibri" w:hAnsi="Calibri" w:cs="Calibri"/>
          <w:sz w:val="24"/>
          <w:szCs w:val="24"/>
        </w:rPr>
        <w:t xml:space="preserve"> the</w:t>
      </w:r>
      <w:r w:rsidR="00F40761">
        <w:rPr>
          <w:rFonts w:ascii="Calibri" w:eastAsia="Calibri" w:hAnsi="Calibri" w:cs="Calibri"/>
          <w:sz w:val="24"/>
          <w:szCs w:val="24"/>
        </w:rPr>
        <w:t xml:space="preserve"> alien environment </w:t>
      </w:r>
      <w:r w:rsidR="00FB20A0">
        <w:rPr>
          <w:rFonts w:ascii="Calibri" w:eastAsia="Calibri" w:hAnsi="Calibri" w:cs="Calibri"/>
          <w:sz w:val="24"/>
          <w:szCs w:val="24"/>
        </w:rPr>
        <w:t xml:space="preserve">and microbiome </w:t>
      </w:r>
      <w:r w:rsidR="00F40761">
        <w:rPr>
          <w:rFonts w:ascii="Calibri" w:eastAsia="Calibri" w:hAnsi="Calibri" w:cs="Calibri"/>
          <w:sz w:val="24"/>
          <w:szCs w:val="24"/>
        </w:rPr>
        <w:t>of the lung and i</w:t>
      </w:r>
      <w:r w:rsidR="00A22E8B">
        <w:rPr>
          <w:rFonts w:ascii="Calibri" w:eastAsia="Calibri" w:hAnsi="Calibri" w:cs="Calibri"/>
          <w:sz w:val="24"/>
          <w:szCs w:val="24"/>
        </w:rPr>
        <w:t xml:space="preserve">ts ability to alter its transcriptome in response to different environmental stimuli will ensure its survival in different host niches. </w:t>
      </w:r>
      <w:commentRangeStart w:id="61"/>
      <w:r>
        <w:rPr>
          <w:rFonts w:ascii="Calibri" w:eastAsia="Calibri" w:hAnsi="Calibri" w:cs="Calibri"/>
          <w:sz w:val="24"/>
          <w:szCs w:val="24"/>
        </w:rPr>
        <w:t>Indeed not many fung</w:t>
      </w:r>
      <w:r w:rsidR="00C54774">
        <w:rPr>
          <w:rFonts w:ascii="Calibri" w:eastAsia="Calibri" w:hAnsi="Calibri" w:cs="Calibri"/>
          <w:sz w:val="24"/>
          <w:szCs w:val="24"/>
        </w:rPr>
        <w:t>i</w:t>
      </w:r>
      <w:r>
        <w:rPr>
          <w:rFonts w:ascii="Calibri" w:eastAsia="Calibri" w:hAnsi="Calibri" w:cs="Calibri"/>
          <w:sz w:val="24"/>
          <w:szCs w:val="24"/>
        </w:rPr>
        <w:t xml:space="preserve"> can grow at </w:t>
      </w:r>
      <w:r w:rsidR="00C54774">
        <w:rPr>
          <w:rFonts w:ascii="Calibri" w:eastAsia="Calibri" w:hAnsi="Calibri" w:cs="Calibri"/>
          <w:sz w:val="24"/>
          <w:szCs w:val="24"/>
        </w:rPr>
        <w:t xml:space="preserve">the human body temperature of </w:t>
      </w:r>
      <w:r>
        <w:rPr>
          <w:rFonts w:ascii="Calibri" w:eastAsia="Calibri" w:hAnsi="Calibri" w:cs="Calibri"/>
          <w:sz w:val="24"/>
          <w:szCs w:val="24"/>
        </w:rPr>
        <w:t xml:space="preserve">37⁰C, a characteristic virulence factor of </w:t>
      </w:r>
      <w:r w:rsidRPr="003040FB">
        <w:rPr>
          <w:rFonts w:ascii="Calibri" w:eastAsia="Calibri" w:hAnsi="Calibri" w:cs="Calibri"/>
          <w:i/>
          <w:sz w:val="24"/>
          <w:szCs w:val="24"/>
        </w:rPr>
        <w:t>C. neoformans</w:t>
      </w:r>
      <w:r>
        <w:rPr>
          <w:rFonts w:ascii="Calibri" w:eastAsia="Calibri" w:hAnsi="Calibri" w:cs="Calibri"/>
          <w:sz w:val="24"/>
          <w:szCs w:val="24"/>
        </w:rPr>
        <w:t xml:space="preserve"> and consistent with its role as a human pathogen</w:t>
      </w:r>
      <w:r>
        <w:rPr>
          <w:rFonts w:ascii="Calibri" w:eastAsia="Calibri" w:hAnsi="Calibri" w:cs="Calibri"/>
          <w:i/>
          <w:sz w:val="24"/>
          <w:szCs w:val="24"/>
        </w:rPr>
        <w:t xml:space="preserve"> </w:t>
      </w:r>
      <w:commentRangeEnd w:id="61"/>
      <w:r w:rsidR="00FF7430">
        <w:rPr>
          <w:rStyle w:val="CommentReference"/>
          <w:rFonts w:asciiTheme="minorHAnsi" w:eastAsiaTheme="minorHAnsi" w:hAnsiTheme="minorHAnsi" w:cstheme="minorBidi"/>
          <w:color w:val="auto"/>
          <w:bdr w:val="none" w:sz="0" w:space="0" w:color="auto"/>
          <w:lang w:val="en-GB" w:eastAsia="en-US"/>
        </w:rPr>
        <w:commentReference w:id="61"/>
      </w:r>
      <w:r>
        <w:rPr>
          <w:rStyle w:val="FootnoteReference"/>
          <w:rFonts w:ascii="Calibri" w:eastAsia="Calibri" w:hAnsi="Calibri" w:cs="Calibri"/>
          <w:i/>
          <w:sz w:val="24"/>
          <w:szCs w:val="24"/>
        </w:rPr>
        <w:fldChar w:fldCharType="begin" w:fldLock="1"/>
      </w:r>
      <w:r w:rsidR="00D56389">
        <w:rPr>
          <w:rFonts w:ascii="Calibri" w:eastAsia="Calibri" w:hAnsi="Calibri" w:cs="Calibri"/>
          <w:sz w:val="24"/>
          <w:szCs w:val="24"/>
        </w:rPr>
        <w:instrText>ADDIN CSL_CITATION {"citationItems":[{"id":"ITEM-1","itemData":{"DOI":"10.1111/j.1567-1364.2006.00051.x","ISSN":"15671356","author":[{"dropping-particle":"","family":"Perfect","given":"John R.","non-dropping-particle":"","parse-names":false,"suffix":""}],"container-title":"FEMS Yeast Research","id":"ITEM-1","issue":"4","issued":{"date-parts":[["2006","6","1"]]},"page":"463-468","publisher":"Oxford University Press","title":"&lt;i&gt;Cryptococcus neoformans&lt;/i&gt; : the yeast that likes it hot","type":"article-journal","volume":"6"},"uris":["http://www.mendeley.com/documents/?uuid=68a39030-e411-3b91-be09-56d2147ee699"]}],"mendeley":{"formattedCitation":"&lt;sup&gt;10&lt;/sup&gt;","plainTextFormattedCitation":"10","previouslyFormattedCitation":"&lt;sup&gt;10&lt;/sup&gt;"},"properties":{"noteIndex":0},"schema":"https://github.com/citation-style-language/schema/raw/master/csl-citation.json"}</w:instrText>
      </w:r>
      <w:r>
        <w:rPr>
          <w:rStyle w:val="FootnoteReference"/>
          <w:rFonts w:ascii="Calibri" w:eastAsia="Calibri" w:hAnsi="Calibri" w:cs="Calibri"/>
          <w:i/>
          <w:sz w:val="24"/>
          <w:szCs w:val="24"/>
        </w:rPr>
        <w:fldChar w:fldCharType="separate"/>
      </w:r>
      <w:r w:rsidR="00F73DC4" w:rsidRPr="00F73DC4">
        <w:rPr>
          <w:rFonts w:ascii="Calibri" w:eastAsia="Calibri" w:hAnsi="Calibri" w:cs="Calibri"/>
          <w:bCs/>
          <w:noProof/>
          <w:sz w:val="24"/>
          <w:szCs w:val="24"/>
          <w:vertAlign w:val="superscript"/>
        </w:rPr>
        <w:t>10</w:t>
      </w:r>
      <w:r>
        <w:rPr>
          <w:rStyle w:val="FootnoteReference"/>
          <w:rFonts w:ascii="Calibri" w:eastAsia="Calibri" w:hAnsi="Calibri" w:cs="Calibri"/>
          <w:i/>
          <w:sz w:val="24"/>
          <w:szCs w:val="24"/>
        </w:rPr>
        <w:fldChar w:fldCharType="end"/>
      </w:r>
      <w:r>
        <w:rPr>
          <w:rFonts w:ascii="Calibri" w:eastAsia="Calibri" w:hAnsi="Calibri" w:cs="Calibri"/>
          <w:sz w:val="24"/>
          <w:szCs w:val="24"/>
        </w:rPr>
        <w:t xml:space="preserve">. </w:t>
      </w:r>
    </w:p>
    <w:p w14:paraId="3BBC48B9" w14:textId="2FA20F02" w:rsidR="00A22E8B" w:rsidRDefault="00683809" w:rsidP="005B3D17">
      <w:pPr>
        <w:pStyle w:val="BodyA"/>
        <w:rPr>
          <w:rFonts w:ascii="Calibri" w:eastAsia="Calibri" w:hAnsi="Calibri" w:cs="Calibri"/>
          <w:sz w:val="24"/>
          <w:szCs w:val="24"/>
        </w:rPr>
      </w:pPr>
      <w:r>
        <w:rPr>
          <w:rFonts w:ascii="Calibri" w:eastAsia="Calibri" w:hAnsi="Calibri" w:cs="Calibri"/>
          <w:sz w:val="24"/>
          <w:szCs w:val="24"/>
        </w:rPr>
        <w:t>I will examine</w:t>
      </w:r>
      <w:r w:rsidR="00BF3D4B">
        <w:rPr>
          <w:rFonts w:ascii="Calibri" w:eastAsia="Calibri" w:hAnsi="Calibri" w:cs="Calibri"/>
          <w:sz w:val="24"/>
          <w:szCs w:val="24"/>
        </w:rPr>
        <w:t xml:space="preserve"> what happens when this organism reactivates within this alien environment </w:t>
      </w:r>
      <w:r>
        <w:rPr>
          <w:rFonts w:ascii="Calibri" w:eastAsia="Calibri" w:hAnsi="Calibri" w:cs="Calibri"/>
          <w:sz w:val="24"/>
          <w:szCs w:val="24"/>
        </w:rPr>
        <w:t xml:space="preserve">by measuring differential gene expression </w:t>
      </w:r>
      <w:r w:rsidR="00FB20A0">
        <w:rPr>
          <w:rFonts w:ascii="Calibri" w:eastAsia="Calibri" w:hAnsi="Calibri" w:cs="Calibri"/>
          <w:sz w:val="24"/>
          <w:szCs w:val="24"/>
        </w:rPr>
        <w:t>under different conditions and</w:t>
      </w:r>
      <w:r w:rsidR="00BF3D4B">
        <w:rPr>
          <w:rFonts w:ascii="Calibri" w:eastAsia="Calibri" w:hAnsi="Calibri" w:cs="Calibri"/>
          <w:sz w:val="24"/>
          <w:szCs w:val="24"/>
        </w:rPr>
        <w:t xml:space="preserve"> </w:t>
      </w:r>
      <w:r>
        <w:rPr>
          <w:rFonts w:ascii="Calibri" w:eastAsia="Calibri" w:hAnsi="Calibri" w:cs="Calibri"/>
          <w:sz w:val="24"/>
          <w:szCs w:val="24"/>
        </w:rPr>
        <w:t xml:space="preserve">relating this to </w:t>
      </w:r>
      <w:del w:id="62" w:author="Edward Wallace" w:date="2019-04-29T23:24:00Z">
        <w:r w:rsidDel="00FF7430">
          <w:rPr>
            <w:rFonts w:ascii="Calibri" w:eastAsia="Calibri" w:hAnsi="Calibri" w:cs="Calibri"/>
            <w:sz w:val="24"/>
            <w:szCs w:val="24"/>
          </w:rPr>
          <w:delText>the main</w:delText>
        </w:r>
      </w:del>
      <w:ins w:id="63" w:author="Edward Wallace" w:date="2019-04-29T23:24:00Z">
        <w:r w:rsidR="00FF7430">
          <w:rPr>
            <w:rFonts w:ascii="Calibri" w:eastAsia="Calibri" w:hAnsi="Calibri" w:cs="Calibri"/>
            <w:sz w:val="24"/>
            <w:szCs w:val="24"/>
          </w:rPr>
          <w:t xml:space="preserve"> crucial</w:t>
        </w:r>
      </w:ins>
      <w:r>
        <w:rPr>
          <w:rFonts w:ascii="Calibri" w:eastAsia="Calibri" w:hAnsi="Calibri" w:cs="Calibri"/>
          <w:sz w:val="24"/>
          <w:szCs w:val="24"/>
        </w:rPr>
        <w:t xml:space="preserve"> </w:t>
      </w:r>
      <w:del w:id="64" w:author="Edward Wallace" w:date="2019-04-29T23:24:00Z">
        <w:r w:rsidDel="00FF7430">
          <w:rPr>
            <w:rFonts w:ascii="Calibri" w:eastAsia="Calibri" w:hAnsi="Calibri" w:cs="Calibri"/>
            <w:sz w:val="24"/>
            <w:szCs w:val="24"/>
          </w:rPr>
          <w:delText xml:space="preserve">phenotypic and </w:delText>
        </w:r>
      </w:del>
      <w:r>
        <w:rPr>
          <w:rFonts w:ascii="Calibri" w:eastAsia="Calibri" w:hAnsi="Calibri" w:cs="Calibri"/>
          <w:sz w:val="24"/>
          <w:szCs w:val="24"/>
        </w:rPr>
        <w:t>virulence factor</w:t>
      </w:r>
      <w:ins w:id="65" w:author="Edward Wallace" w:date="2019-04-29T23:24:00Z">
        <w:r w:rsidR="00FF7430">
          <w:rPr>
            <w:rFonts w:ascii="Calibri" w:eastAsia="Calibri" w:hAnsi="Calibri" w:cs="Calibri"/>
            <w:sz w:val="24"/>
            <w:szCs w:val="24"/>
          </w:rPr>
          <w:t>s including</w:t>
        </w:r>
      </w:ins>
      <w:del w:id="66" w:author="Edward Wallace" w:date="2019-04-29T23:24:00Z">
        <w:r w:rsidDel="00FF7430">
          <w:rPr>
            <w:rFonts w:ascii="Calibri" w:eastAsia="Calibri" w:hAnsi="Calibri" w:cs="Calibri"/>
            <w:sz w:val="24"/>
            <w:szCs w:val="24"/>
          </w:rPr>
          <w:delText>,</w:delText>
        </w:r>
      </w:del>
      <w:r>
        <w:rPr>
          <w:rFonts w:ascii="Calibri" w:eastAsia="Calibri" w:hAnsi="Calibri" w:cs="Calibri"/>
          <w:sz w:val="24"/>
          <w:szCs w:val="24"/>
        </w:rPr>
        <w:t xml:space="preserve"> capsule production. Measuring changes in gene expression provides a snapshot of what is happening inside the cell and by doing this over a time course we can follow the metabolic activity within a cell and essentially see what it is planning. We can then formulate a hypothesis on the adaptive response/responses required for this accidental pathogen to survive. </w:t>
      </w:r>
    </w:p>
    <w:p w14:paraId="1C81C4C0" w14:textId="6DED6FA8" w:rsidR="00A1558F" w:rsidRDefault="00A22E8B" w:rsidP="007C6623">
      <w:pPr>
        <w:pStyle w:val="BodyA"/>
        <w:rPr>
          <w:rFonts w:ascii="Calibri" w:eastAsia="Calibri" w:hAnsi="Calibri" w:cs="Calibri"/>
          <w:b/>
          <w:sz w:val="24"/>
          <w:szCs w:val="24"/>
          <w:u w:val="single"/>
        </w:rPr>
      </w:pPr>
      <w:r w:rsidRPr="00900543">
        <w:rPr>
          <w:rFonts w:ascii="Calibri" w:eastAsia="Calibri" w:hAnsi="Calibri" w:cs="Calibri"/>
          <w:color w:val="000000" w:themeColor="text1"/>
          <w:sz w:val="24"/>
          <w:szCs w:val="24"/>
        </w:rPr>
        <w:t xml:space="preserve">By combining bioinformatics and experimental investigation essential genes can be identified and putative proteins can be </w:t>
      </w:r>
      <w:r w:rsidR="007C6623" w:rsidRPr="00900543">
        <w:rPr>
          <w:rFonts w:ascii="Calibri" w:eastAsia="Calibri" w:hAnsi="Calibri" w:cs="Calibri"/>
          <w:color w:val="000000" w:themeColor="text1"/>
          <w:sz w:val="24"/>
          <w:szCs w:val="24"/>
        </w:rPr>
        <w:t>characterized</w:t>
      </w:r>
      <w:r w:rsidRPr="00900543">
        <w:rPr>
          <w:rFonts w:ascii="Calibri" w:eastAsia="Calibri" w:hAnsi="Calibri" w:cs="Calibri"/>
          <w:color w:val="000000" w:themeColor="text1"/>
          <w:sz w:val="24"/>
          <w:szCs w:val="24"/>
        </w:rPr>
        <w:t xml:space="preserve">. </w:t>
      </w:r>
      <w:r w:rsidR="007C6623" w:rsidRPr="00900543">
        <w:rPr>
          <w:rFonts w:ascii="Calibri" w:eastAsia="Calibri" w:hAnsi="Calibri" w:cs="Calibri"/>
          <w:color w:val="000000" w:themeColor="text1"/>
          <w:sz w:val="24"/>
          <w:szCs w:val="24"/>
        </w:rPr>
        <w:t xml:space="preserve">However, knowledge of the mRNA </w:t>
      </w:r>
      <w:r w:rsidR="007C6623" w:rsidRPr="00900543">
        <w:rPr>
          <w:rFonts w:ascii="Calibri" w:eastAsia="Calibri" w:hAnsi="Calibri" w:cs="Calibri"/>
          <w:color w:val="000000" w:themeColor="text1"/>
          <w:sz w:val="24"/>
          <w:szCs w:val="24"/>
        </w:rPr>
        <w:lastRenderedPageBreak/>
        <w:t>expression pattern alone does not necessarily indicate protein function and therefore must be experimentally verified</w:t>
      </w:r>
      <w:r w:rsidR="009A2740" w:rsidRPr="00900543">
        <w:rPr>
          <w:rFonts w:ascii="Calibri" w:eastAsia="Calibri" w:hAnsi="Calibri" w:cs="Calibri"/>
          <w:color w:val="000000" w:themeColor="text1"/>
          <w:sz w:val="24"/>
          <w:szCs w:val="24"/>
        </w:rPr>
        <w:t>. I will apply the CRISPR-</w:t>
      </w:r>
      <w:proofErr w:type="spellStart"/>
      <w:r w:rsidR="009A2740" w:rsidRPr="00900543">
        <w:rPr>
          <w:rFonts w:ascii="Calibri" w:eastAsia="Calibri" w:hAnsi="Calibri" w:cs="Calibri"/>
          <w:color w:val="000000" w:themeColor="text1"/>
          <w:sz w:val="24"/>
          <w:szCs w:val="24"/>
        </w:rPr>
        <w:t>Cas</w:t>
      </w:r>
      <w:proofErr w:type="spellEnd"/>
      <w:r w:rsidR="009A2740" w:rsidRPr="00900543">
        <w:rPr>
          <w:rFonts w:ascii="Calibri" w:eastAsia="Calibri" w:hAnsi="Calibri" w:cs="Calibri"/>
          <w:color w:val="000000" w:themeColor="text1"/>
          <w:sz w:val="24"/>
          <w:szCs w:val="24"/>
        </w:rPr>
        <w:t xml:space="preserve"> 9 system to </w:t>
      </w:r>
      <w:r w:rsidR="00900543" w:rsidRPr="00900543">
        <w:rPr>
          <w:rFonts w:ascii="Calibri" w:eastAsia="Calibri" w:hAnsi="Calibri" w:cs="Calibri"/>
          <w:color w:val="000000" w:themeColor="text1"/>
          <w:sz w:val="24"/>
          <w:szCs w:val="24"/>
        </w:rPr>
        <w:t xml:space="preserve">functionally characterize </w:t>
      </w:r>
      <w:del w:id="67" w:author="Edward Wallace" w:date="2019-04-29T23:25:00Z">
        <w:r w:rsidR="00900543" w:rsidRPr="00900543" w:rsidDel="00FF7430">
          <w:rPr>
            <w:rFonts w:ascii="Calibri" w:eastAsia="Calibri" w:hAnsi="Calibri" w:cs="Calibri"/>
            <w:color w:val="000000" w:themeColor="text1"/>
            <w:sz w:val="24"/>
            <w:szCs w:val="24"/>
          </w:rPr>
          <w:delText xml:space="preserve">any </w:delText>
        </w:r>
      </w:del>
      <w:ins w:id="68" w:author="Edward Wallace" w:date="2019-04-29T23:25:00Z">
        <w:r w:rsidR="00FF7430">
          <w:rPr>
            <w:rFonts w:ascii="Calibri" w:eastAsia="Calibri" w:hAnsi="Calibri" w:cs="Calibri"/>
            <w:color w:val="000000" w:themeColor="text1"/>
            <w:sz w:val="24"/>
            <w:szCs w:val="24"/>
          </w:rPr>
          <w:t>critical</w:t>
        </w:r>
        <w:r w:rsidR="00FF7430" w:rsidRPr="00900543">
          <w:rPr>
            <w:rFonts w:ascii="Calibri" w:eastAsia="Calibri" w:hAnsi="Calibri" w:cs="Calibri"/>
            <w:color w:val="000000" w:themeColor="text1"/>
            <w:sz w:val="24"/>
            <w:szCs w:val="24"/>
          </w:rPr>
          <w:t xml:space="preserve"> </w:t>
        </w:r>
      </w:ins>
      <w:r w:rsidR="00900543" w:rsidRPr="00900543">
        <w:rPr>
          <w:rFonts w:ascii="Calibri" w:eastAsia="Calibri" w:hAnsi="Calibri" w:cs="Calibri"/>
          <w:color w:val="000000" w:themeColor="text1"/>
          <w:sz w:val="24"/>
          <w:szCs w:val="24"/>
        </w:rPr>
        <w:t>genes of interest.</w:t>
      </w:r>
      <w:r w:rsidR="00900543">
        <w:rPr>
          <w:rFonts w:ascii="Calibri" w:eastAsia="Calibri" w:hAnsi="Calibri" w:cs="Calibri"/>
          <w:color w:val="000000" w:themeColor="text1"/>
          <w:sz w:val="24"/>
          <w:szCs w:val="24"/>
        </w:rPr>
        <w:t xml:space="preserve"> A deep understanding of the transcriptome and gene function in Cryptococcus may elucidate potential targets for drug design. New anti-fungal treatments are</w:t>
      </w:r>
      <w:r w:rsidR="00ED560F">
        <w:rPr>
          <w:rFonts w:ascii="Calibri" w:eastAsia="Calibri" w:hAnsi="Calibri" w:cs="Calibri"/>
          <w:color w:val="000000" w:themeColor="text1"/>
          <w:sz w:val="24"/>
          <w:szCs w:val="24"/>
        </w:rPr>
        <w:t xml:space="preserve"> badly </w:t>
      </w:r>
      <w:r w:rsidR="00900543">
        <w:rPr>
          <w:rFonts w:ascii="Calibri" w:eastAsia="Calibri" w:hAnsi="Calibri" w:cs="Calibri"/>
          <w:color w:val="000000" w:themeColor="text1"/>
          <w:sz w:val="24"/>
          <w:szCs w:val="24"/>
        </w:rPr>
        <w:t>needed</w:t>
      </w:r>
      <w:r w:rsidR="00F40761">
        <w:rPr>
          <w:rFonts w:ascii="Calibri" w:eastAsia="Calibri" w:hAnsi="Calibri" w:cs="Calibri"/>
          <w:color w:val="000000" w:themeColor="text1"/>
          <w:sz w:val="24"/>
          <w:szCs w:val="24"/>
        </w:rPr>
        <w:t xml:space="preserve"> as the current therapies were developed over 50 years ago.</w:t>
      </w:r>
      <w:r w:rsidR="00900543">
        <w:rPr>
          <w:rFonts w:ascii="Calibri" w:eastAsia="Calibri" w:hAnsi="Calibri" w:cs="Calibri"/>
          <w:color w:val="000000" w:themeColor="text1"/>
          <w:sz w:val="24"/>
          <w:szCs w:val="24"/>
        </w:rPr>
        <w:t xml:space="preserve"> </w:t>
      </w:r>
      <w:r w:rsidR="00F40761">
        <w:rPr>
          <w:rFonts w:ascii="Calibri" w:eastAsia="Calibri" w:hAnsi="Calibri" w:cs="Calibri"/>
          <w:color w:val="000000" w:themeColor="text1"/>
          <w:sz w:val="24"/>
          <w:szCs w:val="24"/>
        </w:rPr>
        <w:t>This will require</w:t>
      </w:r>
      <w:r w:rsidR="00900543">
        <w:rPr>
          <w:rFonts w:ascii="Calibri" w:eastAsia="Calibri" w:hAnsi="Calibri" w:cs="Calibri"/>
          <w:color w:val="000000" w:themeColor="text1"/>
          <w:sz w:val="24"/>
          <w:szCs w:val="24"/>
        </w:rPr>
        <w:t xml:space="preserve"> a greater understanding of the </w:t>
      </w:r>
      <w:r w:rsidR="00F40761">
        <w:rPr>
          <w:rFonts w:ascii="Calibri" w:eastAsia="Calibri" w:hAnsi="Calibri" w:cs="Calibri"/>
          <w:color w:val="000000" w:themeColor="text1"/>
          <w:sz w:val="24"/>
          <w:szCs w:val="24"/>
        </w:rPr>
        <w:t xml:space="preserve">basic biology and </w:t>
      </w:r>
      <w:r w:rsidR="00900543">
        <w:rPr>
          <w:rFonts w:ascii="Calibri" w:eastAsia="Calibri" w:hAnsi="Calibri" w:cs="Calibri"/>
          <w:color w:val="000000" w:themeColor="text1"/>
          <w:sz w:val="24"/>
          <w:szCs w:val="24"/>
        </w:rPr>
        <w:t xml:space="preserve">virulence mechanisms of </w:t>
      </w:r>
      <w:r w:rsidR="00ED560F">
        <w:rPr>
          <w:rFonts w:ascii="Calibri" w:eastAsia="Calibri" w:hAnsi="Calibri" w:cs="Calibri"/>
          <w:color w:val="000000" w:themeColor="text1"/>
          <w:sz w:val="24"/>
          <w:szCs w:val="24"/>
        </w:rPr>
        <w:t>fungal</w:t>
      </w:r>
      <w:r w:rsidR="00900543">
        <w:rPr>
          <w:rFonts w:ascii="Calibri" w:eastAsia="Calibri" w:hAnsi="Calibri" w:cs="Calibri"/>
          <w:color w:val="000000" w:themeColor="text1"/>
          <w:sz w:val="24"/>
          <w:szCs w:val="24"/>
        </w:rPr>
        <w:t xml:space="preserve"> pathogen</w:t>
      </w:r>
      <w:r w:rsidR="00ED560F">
        <w:rPr>
          <w:rFonts w:ascii="Calibri" w:eastAsia="Calibri" w:hAnsi="Calibri" w:cs="Calibri"/>
          <w:color w:val="000000" w:themeColor="text1"/>
          <w:sz w:val="24"/>
          <w:szCs w:val="24"/>
        </w:rPr>
        <w:t>s</w:t>
      </w:r>
      <w:r w:rsidR="00900543">
        <w:rPr>
          <w:rFonts w:ascii="Calibri" w:eastAsia="Calibri" w:hAnsi="Calibri" w:cs="Calibri"/>
          <w:color w:val="000000" w:themeColor="text1"/>
          <w:sz w:val="24"/>
          <w:szCs w:val="24"/>
        </w:rPr>
        <w:t>.</w:t>
      </w:r>
    </w:p>
    <w:p w14:paraId="3FCDEDC6" w14:textId="46A2D3E9" w:rsidR="0079335A" w:rsidRPr="0079335A" w:rsidRDefault="0079335A" w:rsidP="0079335A">
      <w:pPr>
        <w:pBdr>
          <w:top w:val="nil"/>
          <w:left w:val="nil"/>
          <w:bottom w:val="nil"/>
          <w:right w:val="nil"/>
          <w:between w:val="nil"/>
          <w:bar w:val="nil"/>
        </w:pBdr>
        <w:spacing w:line="276" w:lineRule="auto"/>
        <w:rPr>
          <w:rFonts w:ascii="Calibri" w:eastAsia="Calibri" w:hAnsi="Calibri" w:cs="Calibri"/>
          <w:b/>
          <w:color w:val="000000"/>
          <w:sz w:val="24"/>
          <w:szCs w:val="24"/>
          <w:u w:color="000000"/>
          <w:bdr w:val="nil"/>
          <w:lang w:val="en-US" w:eastAsia="en-GB"/>
        </w:rPr>
      </w:pPr>
      <w:r w:rsidRPr="0079335A">
        <w:rPr>
          <w:rFonts w:ascii="Calibri" w:eastAsia="Calibri" w:hAnsi="Calibri" w:cs="Calibri"/>
          <w:b/>
          <w:color w:val="000000"/>
          <w:sz w:val="24"/>
          <w:szCs w:val="24"/>
          <w:u w:val="single" w:color="000000"/>
          <w:bdr w:val="nil"/>
          <w:lang w:val="en-US" w:eastAsia="en-GB"/>
        </w:rPr>
        <w:t>Aim 1</w:t>
      </w:r>
      <w:r w:rsidRPr="0079335A">
        <w:rPr>
          <w:rFonts w:ascii="Calibri" w:eastAsia="Calibri" w:hAnsi="Calibri" w:cs="Calibri"/>
          <w:b/>
          <w:color w:val="000000"/>
          <w:sz w:val="24"/>
          <w:szCs w:val="24"/>
          <w:u w:color="000000"/>
          <w:bdr w:val="nil"/>
          <w:lang w:val="en-US" w:eastAsia="en-GB"/>
        </w:rPr>
        <w:t xml:space="preserve">: What environmental stimuli in the host trigger an acute stress response in </w:t>
      </w:r>
      <w:r w:rsidRPr="0079335A">
        <w:rPr>
          <w:rFonts w:ascii="Calibri" w:eastAsia="Calibri" w:hAnsi="Calibri" w:cs="Calibri"/>
          <w:b/>
          <w:i/>
          <w:color w:val="000000"/>
          <w:sz w:val="24"/>
          <w:szCs w:val="24"/>
          <w:u w:color="000000"/>
          <w:bdr w:val="nil"/>
          <w:lang w:val="en-US" w:eastAsia="en-GB"/>
        </w:rPr>
        <w:t>C. neoformans</w:t>
      </w:r>
      <w:r w:rsidRPr="0079335A">
        <w:rPr>
          <w:rFonts w:ascii="Calibri" w:eastAsia="Calibri" w:hAnsi="Calibri" w:cs="Calibri"/>
          <w:b/>
          <w:color w:val="000000"/>
          <w:sz w:val="24"/>
          <w:szCs w:val="24"/>
          <w:u w:color="000000"/>
          <w:bdr w:val="nil"/>
          <w:lang w:val="en-US" w:eastAsia="en-GB"/>
        </w:rPr>
        <w:t>?</w:t>
      </w:r>
    </w:p>
    <w:p w14:paraId="5A279121" w14:textId="45F0502E" w:rsidR="0079335A" w:rsidRPr="0079335A" w:rsidRDefault="0079335A" w:rsidP="0079335A">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r w:rsidRPr="0079335A">
        <w:rPr>
          <w:rFonts w:ascii="Calibri" w:eastAsia="Calibri" w:hAnsi="Calibri" w:cs="Calibri"/>
          <w:color w:val="000000"/>
          <w:sz w:val="24"/>
          <w:szCs w:val="24"/>
          <w:u w:color="000000"/>
          <w:bdr w:val="nil"/>
          <w:lang w:val="en-US" w:eastAsia="en-GB"/>
        </w:rPr>
        <w:t xml:space="preserve">Current knowledge of the early events in </w:t>
      </w:r>
      <w:r w:rsidRPr="0079335A">
        <w:rPr>
          <w:rFonts w:ascii="Calibri" w:eastAsia="Calibri" w:hAnsi="Calibri" w:cs="Calibri"/>
          <w:i/>
          <w:color w:val="000000"/>
          <w:sz w:val="24"/>
          <w:szCs w:val="24"/>
          <w:u w:color="000000"/>
          <w:bdr w:val="nil"/>
          <w:lang w:val="en-US" w:eastAsia="en-GB"/>
        </w:rPr>
        <w:t>C. neoformans</w:t>
      </w:r>
      <w:r w:rsidRPr="0079335A">
        <w:rPr>
          <w:rFonts w:ascii="Calibri" w:eastAsia="Calibri" w:hAnsi="Calibri" w:cs="Calibri"/>
          <w:color w:val="000000"/>
          <w:sz w:val="24"/>
          <w:szCs w:val="24"/>
          <w:u w:color="000000"/>
          <w:bdr w:val="nil"/>
          <w:lang w:val="en-US" w:eastAsia="en-GB"/>
        </w:rPr>
        <w:t xml:space="preserve"> infection</w:t>
      </w:r>
      <w:r w:rsidR="005166FD">
        <w:rPr>
          <w:rFonts w:ascii="Calibri" w:eastAsia="Calibri" w:hAnsi="Calibri" w:cs="Calibri"/>
          <w:color w:val="000000"/>
          <w:sz w:val="24"/>
          <w:szCs w:val="24"/>
          <w:u w:color="000000"/>
          <w:bdr w:val="nil"/>
          <w:lang w:val="en-US" w:eastAsia="en-GB"/>
        </w:rPr>
        <w:t>s</w:t>
      </w:r>
      <w:r w:rsidRPr="0079335A">
        <w:rPr>
          <w:rFonts w:ascii="Calibri" w:eastAsia="Calibri" w:hAnsi="Calibri" w:cs="Calibri"/>
          <w:color w:val="000000"/>
          <w:sz w:val="24"/>
          <w:szCs w:val="24"/>
          <w:u w:color="000000"/>
          <w:bdr w:val="nil"/>
          <w:lang w:val="en-US" w:eastAsia="en-GB"/>
        </w:rPr>
        <w:t xml:space="preserve"> are based on research using animal models or </w:t>
      </w:r>
      <w:r w:rsidRPr="0079335A">
        <w:rPr>
          <w:rFonts w:ascii="Calibri" w:eastAsia="Calibri" w:hAnsi="Calibri" w:cs="Calibri"/>
          <w:i/>
          <w:color w:val="000000"/>
          <w:sz w:val="24"/>
          <w:szCs w:val="24"/>
          <w:u w:color="000000"/>
          <w:bdr w:val="nil"/>
          <w:lang w:val="en-US" w:eastAsia="en-GB"/>
        </w:rPr>
        <w:t>in vitro</w:t>
      </w:r>
      <w:r w:rsidRPr="0079335A">
        <w:rPr>
          <w:rFonts w:ascii="Calibri" w:eastAsia="Calibri" w:hAnsi="Calibri" w:cs="Calibri"/>
          <w:color w:val="000000"/>
          <w:sz w:val="24"/>
          <w:szCs w:val="24"/>
          <w:u w:color="000000"/>
          <w:bdr w:val="nil"/>
          <w:lang w:val="en-US" w:eastAsia="en-GB"/>
        </w:rPr>
        <w:t xml:space="preserve"> culture methods, primarily in rich fungal support media such as YPD during log phase growth. While these methods have produced useful data they do not accurately reflect the deposition of desiccated yeast into the lung environment, where nutrients are likely to be scarce. </w:t>
      </w:r>
    </w:p>
    <w:p w14:paraId="3AF794C7" w14:textId="539BD250" w:rsidR="0079335A" w:rsidRPr="00660F6E" w:rsidRDefault="00CC70B7" w:rsidP="0079335A">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r w:rsidRPr="00262872">
        <w:rPr>
          <w:rFonts w:ascii="Calibri" w:eastAsia="Calibri" w:hAnsi="Calibri" w:cs="Calibri"/>
          <w:noProof/>
          <w:color w:val="000000"/>
          <w:sz w:val="24"/>
          <w:szCs w:val="24"/>
          <w:bdr w:val="nil"/>
          <w:lang w:eastAsia="en-GB"/>
        </w:rPr>
        <w:drawing>
          <wp:anchor distT="0" distB="0" distL="114300" distR="114300" simplePos="0" relativeHeight="251666432" behindDoc="1" locked="0" layoutInCell="1" allowOverlap="1" wp14:anchorId="6BA35964" wp14:editId="1A09E6BA">
            <wp:simplePos x="0" y="0"/>
            <wp:positionH relativeFrom="column">
              <wp:posOffset>3443605</wp:posOffset>
            </wp:positionH>
            <wp:positionV relativeFrom="paragraph">
              <wp:posOffset>2365057</wp:posOffset>
            </wp:positionV>
            <wp:extent cx="2543175" cy="2395855"/>
            <wp:effectExtent l="0" t="0" r="9525" b="4445"/>
            <wp:wrapTight wrapText="bothSides">
              <wp:wrapPolygon edited="0">
                <wp:start x="0" y="0"/>
                <wp:lineTo x="0" y="21468"/>
                <wp:lineTo x="21519" y="21468"/>
                <wp:lineTo x="21519" y="0"/>
                <wp:lineTo x="0" y="0"/>
              </wp:wrapPolygon>
            </wp:wrapTight>
            <wp:docPr id="11" name="Picture 11" descr="C:\Users\Elizabeth\Documents\Edward Wallace\DJTF proposal\Fig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Elizabeth\Documents\Edward Wallace\DJTF proposal\Fig 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43175" cy="2395855"/>
                    </a:xfrm>
                    <a:prstGeom prst="rect">
                      <a:avLst/>
                    </a:prstGeom>
                    <a:noFill/>
                    <a:ln>
                      <a:noFill/>
                    </a:ln>
                  </pic:spPr>
                </pic:pic>
              </a:graphicData>
            </a:graphic>
          </wp:anchor>
        </w:drawing>
      </w:r>
      <w:r w:rsidR="0079335A" w:rsidRPr="0079335A">
        <w:rPr>
          <w:rFonts w:ascii="Calibri" w:eastAsia="Calibri" w:hAnsi="Calibri" w:cs="Calibri"/>
          <w:color w:val="000000"/>
          <w:sz w:val="24"/>
          <w:szCs w:val="24"/>
          <w:u w:color="000000"/>
          <w:bdr w:val="nil"/>
          <w:lang w:val="en-US" w:eastAsia="en-GB"/>
        </w:rPr>
        <w:t>Previous investigations carried out by Dr</w:t>
      </w:r>
      <w:r w:rsidR="004A79A3">
        <w:rPr>
          <w:rFonts w:ascii="Calibri" w:eastAsia="Calibri" w:hAnsi="Calibri" w:cs="Calibri"/>
          <w:color w:val="000000"/>
          <w:sz w:val="24"/>
          <w:szCs w:val="24"/>
          <w:u w:color="000000"/>
          <w:bdr w:val="nil"/>
          <w:lang w:val="en-US" w:eastAsia="en-GB"/>
        </w:rPr>
        <w:t>. Wallace and Dr. Ballou,</w:t>
      </w:r>
      <w:r w:rsidR="0079335A" w:rsidRPr="0079335A">
        <w:rPr>
          <w:rFonts w:ascii="Calibri" w:eastAsia="Calibri" w:hAnsi="Calibri" w:cs="Calibri"/>
          <w:color w:val="000000"/>
          <w:sz w:val="24"/>
          <w:szCs w:val="24"/>
          <w:u w:color="000000"/>
          <w:bdr w:val="nil"/>
          <w:lang w:val="en-US" w:eastAsia="en-GB"/>
        </w:rPr>
        <w:t xml:space="preserve"> to dissect the contributions of host factors and temperature in shaping initial g</w:t>
      </w:r>
      <w:r w:rsidR="004A79A3">
        <w:rPr>
          <w:rFonts w:ascii="Calibri" w:eastAsia="Calibri" w:hAnsi="Calibri" w:cs="Calibri"/>
          <w:color w:val="000000"/>
          <w:sz w:val="24"/>
          <w:szCs w:val="24"/>
          <w:u w:color="000000"/>
          <w:bdr w:val="nil"/>
          <w:lang w:val="en-US" w:eastAsia="en-GB"/>
        </w:rPr>
        <w:t>rowth, found</w:t>
      </w:r>
      <w:r w:rsidR="0079335A" w:rsidRPr="0079335A">
        <w:rPr>
          <w:rFonts w:ascii="Calibri" w:eastAsia="Calibri" w:hAnsi="Calibri" w:cs="Calibri"/>
          <w:color w:val="000000"/>
          <w:sz w:val="24"/>
          <w:szCs w:val="24"/>
          <w:u w:color="000000"/>
          <w:bdr w:val="nil"/>
          <w:lang w:val="en-US" w:eastAsia="en-GB"/>
        </w:rPr>
        <w:t xml:space="preserve"> a distinct physiological response (capsule induction) and differenti</w:t>
      </w:r>
      <w:r w:rsidR="004A79A3">
        <w:rPr>
          <w:rFonts w:ascii="Calibri" w:eastAsia="Calibri" w:hAnsi="Calibri" w:cs="Calibri"/>
          <w:color w:val="000000"/>
          <w:sz w:val="24"/>
          <w:szCs w:val="24"/>
          <w:u w:color="000000"/>
          <w:bdr w:val="nil"/>
          <w:lang w:val="en-US" w:eastAsia="en-GB"/>
        </w:rPr>
        <w:t xml:space="preserve">al RNA abundance between </w:t>
      </w:r>
      <w:r w:rsidR="0079335A" w:rsidRPr="0079335A">
        <w:rPr>
          <w:rFonts w:ascii="Calibri" w:eastAsia="Calibri" w:hAnsi="Calibri" w:cs="Calibri"/>
          <w:color w:val="000000"/>
          <w:sz w:val="24"/>
          <w:szCs w:val="24"/>
          <w:u w:color="000000"/>
          <w:bdr w:val="nil"/>
          <w:lang w:val="en-US" w:eastAsia="en-GB"/>
        </w:rPr>
        <w:t xml:space="preserve">different </w:t>
      </w:r>
      <w:r w:rsidR="004A79A3">
        <w:rPr>
          <w:rFonts w:ascii="Calibri" w:eastAsia="Calibri" w:hAnsi="Calibri" w:cs="Calibri"/>
          <w:color w:val="000000"/>
          <w:sz w:val="24"/>
          <w:szCs w:val="24"/>
          <w:u w:color="000000"/>
          <w:bdr w:val="nil"/>
          <w:lang w:val="en-US" w:eastAsia="en-GB"/>
        </w:rPr>
        <w:t xml:space="preserve">growth </w:t>
      </w:r>
      <w:r w:rsidR="0079335A" w:rsidRPr="0079335A">
        <w:rPr>
          <w:rFonts w:ascii="Calibri" w:eastAsia="Calibri" w:hAnsi="Calibri" w:cs="Calibri"/>
          <w:color w:val="000000"/>
          <w:sz w:val="24"/>
          <w:szCs w:val="24"/>
          <w:u w:color="000000"/>
          <w:bdr w:val="nil"/>
          <w:lang w:val="en-US" w:eastAsia="en-GB"/>
        </w:rPr>
        <w:t>conditions</w:t>
      </w:r>
      <w:r w:rsidR="009209CD">
        <w:rPr>
          <w:rFonts w:ascii="Calibri" w:eastAsia="Calibri" w:hAnsi="Calibri" w:cs="Calibri"/>
          <w:color w:val="000000"/>
          <w:sz w:val="24"/>
          <w:szCs w:val="24"/>
          <w:u w:color="000000"/>
          <w:bdr w:val="nil"/>
          <w:lang w:val="en-US" w:eastAsia="en-GB"/>
        </w:rPr>
        <w:t xml:space="preserve"> (see Fig. 1-4)</w:t>
      </w:r>
      <w:r w:rsidR="004A79A3">
        <w:rPr>
          <w:rFonts w:ascii="Calibri" w:eastAsia="Calibri" w:hAnsi="Calibri" w:cs="Calibri"/>
          <w:color w:val="000000"/>
          <w:sz w:val="24"/>
          <w:szCs w:val="24"/>
          <w:u w:color="000000"/>
          <w:bdr w:val="nil"/>
          <w:lang w:val="en-US" w:eastAsia="en-GB"/>
        </w:rPr>
        <w:t>.</w:t>
      </w:r>
      <w:r w:rsidR="00716A5B" w:rsidRPr="00716A5B">
        <w:rPr>
          <w:rFonts w:ascii="Calibri" w:eastAsia="Calibri" w:hAnsi="Calibri" w:cs="Calibri"/>
          <w:color w:val="000000"/>
          <w:sz w:val="24"/>
          <w:szCs w:val="24"/>
          <w:u w:color="000000"/>
          <w:bdr w:val="nil"/>
          <w:lang w:val="en-US" w:eastAsia="en-GB"/>
        </w:rPr>
        <w:t xml:space="preserve"> </w:t>
      </w:r>
      <w:r w:rsidR="00716A5B">
        <w:rPr>
          <w:rFonts w:ascii="Calibri" w:eastAsia="Calibri" w:hAnsi="Calibri" w:cs="Calibri"/>
          <w:color w:val="000000"/>
          <w:sz w:val="24"/>
          <w:szCs w:val="24"/>
          <w:u w:color="000000"/>
          <w:bdr w:val="nil"/>
          <w:lang w:val="en-US" w:eastAsia="en-GB"/>
        </w:rPr>
        <w:t xml:space="preserve">Different capsule phenotypes have been observed in different organs and </w:t>
      </w:r>
      <w:r w:rsidR="00716A5B" w:rsidRPr="00660F6E">
        <w:rPr>
          <w:rFonts w:ascii="Calibri" w:eastAsia="Calibri" w:hAnsi="Calibri" w:cs="Calibri"/>
          <w:i/>
          <w:color w:val="000000"/>
          <w:sz w:val="24"/>
          <w:szCs w:val="24"/>
          <w:u w:color="000000"/>
          <w:bdr w:val="nil"/>
          <w:lang w:val="en-US" w:eastAsia="en-GB"/>
        </w:rPr>
        <w:t>C. neoformans</w:t>
      </w:r>
      <w:r w:rsidR="00716A5B">
        <w:rPr>
          <w:rFonts w:ascii="Calibri" w:eastAsia="Calibri" w:hAnsi="Calibri" w:cs="Calibri"/>
          <w:i/>
          <w:color w:val="000000"/>
          <w:sz w:val="24"/>
          <w:szCs w:val="24"/>
          <w:u w:color="000000"/>
          <w:bdr w:val="nil"/>
          <w:lang w:val="en-US" w:eastAsia="en-GB"/>
        </w:rPr>
        <w:t xml:space="preserve"> </w:t>
      </w:r>
      <w:r w:rsidR="00716A5B" w:rsidRPr="00660F6E">
        <w:rPr>
          <w:rFonts w:ascii="Calibri" w:eastAsia="Calibri" w:hAnsi="Calibri" w:cs="Calibri"/>
          <w:color w:val="000000"/>
          <w:sz w:val="24"/>
          <w:szCs w:val="24"/>
          <w:u w:color="000000"/>
          <w:bdr w:val="nil"/>
          <w:lang w:val="en-US" w:eastAsia="en-GB"/>
        </w:rPr>
        <w:t>can modify the size and structure of its capsule in response to envi</w:t>
      </w:r>
      <w:r w:rsidR="00716A5B">
        <w:rPr>
          <w:rFonts w:ascii="Calibri" w:eastAsia="Calibri" w:hAnsi="Calibri" w:cs="Calibri"/>
          <w:color w:val="000000"/>
          <w:sz w:val="24"/>
          <w:szCs w:val="24"/>
          <w:u w:color="000000"/>
          <w:bdr w:val="nil"/>
          <w:lang w:val="en-US" w:eastAsia="en-GB"/>
        </w:rPr>
        <w:t xml:space="preserve">ronmental stimuli suggesting plasticity of the capsule is of biological importance. </w:t>
      </w:r>
      <w:r w:rsidR="004870BB">
        <w:rPr>
          <w:rFonts w:ascii="Calibri" w:eastAsia="Calibri" w:hAnsi="Calibri" w:cs="Calibri"/>
          <w:color w:val="000000"/>
          <w:sz w:val="24"/>
          <w:szCs w:val="24"/>
          <w:u w:color="000000"/>
          <w:bdr w:val="nil"/>
          <w:lang w:val="en-US" w:eastAsia="en-GB"/>
        </w:rPr>
        <w:t xml:space="preserve"> </w:t>
      </w:r>
      <w:r w:rsidR="004A79A3">
        <w:rPr>
          <w:rFonts w:ascii="Calibri" w:eastAsia="Calibri" w:hAnsi="Calibri" w:cs="Calibri"/>
          <w:color w:val="000000"/>
          <w:sz w:val="24"/>
          <w:szCs w:val="24"/>
          <w:u w:color="000000"/>
          <w:bdr w:val="nil"/>
          <w:lang w:val="en-US" w:eastAsia="en-GB"/>
        </w:rPr>
        <w:t>T</w:t>
      </w:r>
      <w:r w:rsidR="004870BB">
        <w:rPr>
          <w:rFonts w:ascii="Calibri" w:eastAsia="Calibri" w:hAnsi="Calibri" w:cs="Calibri"/>
          <w:color w:val="000000"/>
          <w:sz w:val="24"/>
          <w:szCs w:val="24"/>
          <w:u w:color="000000"/>
          <w:bdr w:val="nil"/>
          <w:lang w:val="en-US" w:eastAsia="en-GB"/>
        </w:rPr>
        <w:t>he reactivation of Cryptococcus is radically different in rich media compared to cell culture media containing ser</w:t>
      </w:r>
      <w:r w:rsidR="004A79A3">
        <w:rPr>
          <w:rFonts w:ascii="Calibri" w:eastAsia="Calibri" w:hAnsi="Calibri" w:cs="Calibri"/>
          <w:color w:val="000000"/>
          <w:sz w:val="24"/>
          <w:szCs w:val="24"/>
          <w:u w:color="000000"/>
          <w:bdr w:val="nil"/>
          <w:lang w:val="en-US" w:eastAsia="en-GB"/>
        </w:rPr>
        <w:t>um suggesting</w:t>
      </w:r>
      <w:r w:rsidR="00716A5B">
        <w:rPr>
          <w:rFonts w:ascii="Calibri" w:eastAsia="Calibri" w:hAnsi="Calibri" w:cs="Calibri"/>
          <w:color w:val="000000"/>
          <w:sz w:val="24"/>
          <w:szCs w:val="24"/>
          <w:u w:color="000000"/>
          <w:bdr w:val="nil"/>
          <w:lang w:val="en-US" w:eastAsia="en-GB"/>
        </w:rPr>
        <w:t xml:space="preserve"> host-like media/</w:t>
      </w:r>
      <w:r w:rsidR="004870BB">
        <w:rPr>
          <w:rFonts w:ascii="Calibri" w:eastAsia="Calibri" w:hAnsi="Calibri" w:cs="Calibri"/>
          <w:color w:val="000000"/>
          <w:sz w:val="24"/>
          <w:szCs w:val="24"/>
          <w:u w:color="000000"/>
          <w:bdr w:val="nil"/>
          <w:lang w:val="en-US" w:eastAsia="en-GB"/>
        </w:rPr>
        <w:t>ser</w:t>
      </w:r>
      <w:r w:rsidR="00716A5B">
        <w:rPr>
          <w:rFonts w:ascii="Calibri" w:eastAsia="Calibri" w:hAnsi="Calibri" w:cs="Calibri"/>
          <w:color w:val="000000"/>
          <w:sz w:val="24"/>
          <w:szCs w:val="24"/>
          <w:u w:color="000000"/>
          <w:bdr w:val="nil"/>
          <w:lang w:val="en-US" w:eastAsia="en-GB"/>
        </w:rPr>
        <w:t>um induces capsule production. H</w:t>
      </w:r>
      <w:r w:rsidR="004870BB">
        <w:rPr>
          <w:rFonts w:ascii="Calibri" w:eastAsia="Calibri" w:hAnsi="Calibri" w:cs="Calibri"/>
          <w:color w:val="000000"/>
          <w:sz w:val="24"/>
          <w:szCs w:val="24"/>
          <w:u w:color="000000"/>
          <w:bdr w:val="nil"/>
          <w:lang w:val="en-US" w:eastAsia="en-GB"/>
        </w:rPr>
        <w:t>owever, we do not know which component</w:t>
      </w:r>
      <w:r w:rsidR="004A79A3">
        <w:rPr>
          <w:rFonts w:ascii="Calibri" w:eastAsia="Calibri" w:hAnsi="Calibri" w:cs="Calibri"/>
          <w:color w:val="000000"/>
          <w:sz w:val="24"/>
          <w:szCs w:val="24"/>
          <w:u w:color="000000"/>
          <w:bdr w:val="nil"/>
          <w:lang w:val="en-US" w:eastAsia="en-GB"/>
        </w:rPr>
        <w:t>(s) give</w:t>
      </w:r>
      <w:r w:rsidR="004870BB">
        <w:rPr>
          <w:rFonts w:ascii="Calibri" w:eastAsia="Calibri" w:hAnsi="Calibri" w:cs="Calibri"/>
          <w:color w:val="000000"/>
          <w:sz w:val="24"/>
          <w:szCs w:val="24"/>
          <w:u w:color="000000"/>
          <w:bdr w:val="nil"/>
          <w:lang w:val="en-US" w:eastAsia="en-GB"/>
        </w:rPr>
        <w:t xml:space="preserve"> rise to</w:t>
      </w:r>
      <w:r w:rsidR="004A79A3">
        <w:rPr>
          <w:rFonts w:ascii="Calibri" w:eastAsia="Calibri" w:hAnsi="Calibri" w:cs="Calibri"/>
          <w:color w:val="000000"/>
          <w:sz w:val="24"/>
          <w:szCs w:val="24"/>
          <w:u w:color="000000"/>
          <w:bdr w:val="nil"/>
          <w:lang w:val="en-US" w:eastAsia="en-GB"/>
        </w:rPr>
        <w:t xml:space="preserve"> this phenotypic change</w:t>
      </w:r>
      <w:r w:rsidR="00716A5B">
        <w:rPr>
          <w:rFonts w:ascii="Calibri" w:eastAsia="Calibri" w:hAnsi="Calibri" w:cs="Calibri"/>
          <w:color w:val="000000"/>
          <w:sz w:val="24"/>
          <w:szCs w:val="24"/>
          <w:u w:color="000000"/>
          <w:bdr w:val="nil"/>
          <w:lang w:val="en-US" w:eastAsia="en-GB"/>
        </w:rPr>
        <w:t xml:space="preserve"> or which pathways are responsible</w:t>
      </w:r>
      <w:r w:rsidR="004A79A3">
        <w:rPr>
          <w:rFonts w:ascii="Calibri" w:eastAsia="Calibri" w:hAnsi="Calibri" w:cs="Calibri"/>
          <w:color w:val="000000"/>
          <w:sz w:val="24"/>
          <w:szCs w:val="24"/>
          <w:u w:color="000000"/>
          <w:bdr w:val="nil"/>
          <w:lang w:val="en-US" w:eastAsia="en-GB"/>
        </w:rPr>
        <w:t>.</w:t>
      </w:r>
      <w:r w:rsidR="004870BB">
        <w:rPr>
          <w:rFonts w:ascii="Calibri" w:eastAsia="Calibri" w:hAnsi="Calibri" w:cs="Calibri"/>
          <w:color w:val="000000"/>
          <w:sz w:val="24"/>
          <w:szCs w:val="24"/>
          <w:u w:color="000000"/>
          <w:bdr w:val="nil"/>
          <w:lang w:val="en-US" w:eastAsia="en-GB"/>
        </w:rPr>
        <w:t xml:space="preserve"> </w:t>
      </w:r>
      <w:r>
        <w:rPr>
          <w:rFonts w:ascii="Calibri" w:eastAsia="Calibri" w:hAnsi="Calibri" w:cs="Calibri"/>
          <w:color w:val="000000"/>
          <w:sz w:val="24"/>
          <w:szCs w:val="24"/>
          <w:u w:color="000000"/>
          <w:bdr w:val="nil"/>
          <w:lang w:val="en-US" w:eastAsia="en-GB"/>
        </w:rPr>
        <w:t xml:space="preserve">I will address this gap in knowledge by using well defined media and measuring the </w:t>
      </w:r>
      <w:r w:rsidR="00DC7BDF">
        <w:rPr>
          <w:rFonts w:ascii="Calibri" w:eastAsia="Calibri" w:hAnsi="Calibri" w:cs="Calibri"/>
          <w:color w:val="000000"/>
          <w:sz w:val="24"/>
          <w:szCs w:val="24"/>
          <w:u w:color="000000"/>
          <w:bdr w:val="nil"/>
          <w:lang w:val="en-US" w:eastAsia="en-GB"/>
        </w:rPr>
        <w:t xml:space="preserve">transcriptome </w:t>
      </w:r>
      <w:r>
        <w:rPr>
          <w:rFonts w:ascii="Calibri" w:eastAsia="Calibri" w:hAnsi="Calibri" w:cs="Calibri"/>
          <w:color w:val="000000"/>
          <w:sz w:val="24"/>
          <w:szCs w:val="24"/>
          <w:u w:color="000000"/>
          <w:bdr w:val="nil"/>
          <w:lang w:val="en-US" w:eastAsia="en-GB"/>
        </w:rPr>
        <w:t>response of Cryptococcus.</w:t>
      </w:r>
    </w:p>
    <w:p w14:paraId="040E5449" w14:textId="62D2252B" w:rsidR="009209CD" w:rsidRDefault="00CC70B7" w:rsidP="0079335A">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r w:rsidRPr="00262872">
        <w:rPr>
          <w:rFonts w:ascii="Calibri" w:eastAsia="Calibri" w:hAnsi="Calibri" w:cs="Calibri"/>
          <w:noProof/>
          <w:color w:val="000000"/>
          <w:sz w:val="24"/>
          <w:szCs w:val="24"/>
          <w:u w:color="000000"/>
          <w:bdr w:val="nil"/>
          <w:lang w:eastAsia="en-GB"/>
        </w:rPr>
        <w:drawing>
          <wp:anchor distT="0" distB="0" distL="114300" distR="114300" simplePos="0" relativeHeight="251665408" behindDoc="1" locked="0" layoutInCell="1" allowOverlap="1" wp14:anchorId="55C40C02" wp14:editId="4DA589F5">
            <wp:simplePos x="0" y="0"/>
            <wp:positionH relativeFrom="column">
              <wp:posOffset>47625</wp:posOffset>
            </wp:positionH>
            <wp:positionV relativeFrom="paragraph">
              <wp:posOffset>168910</wp:posOffset>
            </wp:positionV>
            <wp:extent cx="2763520" cy="2309495"/>
            <wp:effectExtent l="0" t="0" r="0" b="0"/>
            <wp:wrapTight wrapText="bothSides">
              <wp:wrapPolygon edited="0">
                <wp:start x="0" y="0"/>
                <wp:lineTo x="0" y="21380"/>
                <wp:lineTo x="21441" y="21380"/>
                <wp:lineTo x="21441" y="0"/>
                <wp:lineTo x="0" y="0"/>
              </wp:wrapPolygon>
            </wp:wrapTight>
            <wp:docPr id="10" name="Picture 10" descr="C:\Users\Elizabeth\Documents\Edward Wallace\DJTF proposal\Fig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lizabeth\Documents\Edward Wallace\DJTF proposal\Fig 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63520" cy="23094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65CD4" w:rsidRPr="00665CD4">
        <w:rPr>
          <w:rFonts w:ascii="Calibri" w:eastAsia="Calibri" w:hAnsi="Calibri" w:cs="Calibri"/>
          <w:b/>
          <w:noProof/>
          <w:color w:val="000000"/>
          <w:sz w:val="24"/>
          <w:szCs w:val="24"/>
          <w:u w:val="single" w:color="000000"/>
          <w:bdr w:val="nil"/>
          <w:lang w:eastAsia="en-GB"/>
        </w:rPr>
        <mc:AlternateContent>
          <mc:Choice Requires="wps">
            <w:drawing>
              <wp:anchor distT="45720" distB="45720" distL="114300" distR="114300" simplePos="0" relativeHeight="251674624" behindDoc="0" locked="0" layoutInCell="1" allowOverlap="1" wp14:anchorId="630C1485" wp14:editId="408F9ABC">
                <wp:simplePos x="0" y="0"/>
                <wp:positionH relativeFrom="column">
                  <wp:posOffset>3200400</wp:posOffset>
                </wp:positionH>
                <wp:positionV relativeFrom="paragraph">
                  <wp:posOffset>2898775</wp:posOffset>
                </wp:positionV>
                <wp:extent cx="3138170" cy="703580"/>
                <wp:effectExtent l="0" t="0" r="24130" b="20320"/>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8170" cy="703580"/>
                        </a:xfrm>
                        <a:prstGeom prst="rect">
                          <a:avLst/>
                        </a:prstGeom>
                        <a:solidFill>
                          <a:srgbClr val="FFFFFF"/>
                        </a:solidFill>
                        <a:ln w="9525">
                          <a:solidFill>
                            <a:srgbClr val="000000"/>
                          </a:solidFill>
                          <a:miter lim="800000"/>
                          <a:headEnd/>
                          <a:tailEnd/>
                        </a:ln>
                      </wps:spPr>
                      <wps:txbx>
                        <w:txbxContent>
                          <w:p w14:paraId="5E9D759F" w14:textId="4779C59D" w:rsidR="003E15BD" w:rsidRPr="00665CD4" w:rsidRDefault="003E15BD" w:rsidP="00665CD4">
                            <w:pPr>
                              <w:pBdr>
                                <w:top w:val="nil"/>
                                <w:left w:val="nil"/>
                                <w:bottom w:val="nil"/>
                                <w:right w:val="nil"/>
                                <w:between w:val="nil"/>
                                <w:bar w:val="nil"/>
                              </w:pBdr>
                              <w:tabs>
                                <w:tab w:val="left" w:pos="567"/>
                              </w:tabs>
                              <w:spacing w:line="240" w:lineRule="auto"/>
                              <w:rPr>
                                <w:sz w:val="20"/>
                                <w:szCs w:val="20"/>
                              </w:rPr>
                            </w:pPr>
                            <w:r w:rsidRPr="00665CD4">
                              <w:rPr>
                                <w:rFonts w:ascii="Calibri" w:eastAsia="Calibri" w:hAnsi="Calibri" w:cs="Calibri"/>
                                <w:color w:val="000000"/>
                                <w:sz w:val="20"/>
                                <w:szCs w:val="20"/>
                                <w:bdr w:val="nil"/>
                                <w:lang w:val="en-US" w:eastAsia="en-GB"/>
                              </w:rPr>
                              <w:t>Fig 2:</w:t>
                            </w:r>
                            <w:r>
                              <w:rPr>
                                <w:rFonts w:ascii="Calibri" w:eastAsia="Calibri" w:hAnsi="Calibri" w:cs="Calibri"/>
                                <w:color w:val="000000"/>
                                <w:sz w:val="20"/>
                                <w:szCs w:val="20"/>
                                <w:bdr w:val="nil"/>
                                <w:lang w:val="en-US" w:eastAsia="en-GB"/>
                              </w:rPr>
                              <w:tab/>
                            </w:r>
                            <w:r w:rsidRPr="00665CD4">
                              <w:rPr>
                                <w:rFonts w:ascii="Calibri" w:eastAsia="Calibri" w:hAnsi="Calibri" w:cs="Calibri"/>
                                <w:color w:val="000000"/>
                                <w:sz w:val="20"/>
                                <w:szCs w:val="20"/>
                                <w:bdr w:val="nil"/>
                                <w:lang w:val="en-US" w:eastAsia="en-GB"/>
                              </w:rPr>
                              <w:t xml:space="preserve">Micrograph with India ink staining 150 min after </w:t>
                            </w:r>
                            <w:r>
                              <w:rPr>
                                <w:rFonts w:ascii="Calibri" w:eastAsia="Calibri" w:hAnsi="Calibri" w:cs="Calibri"/>
                                <w:color w:val="000000"/>
                                <w:sz w:val="20"/>
                                <w:szCs w:val="20"/>
                                <w:bdr w:val="nil"/>
                                <w:lang w:val="en-US" w:eastAsia="en-GB"/>
                              </w:rPr>
                              <w:tab/>
                            </w:r>
                            <w:r w:rsidRPr="00665CD4">
                              <w:rPr>
                                <w:rFonts w:ascii="Calibri" w:eastAsia="Calibri" w:hAnsi="Calibri" w:cs="Calibri"/>
                                <w:color w:val="000000"/>
                                <w:sz w:val="20"/>
                                <w:szCs w:val="20"/>
                                <w:bdr w:val="nil"/>
                                <w:lang w:val="en-US" w:eastAsia="en-GB"/>
                              </w:rPr>
                              <w:t>inoculation.</w:t>
                            </w:r>
                            <w:r>
                              <w:rPr>
                                <w:rFonts w:ascii="Calibri" w:eastAsia="Calibri" w:hAnsi="Calibri" w:cs="Calibri"/>
                                <w:color w:val="000000"/>
                                <w:sz w:val="20"/>
                                <w:szCs w:val="20"/>
                                <w:bdr w:val="nil"/>
                                <w:lang w:val="en-US" w:eastAsia="en-GB"/>
                              </w:rPr>
                              <w:t xml:space="preserve"> </w:t>
                            </w:r>
                            <w:r w:rsidRPr="00665CD4">
                              <w:rPr>
                                <w:rFonts w:ascii="Calibri" w:eastAsia="Calibri" w:hAnsi="Calibri" w:cs="Calibri"/>
                                <w:color w:val="000000"/>
                                <w:sz w:val="20"/>
                                <w:szCs w:val="20"/>
                                <w:bdr w:val="nil"/>
                                <w:lang w:val="en-US" w:eastAsia="en-GB"/>
                              </w:rPr>
                              <w:t>Budding (green arrow) in YPD.</w:t>
                            </w:r>
                            <w:r>
                              <w:rPr>
                                <w:rFonts w:ascii="Calibri" w:eastAsia="Calibri" w:hAnsi="Calibri" w:cs="Calibri"/>
                                <w:color w:val="000000"/>
                                <w:sz w:val="20"/>
                                <w:szCs w:val="20"/>
                                <w:bdr w:val="nil"/>
                                <w:lang w:val="en-US" w:eastAsia="en-GB"/>
                              </w:rPr>
                              <w:t xml:space="preserve"> </w:t>
                            </w:r>
                            <w:r>
                              <w:rPr>
                                <w:rFonts w:ascii="Calibri" w:eastAsia="Calibri" w:hAnsi="Calibri" w:cs="Calibri"/>
                                <w:color w:val="000000"/>
                                <w:sz w:val="20"/>
                                <w:szCs w:val="20"/>
                                <w:bdr w:val="nil"/>
                                <w:lang w:val="en-US" w:eastAsia="en-GB"/>
                              </w:rPr>
                              <w:tab/>
                              <w:t>C</w:t>
                            </w:r>
                            <w:r w:rsidRPr="00665CD4">
                              <w:rPr>
                                <w:rFonts w:ascii="Calibri" w:eastAsia="Calibri" w:hAnsi="Calibri" w:cs="Calibri"/>
                                <w:color w:val="000000"/>
                                <w:sz w:val="20"/>
                                <w:szCs w:val="20"/>
                                <w:bdr w:val="nil"/>
                                <w:lang w:val="en-US" w:eastAsia="en-GB"/>
                              </w:rPr>
                              <w:t>apsule induction (red arrow) in RPMI at 37⁰C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30C1485" id="_x0000_t202" coordsize="21600,21600" o:spt="202" path="m,l,21600r21600,l21600,xe">
                <v:stroke joinstyle="miter"/>
                <v:path gradientshapeok="t" o:connecttype="rect"/>
              </v:shapetype>
              <v:shape id="Text Box 2" o:spid="_x0000_s1026" type="#_x0000_t202" style="position:absolute;margin-left:252pt;margin-top:228.25pt;width:247.1pt;height:55.4pt;z-index:251674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">
                <v:textbox>
                  <w:txbxContent>
                    <w:p w14:paraId="5E9D759F" w14:textId="4779C59D" w:rsidR="003E15BD" w:rsidRPr="00665CD4" w:rsidRDefault="003E15BD" w:rsidP="00665CD4">
                      <w:pPr>
                        <w:pBdr>
                          <w:top w:val="nil"/>
                          <w:left w:val="nil"/>
                          <w:bottom w:val="nil"/>
                          <w:right w:val="nil"/>
                          <w:between w:val="nil"/>
                          <w:bar w:val="nil"/>
                        </w:pBdr>
                        <w:tabs>
                          <w:tab w:val="left" w:pos="567"/>
                        </w:tabs>
                        <w:spacing w:line="240" w:lineRule="auto"/>
                        <w:rPr>
                          <w:sz w:val="20"/>
                          <w:szCs w:val="20"/>
                        </w:rPr>
                      </w:pPr>
                      <w:r w:rsidRPr="00665CD4">
                        <w:rPr>
                          <w:rFonts w:ascii="Calibri" w:eastAsia="Calibri" w:hAnsi="Calibri" w:cs="Calibri"/>
                          <w:color w:val="000000"/>
                          <w:sz w:val="20"/>
                          <w:szCs w:val="20"/>
                          <w:bdr w:val="nil"/>
                          <w:lang w:val="en-US" w:eastAsia="en-GB"/>
                        </w:rPr>
                        <w:t>Fig 2:</w:t>
                      </w:r>
                      <w:r>
                        <w:rPr>
                          <w:rFonts w:ascii="Calibri" w:eastAsia="Calibri" w:hAnsi="Calibri" w:cs="Calibri"/>
                          <w:color w:val="000000"/>
                          <w:sz w:val="20"/>
                          <w:szCs w:val="20"/>
                          <w:bdr w:val="nil"/>
                          <w:lang w:val="en-US" w:eastAsia="en-GB"/>
                        </w:rPr>
                        <w:tab/>
                      </w:r>
                      <w:r w:rsidRPr="00665CD4">
                        <w:rPr>
                          <w:rFonts w:ascii="Calibri" w:eastAsia="Calibri" w:hAnsi="Calibri" w:cs="Calibri"/>
                          <w:color w:val="000000"/>
                          <w:sz w:val="20"/>
                          <w:szCs w:val="20"/>
                          <w:bdr w:val="nil"/>
                          <w:lang w:val="en-US" w:eastAsia="en-GB"/>
                        </w:rPr>
                        <w:t xml:space="preserve">Micrograph with India ink staining 150 min after </w:t>
                      </w:r>
                      <w:r>
                        <w:rPr>
                          <w:rFonts w:ascii="Calibri" w:eastAsia="Calibri" w:hAnsi="Calibri" w:cs="Calibri"/>
                          <w:color w:val="000000"/>
                          <w:sz w:val="20"/>
                          <w:szCs w:val="20"/>
                          <w:bdr w:val="nil"/>
                          <w:lang w:val="en-US" w:eastAsia="en-GB"/>
                        </w:rPr>
                        <w:tab/>
                      </w:r>
                      <w:r w:rsidRPr="00665CD4">
                        <w:rPr>
                          <w:rFonts w:ascii="Calibri" w:eastAsia="Calibri" w:hAnsi="Calibri" w:cs="Calibri"/>
                          <w:color w:val="000000"/>
                          <w:sz w:val="20"/>
                          <w:szCs w:val="20"/>
                          <w:bdr w:val="nil"/>
                          <w:lang w:val="en-US" w:eastAsia="en-GB"/>
                        </w:rPr>
                        <w:t>inoculation.</w:t>
                      </w:r>
                      <w:r>
                        <w:rPr>
                          <w:rFonts w:ascii="Calibri" w:eastAsia="Calibri" w:hAnsi="Calibri" w:cs="Calibri"/>
                          <w:color w:val="000000"/>
                          <w:sz w:val="20"/>
                          <w:szCs w:val="20"/>
                          <w:bdr w:val="nil"/>
                          <w:lang w:val="en-US" w:eastAsia="en-GB"/>
                        </w:rPr>
                        <w:t xml:space="preserve"> </w:t>
                      </w:r>
                      <w:r w:rsidRPr="00665CD4">
                        <w:rPr>
                          <w:rFonts w:ascii="Calibri" w:eastAsia="Calibri" w:hAnsi="Calibri" w:cs="Calibri"/>
                          <w:color w:val="000000"/>
                          <w:sz w:val="20"/>
                          <w:szCs w:val="20"/>
                          <w:bdr w:val="nil"/>
                          <w:lang w:val="en-US" w:eastAsia="en-GB"/>
                        </w:rPr>
                        <w:t>Budding (green arrow) in YPD.</w:t>
                      </w:r>
                      <w:r>
                        <w:rPr>
                          <w:rFonts w:ascii="Calibri" w:eastAsia="Calibri" w:hAnsi="Calibri" w:cs="Calibri"/>
                          <w:color w:val="000000"/>
                          <w:sz w:val="20"/>
                          <w:szCs w:val="20"/>
                          <w:bdr w:val="nil"/>
                          <w:lang w:val="en-US" w:eastAsia="en-GB"/>
                        </w:rPr>
                        <w:t xml:space="preserve"> </w:t>
                      </w:r>
                      <w:r>
                        <w:rPr>
                          <w:rFonts w:ascii="Calibri" w:eastAsia="Calibri" w:hAnsi="Calibri" w:cs="Calibri"/>
                          <w:color w:val="000000"/>
                          <w:sz w:val="20"/>
                          <w:szCs w:val="20"/>
                          <w:bdr w:val="nil"/>
                          <w:lang w:val="en-US" w:eastAsia="en-GB"/>
                        </w:rPr>
                        <w:tab/>
                        <w:t>C</w:t>
                      </w:r>
                      <w:r w:rsidRPr="00665CD4">
                        <w:rPr>
                          <w:rFonts w:ascii="Calibri" w:eastAsia="Calibri" w:hAnsi="Calibri" w:cs="Calibri"/>
                          <w:color w:val="000000"/>
                          <w:sz w:val="20"/>
                          <w:szCs w:val="20"/>
                          <w:bdr w:val="nil"/>
                          <w:lang w:val="en-US" w:eastAsia="en-GB"/>
                        </w:rPr>
                        <w:t>apsule induction (red arrow) in RPMI at 37⁰C</w:t>
                      </w:r>
                    </w:p>
                  </w:txbxContent>
                </v:textbox>
                <w10:wrap type="square"/>
              </v:shape>
            </w:pict>
          </mc:Fallback>
        </mc:AlternateContent>
      </w:r>
    </w:p>
    <w:p w14:paraId="152351E0" w14:textId="419A8B33" w:rsidR="008964F2" w:rsidRDefault="00665CD4" w:rsidP="0079335A">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r w:rsidRPr="00665CD4">
        <w:rPr>
          <w:rFonts w:ascii="Calibri" w:eastAsia="Calibri" w:hAnsi="Calibri" w:cs="Calibri"/>
          <w:b/>
          <w:noProof/>
          <w:color w:val="000000"/>
          <w:sz w:val="24"/>
          <w:szCs w:val="24"/>
          <w:u w:val="single" w:color="000000"/>
          <w:bdr w:val="nil"/>
          <w:lang w:eastAsia="en-GB"/>
        </w:rPr>
        <mc:AlternateContent>
          <mc:Choice Requires="wps">
            <w:drawing>
              <wp:anchor distT="45720" distB="45720" distL="114300" distR="114300" simplePos="0" relativeHeight="251668480" behindDoc="0" locked="0" layoutInCell="1" allowOverlap="1" wp14:anchorId="71D5F345" wp14:editId="4A1FC436">
                <wp:simplePos x="0" y="0"/>
                <wp:positionH relativeFrom="column">
                  <wp:posOffset>185420</wp:posOffset>
                </wp:positionH>
                <wp:positionV relativeFrom="paragraph">
                  <wp:posOffset>2583815</wp:posOffset>
                </wp:positionV>
                <wp:extent cx="2566670" cy="1404620"/>
                <wp:effectExtent l="0" t="0" r="24130" b="2730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66670" cy="1404620"/>
                        </a:xfrm>
                        <a:prstGeom prst="rect">
                          <a:avLst/>
                        </a:prstGeom>
                        <a:solidFill>
                          <a:srgbClr val="FFFFFF"/>
                        </a:solidFill>
                        <a:ln w="9525">
                          <a:solidFill>
                            <a:srgbClr val="000000"/>
                          </a:solidFill>
                          <a:miter lim="800000"/>
                          <a:headEnd/>
                          <a:tailEnd/>
                        </a:ln>
                      </wps:spPr>
                      <wps:txbx>
                        <w:txbxContent>
                          <w:p w14:paraId="493679CC" w14:textId="58D8985C" w:rsidR="003E15BD" w:rsidRPr="00665CD4" w:rsidRDefault="003E15BD" w:rsidP="00665CD4">
                            <w:pPr>
                              <w:tabs>
                                <w:tab w:val="left" w:pos="567"/>
                              </w:tabs>
                              <w:rPr>
                                <w:sz w:val="20"/>
                                <w:szCs w:val="20"/>
                              </w:rPr>
                            </w:pPr>
                            <w:r w:rsidRPr="00665CD4">
                              <w:rPr>
                                <w:sz w:val="20"/>
                                <w:szCs w:val="20"/>
                              </w:rPr>
                              <w:t>Fig 1:</w:t>
                            </w:r>
                            <w:r w:rsidRPr="00665CD4">
                              <w:rPr>
                                <w:sz w:val="20"/>
                                <w:szCs w:val="20"/>
                              </w:rPr>
                              <w:tab/>
                              <w:t xml:space="preserve">RNA time course to measure the </w:t>
                            </w:r>
                            <w:r w:rsidRPr="00665CD4">
                              <w:rPr>
                                <w:sz w:val="20"/>
                                <w:szCs w:val="20"/>
                              </w:rPr>
                              <w:tab/>
                              <w:t xml:space="preserve">contribution of nutrient and </w:t>
                            </w:r>
                            <w:r w:rsidRPr="00665CD4">
                              <w:rPr>
                                <w:sz w:val="20"/>
                                <w:szCs w:val="20"/>
                              </w:rPr>
                              <w:tab/>
                              <w:t>temperature to initial growth.</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1D5F345" id="_x0000_s1027" type="#_x0000_t202" style="position:absolute;margin-left:14.6pt;margin-top:203.45pt;width:202.1pt;height:110.6pt;z-index:25166848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">
                <v:textbox style="mso-fit-shape-to-text:t">
                  <w:txbxContent>
                    <w:p w14:paraId="493679CC" w14:textId="58D8985C" w:rsidR="003E15BD" w:rsidRPr="00665CD4" w:rsidRDefault="003E15BD" w:rsidP="00665CD4">
                      <w:pPr>
                        <w:tabs>
                          <w:tab w:val="left" w:pos="567"/>
                        </w:tabs>
                        <w:rPr>
                          <w:sz w:val="20"/>
                          <w:szCs w:val="20"/>
                        </w:rPr>
                      </w:pPr>
                      <w:r w:rsidRPr="00665CD4">
                        <w:rPr>
                          <w:sz w:val="20"/>
                          <w:szCs w:val="20"/>
                        </w:rPr>
                        <w:t>Fig 1:</w:t>
                      </w:r>
                      <w:r w:rsidRPr="00665CD4">
                        <w:rPr>
                          <w:sz w:val="20"/>
                          <w:szCs w:val="20"/>
                        </w:rPr>
                        <w:tab/>
                        <w:t xml:space="preserve">RNA time course to measure the </w:t>
                      </w:r>
                      <w:r w:rsidRPr="00665CD4">
                        <w:rPr>
                          <w:sz w:val="20"/>
                          <w:szCs w:val="20"/>
                        </w:rPr>
                        <w:tab/>
                        <w:t xml:space="preserve">contribution of nutrient and </w:t>
                      </w:r>
                      <w:r w:rsidRPr="00665CD4">
                        <w:rPr>
                          <w:sz w:val="20"/>
                          <w:szCs w:val="20"/>
                        </w:rPr>
                        <w:tab/>
                        <w:t>temperature to initial growth.</w:t>
                      </w:r>
                    </w:p>
                  </w:txbxContent>
                </v:textbox>
                <w10:wrap type="square"/>
              </v:shape>
            </w:pict>
          </mc:Fallback>
        </mc:AlternateContent>
      </w:r>
    </w:p>
    <w:p w14:paraId="0708C81C" w14:textId="56D34AA8" w:rsidR="008964F2" w:rsidRPr="0079335A" w:rsidRDefault="008964F2" w:rsidP="0079335A">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p>
    <w:p w14:paraId="70702E06" w14:textId="73BFE8C6" w:rsidR="009209CD" w:rsidRDefault="009209CD" w:rsidP="0079335A">
      <w:pPr>
        <w:pBdr>
          <w:top w:val="nil"/>
          <w:left w:val="nil"/>
          <w:bottom w:val="nil"/>
          <w:right w:val="nil"/>
          <w:between w:val="nil"/>
          <w:bar w:val="nil"/>
        </w:pBdr>
        <w:spacing w:line="276" w:lineRule="auto"/>
        <w:rPr>
          <w:rFonts w:ascii="Calibri" w:eastAsia="Calibri" w:hAnsi="Calibri" w:cs="Calibri"/>
          <w:b/>
          <w:color w:val="000000"/>
          <w:sz w:val="24"/>
          <w:szCs w:val="24"/>
          <w:u w:val="single" w:color="000000"/>
          <w:bdr w:val="nil"/>
          <w:lang w:val="en-US" w:eastAsia="en-GB"/>
        </w:rPr>
      </w:pPr>
    </w:p>
    <w:p w14:paraId="4007B244" w14:textId="3CD5FD4B" w:rsidR="00262872" w:rsidRDefault="007C714D" w:rsidP="0079335A">
      <w:pPr>
        <w:pBdr>
          <w:top w:val="nil"/>
          <w:left w:val="nil"/>
          <w:bottom w:val="nil"/>
          <w:right w:val="nil"/>
          <w:between w:val="nil"/>
          <w:bar w:val="nil"/>
        </w:pBdr>
        <w:spacing w:line="276" w:lineRule="auto"/>
        <w:rPr>
          <w:rFonts w:ascii="Calibri" w:eastAsia="Calibri" w:hAnsi="Calibri" w:cs="Calibri"/>
          <w:color w:val="000000"/>
          <w:sz w:val="24"/>
          <w:szCs w:val="24"/>
          <w:bdr w:val="nil"/>
          <w:lang w:val="en-US" w:eastAsia="en-GB"/>
        </w:rPr>
      </w:pPr>
      <w:r w:rsidRPr="00665CD4">
        <w:rPr>
          <w:rFonts w:ascii="Calibri" w:eastAsia="Calibri" w:hAnsi="Calibri" w:cs="Calibri"/>
          <w:b/>
          <w:noProof/>
          <w:color w:val="000000"/>
          <w:sz w:val="24"/>
          <w:szCs w:val="24"/>
          <w:u w:val="single" w:color="000000"/>
          <w:bdr w:val="nil"/>
          <w:lang w:eastAsia="en-GB"/>
        </w:rPr>
        <w:lastRenderedPageBreak/>
        <mc:AlternateContent>
          <mc:Choice Requires="wps">
            <w:drawing>
              <wp:anchor distT="45720" distB="45720" distL="114300" distR="114300" simplePos="0" relativeHeight="251670528" behindDoc="0" locked="0" layoutInCell="1" allowOverlap="1" wp14:anchorId="74598F3B" wp14:editId="2C1C03A6">
                <wp:simplePos x="0" y="0"/>
                <wp:positionH relativeFrom="column">
                  <wp:posOffset>-533717</wp:posOffset>
                </wp:positionH>
                <wp:positionV relativeFrom="paragraph">
                  <wp:posOffset>5046662</wp:posOffset>
                </wp:positionV>
                <wp:extent cx="3214370" cy="1404620"/>
                <wp:effectExtent l="0" t="0" r="24130" b="27305"/>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14370" cy="1404620"/>
                        </a:xfrm>
                        <a:prstGeom prst="rect">
                          <a:avLst/>
                        </a:prstGeom>
                        <a:solidFill>
                          <a:srgbClr val="FFFFFF"/>
                        </a:solidFill>
                        <a:ln w="9525">
                          <a:solidFill>
                            <a:srgbClr val="000000"/>
                          </a:solidFill>
                          <a:miter lim="800000"/>
                          <a:headEnd/>
                          <a:tailEnd/>
                        </a:ln>
                      </wps:spPr>
                      <wps:txbx>
                        <w:txbxContent>
                          <w:p w14:paraId="59962DAA" w14:textId="71EF1887" w:rsidR="003E15BD" w:rsidRDefault="003E15BD" w:rsidP="00665CD4">
                            <w:pPr>
                              <w:tabs>
                                <w:tab w:val="left" w:pos="567"/>
                              </w:tabs>
                            </w:pPr>
                            <w:r>
                              <w:t>Fig 3:</w:t>
                            </w:r>
                            <w:r>
                              <w:tab/>
                              <w:t xml:space="preserve">Heat map shows log2 of the difference from </w:t>
                            </w:r>
                            <w:r>
                              <w:tab/>
                              <w:t xml:space="preserve">median abundance (transcripts/million) for </w:t>
                            </w:r>
                            <w:r>
                              <w:tab/>
                              <w:t>each RNA, log2 mean of 2 biological replicates.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4598F3B" id="_x0000_s1028" type="#_x0000_t202" style="position:absolute;margin-left:-42pt;margin-top:397.35pt;width:253.1pt;height:110.6pt;z-index:25167052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">
                <v:textbox style="mso-fit-shape-to-text:t">
                  <w:txbxContent>
                    <w:p w14:paraId="59962DAA" w14:textId="71EF1887" w:rsidR="003E15BD" w:rsidRDefault="003E15BD" w:rsidP="00665CD4">
                      <w:pPr>
                        <w:tabs>
                          <w:tab w:val="left" w:pos="567"/>
                        </w:tabs>
                      </w:pPr>
                      <w:r>
                        <w:t>Fig 3:</w:t>
                      </w:r>
                      <w:r>
                        <w:tab/>
                        <w:t xml:space="preserve">Heat map shows log2 of the difference from </w:t>
                      </w:r>
                      <w:r>
                        <w:tab/>
                        <w:t xml:space="preserve">median abundance (transcripts/million) for </w:t>
                      </w:r>
                      <w:r>
                        <w:tab/>
                        <w:t>each RNA, log2 mean of 2 biological replicates.</w:t>
                      </w:r>
                    </w:p>
                  </w:txbxContent>
                </v:textbox>
                <w10:wrap type="square"/>
              </v:shape>
            </w:pict>
          </mc:Fallback>
        </mc:AlternateContent>
      </w:r>
      <w:r w:rsidRPr="00665CD4">
        <w:rPr>
          <w:rFonts w:ascii="Calibri" w:eastAsia="Calibri" w:hAnsi="Calibri" w:cs="Calibri"/>
          <w:b/>
          <w:noProof/>
          <w:color w:val="000000"/>
          <w:sz w:val="24"/>
          <w:szCs w:val="24"/>
          <w:u w:val="single" w:color="000000"/>
          <w:bdr w:val="nil"/>
          <w:lang w:eastAsia="en-GB"/>
        </w:rPr>
        <mc:AlternateContent>
          <mc:Choice Requires="wps">
            <w:drawing>
              <wp:anchor distT="45720" distB="45720" distL="114300" distR="114300" simplePos="0" relativeHeight="251672576" behindDoc="0" locked="0" layoutInCell="1" allowOverlap="1" wp14:anchorId="2F318214" wp14:editId="7862E82E">
                <wp:simplePos x="0" y="0"/>
                <wp:positionH relativeFrom="column">
                  <wp:posOffset>3414395</wp:posOffset>
                </wp:positionH>
                <wp:positionV relativeFrom="paragraph">
                  <wp:posOffset>5045075</wp:posOffset>
                </wp:positionV>
                <wp:extent cx="3100070" cy="1404620"/>
                <wp:effectExtent l="0" t="0" r="24130" b="27305"/>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00070" cy="1404620"/>
                        </a:xfrm>
                        <a:prstGeom prst="rect">
                          <a:avLst/>
                        </a:prstGeom>
                        <a:solidFill>
                          <a:srgbClr val="FFFFFF"/>
                        </a:solidFill>
                        <a:ln w="9525">
                          <a:solidFill>
                            <a:srgbClr val="000000"/>
                          </a:solidFill>
                          <a:miter lim="800000"/>
                          <a:headEnd/>
                          <a:tailEnd/>
                        </a:ln>
                      </wps:spPr>
                      <wps:txbx>
                        <w:txbxContent>
                          <w:p w14:paraId="58C32DE5" w14:textId="0D93B304" w:rsidR="003E15BD" w:rsidRDefault="003E15BD" w:rsidP="00665CD4">
                            <w:pPr>
                              <w:tabs>
                                <w:tab w:val="left" w:pos="567"/>
                              </w:tabs>
                            </w:pPr>
                            <w:r>
                              <w:t>Fig 4:</w:t>
                            </w:r>
                            <w:r>
                              <w:tab/>
                              <w:t xml:space="preserve">Select genes showing differential regulation </w:t>
                            </w:r>
                            <w:r>
                              <w:tab/>
                              <w:t xml:space="preserve">of RNA abundance (transcripts/million), </w:t>
                            </w:r>
                            <w:r>
                              <w:tab/>
                              <w:t>log2 mean of 2 biological replicates.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F318214" id="_x0000_s1029" type="#_x0000_t202" style="position:absolute;margin-left:268.85pt;margin-top:397.25pt;width:244.1pt;height:110.6pt;z-index:25167257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">
                <v:textbox style="mso-fit-shape-to-text:t">
                  <w:txbxContent>
                    <w:p w14:paraId="58C32DE5" w14:textId="0D93B304" w:rsidR="003E15BD" w:rsidRDefault="003E15BD" w:rsidP="00665CD4">
                      <w:pPr>
                        <w:tabs>
                          <w:tab w:val="left" w:pos="567"/>
                        </w:tabs>
                      </w:pPr>
                      <w:r>
                        <w:t>Fig 4:</w:t>
                      </w:r>
                      <w:r>
                        <w:tab/>
                        <w:t xml:space="preserve">Select genes showing differential regulation </w:t>
                      </w:r>
                      <w:r>
                        <w:tab/>
                        <w:t xml:space="preserve">of RNA abundance (transcripts/million), </w:t>
                      </w:r>
                      <w:r>
                        <w:tab/>
                        <w:t>log2 mean of 2 biological replicates.</w:t>
                      </w:r>
                    </w:p>
                  </w:txbxContent>
                </v:textbox>
                <w10:wrap type="square"/>
              </v:shape>
            </w:pict>
          </mc:Fallback>
        </mc:AlternateContent>
      </w:r>
      <w:r w:rsidR="00665CD4" w:rsidRPr="00665CD4">
        <w:rPr>
          <w:rFonts w:ascii="Calibri" w:eastAsia="Calibri" w:hAnsi="Calibri" w:cs="Calibri"/>
          <w:noProof/>
          <w:color w:val="000000"/>
          <w:sz w:val="24"/>
          <w:szCs w:val="24"/>
          <w:bdr w:val="nil"/>
          <w:lang w:eastAsia="en-GB"/>
        </w:rPr>
        <w:drawing>
          <wp:anchor distT="0" distB="0" distL="114300" distR="114300" simplePos="0" relativeHeight="251676672" behindDoc="1" locked="0" layoutInCell="1" allowOverlap="1" wp14:anchorId="46050E58" wp14:editId="77027115">
            <wp:simplePos x="0" y="0"/>
            <wp:positionH relativeFrom="column">
              <wp:posOffset>3247707</wp:posOffset>
            </wp:positionH>
            <wp:positionV relativeFrom="paragraph">
              <wp:posOffset>317</wp:posOffset>
            </wp:positionV>
            <wp:extent cx="3024505" cy="4958080"/>
            <wp:effectExtent l="0" t="0" r="4445" b="0"/>
            <wp:wrapTight wrapText="bothSides">
              <wp:wrapPolygon edited="0">
                <wp:start x="0" y="0"/>
                <wp:lineTo x="0" y="21495"/>
                <wp:lineTo x="21496" y="21495"/>
                <wp:lineTo x="21496" y="0"/>
                <wp:lineTo x="0" y="0"/>
              </wp:wrapPolygon>
            </wp:wrapTight>
            <wp:docPr id="16" name="Picture 16" descr="C:\Users\Elizabeth\Documents\Edward Wallace\DJTF proposal\Fig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Elizabeth\Documents\Edward Wallace\DJTF proposal\Fig 4.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24505" cy="4958080"/>
                    </a:xfrm>
                    <a:prstGeom prst="rect">
                      <a:avLst/>
                    </a:prstGeom>
                    <a:noFill/>
                    <a:ln>
                      <a:noFill/>
                    </a:ln>
                  </pic:spPr>
                </pic:pic>
              </a:graphicData>
            </a:graphic>
          </wp:anchor>
        </w:drawing>
      </w:r>
      <w:r w:rsidR="00665CD4" w:rsidRPr="00665CD4">
        <w:rPr>
          <w:rFonts w:ascii="Calibri" w:eastAsia="Calibri" w:hAnsi="Calibri" w:cs="Calibri"/>
          <w:b/>
          <w:noProof/>
          <w:color w:val="000000"/>
          <w:sz w:val="24"/>
          <w:szCs w:val="24"/>
          <w:u w:val="single" w:color="000000"/>
          <w:bdr w:val="nil"/>
          <w:lang w:eastAsia="en-GB"/>
        </w:rPr>
        <w:drawing>
          <wp:anchor distT="0" distB="0" distL="114300" distR="114300" simplePos="0" relativeHeight="251675648" behindDoc="1" locked="0" layoutInCell="1" allowOverlap="1" wp14:anchorId="0797D75D" wp14:editId="62A470EC">
            <wp:simplePos x="0" y="0"/>
            <wp:positionH relativeFrom="column">
              <wp:posOffset>-375920</wp:posOffset>
            </wp:positionH>
            <wp:positionV relativeFrom="paragraph">
              <wp:posOffset>318</wp:posOffset>
            </wp:positionV>
            <wp:extent cx="3400425" cy="4810125"/>
            <wp:effectExtent l="0" t="0" r="9525" b="9525"/>
            <wp:wrapTight wrapText="bothSides">
              <wp:wrapPolygon edited="0">
                <wp:start x="0" y="0"/>
                <wp:lineTo x="0" y="21557"/>
                <wp:lineTo x="21539" y="21557"/>
                <wp:lineTo x="21539" y="0"/>
                <wp:lineTo x="0" y="0"/>
              </wp:wrapPolygon>
            </wp:wrapTight>
            <wp:docPr id="15" name="Picture 15" descr="C:\Users\Elizabeth\Documents\Edward Wallace\DJTF proposal\Fig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Elizabeth\Documents\Edward Wallace\DJTF proposal\Fig 3.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00425" cy="4810125"/>
                    </a:xfrm>
                    <a:prstGeom prst="rect">
                      <a:avLst/>
                    </a:prstGeom>
                    <a:noFill/>
                    <a:ln>
                      <a:noFill/>
                    </a:ln>
                  </pic:spPr>
                </pic:pic>
              </a:graphicData>
            </a:graphic>
          </wp:anchor>
        </w:drawing>
      </w:r>
    </w:p>
    <w:p w14:paraId="331010DD" w14:textId="77777777" w:rsidR="007C714D" w:rsidRDefault="00262872" w:rsidP="0079335A">
      <w:pPr>
        <w:pBdr>
          <w:top w:val="nil"/>
          <w:left w:val="nil"/>
          <w:bottom w:val="nil"/>
          <w:right w:val="nil"/>
          <w:between w:val="nil"/>
          <w:bar w:val="nil"/>
        </w:pBdr>
        <w:spacing w:line="276" w:lineRule="auto"/>
        <w:rPr>
          <w:rFonts w:ascii="Calibri" w:eastAsia="Calibri" w:hAnsi="Calibri" w:cs="Calibri"/>
          <w:color w:val="000000"/>
          <w:sz w:val="24"/>
          <w:szCs w:val="24"/>
          <w:bdr w:val="nil"/>
          <w:lang w:val="en-US" w:eastAsia="en-GB"/>
        </w:rPr>
      </w:pPr>
      <w:r>
        <w:rPr>
          <w:rFonts w:ascii="Calibri" w:eastAsia="Calibri" w:hAnsi="Calibri" w:cs="Calibri"/>
          <w:color w:val="000000"/>
          <w:sz w:val="24"/>
          <w:szCs w:val="24"/>
          <w:bdr w:val="nil"/>
          <w:lang w:val="en-US" w:eastAsia="en-GB"/>
        </w:rPr>
        <w:tab/>
      </w:r>
      <w:r w:rsidR="009209CD">
        <w:rPr>
          <w:rFonts w:ascii="Calibri" w:eastAsia="Calibri" w:hAnsi="Calibri" w:cs="Calibri"/>
          <w:color w:val="000000"/>
          <w:sz w:val="24"/>
          <w:szCs w:val="24"/>
          <w:bdr w:val="nil"/>
          <w:lang w:val="en-US" w:eastAsia="en-GB"/>
        </w:rPr>
        <w:tab/>
      </w:r>
      <w:r w:rsidR="009209CD">
        <w:rPr>
          <w:rFonts w:ascii="Calibri" w:eastAsia="Calibri" w:hAnsi="Calibri" w:cs="Calibri"/>
          <w:color w:val="000000"/>
          <w:sz w:val="24"/>
          <w:szCs w:val="24"/>
          <w:bdr w:val="nil"/>
          <w:lang w:val="en-US" w:eastAsia="en-GB"/>
        </w:rPr>
        <w:tab/>
      </w:r>
      <w:r w:rsidR="009209CD">
        <w:rPr>
          <w:rFonts w:ascii="Calibri" w:eastAsia="Calibri" w:hAnsi="Calibri" w:cs="Calibri"/>
          <w:color w:val="000000"/>
          <w:sz w:val="24"/>
          <w:szCs w:val="24"/>
          <w:bdr w:val="nil"/>
          <w:lang w:val="en-US" w:eastAsia="en-GB"/>
        </w:rPr>
        <w:tab/>
      </w:r>
    </w:p>
    <w:p w14:paraId="47135E73" w14:textId="0A63BB17" w:rsidR="0079335A" w:rsidRPr="0079335A" w:rsidRDefault="0079335A" w:rsidP="0079335A">
      <w:pPr>
        <w:pBdr>
          <w:top w:val="nil"/>
          <w:left w:val="nil"/>
          <w:bottom w:val="nil"/>
          <w:right w:val="nil"/>
          <w:between w:val="nil"/>
          <w:bar w:val="nil"/>
        </w:pBdr>
        <w:spacing w:line="276" w:lineRule="auto"/>
        <w:rPr>
          <w:rFonts w:ascii="Calibri" w:eastAsia="Calibri" w:hAnsi="Calibri" w:cs="Calibri"/>
          <w:b/>
          <w:color w:val="000000"/>
          <w:sz w:val="24"/>
          <w:szCs w:val="24"/>
          <w:u w:val="single" w:color="000000"/>
          <w:bdr w:val="nil"/>
          <w:lang w:val="en-US" w:eastAsia="en-GB"/>
        </w:rPr>
      </w:pPr>
      <w:r w:rsidRPr="0079335A">
        <w:rPr>
          <w:rFonts w:ascii="Calibri" w:eastAsia="Calibri" w:hAnsi="Calibri" w:cs="Calibri"/>
          <w:b/>
          <w:color w:val="000000"/>
          <w:sz w:val="24"/>
          <w:szCs w:val="24"/>
          <w:u w:val="single" w:color="000000"/>
          <w:bdr w:val="nil"/>
          <w:lang w:val="en-US" w:eastAsia="en-GB"/>
        </w:rPr>
        <w:t>Objective:</w:t>
      </w:r>
    </w:p>
    <w:p w14:paraId="4D1B388B" w14:textId="43B9D010" w:rsidR="00CC70B7" w:rsidRDefault="00396AD8" w:rsidP="0079335A">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r>
        <w:rPr>
          <w:rFonts w:ascii="Calibri" w:eastAsia="Calibri" w:hAnsi="Calibri" w:cs="Calibri"/>
          <w:color w:val="000000"/>
          <w:sz w:val="24"/>
          <w:szCs w:val="24"/>
          <w:u w:color="000000"/>
          <w:bdr w:val="nil"/>
          <w:lang w:val="en-US" w:eastAsia="en-GB"/>
        </w:rPr>
        <w:t>In the first 4</w:t>
      </w:r>
      <w:r w:rsidR="00B1172B">
        <w:rPr>
          <w:rFonts w:ascii="Calibri" w:eastAsia="Calibri" w:hAnsi="Calibri" w:cs="Calibri"/>
          <w:color w:val="000000"/>
          <w:sz w:val="24"/>
          <w:szCs w:val="24"/>
          <w:u w:color="000000"/>
          <w:bdr w:val="nil"/>
          <w:lang w:val="en-US" w:eastAsia="en-GB"/>
        </w:rPr>
        <w:t xml:space="preserve"> months I will retrain in cell culture and microscopy techniques and apply this to growing and identifying yeast cell morphologies. </w:t>
      </w:r>
      <w:r w:rsidR="00850427">
        <w:rPr>
          <w:rFonts w:ascii="Calibri" w:eastAsia="Calibri" w:hAnsi="Calibri" w:cs="Calibri"/>
          <w:color w:val="000000"/>
          <w:sz w:val="24"/>
          <w:szCs w:val="24"/>
          <w:u w:color="000000"/>
          <w:bdr w:val="nil"/>
          <w:lang w:val="en-US" w:eastAsia="en-GB"/>
        </w:rPr>
        <w:t>In mon</w:t>
      </w:r>
      <w:r>
        <w:rPr>
          <w:rFonts w:ascii="Calibri" w:eastAsia="Calibri" w:hAnsi="Calibri" w:cs="Calibri"/>
          <w:color w:val="000000"/>
          <w:sz w:val="24"/>
          <w:szCs w:val="24"/>
          <w:u w:color="000000"/>
          <w:bdr w:val="nil"/>
          <w:lang w:val="en-US" w:eastAsia="en-GB"/>
        </w:rPr>
        <w:t>ths 3-12</w:t>
      </w:r>
      <w:r w:rsidR="00850427">
        <w:rPr>
          <w:rFonts w:ascii="Calibri" w:eastAsia="Calibri" w:hAnsi="Calibri" w:cs="Calibri"/>
          <w:color w:val="000000"/>
          <w:sz w:val="24"/>
          <w:szCs w:val="24"/>
          <w:u w:color="000000"/>
          <w:bdr w:val="nil"/>
          <w:lang w:val="en-US" w:eastAsia="en-GB"/>
        </w:rPr>
        <w:t xml:space="preserve"> I will</w:t>
      </w:r>
      <w:r w:rsidR="0079335A" w:rsidRPr="0079335A">
        <w:rPr>
          <w:rFonts w:ascii="Calibri" w:eastAsia="Calibri" w:hAnsi="Calibri" w:cs="Calibri"/>
          <w:color w:val="000000"/>
          <w:sz w:val="24"/>
          <w:szCs w:val="24"/>
          <w:u w:color="000000"/>
          <w:bdr w:val="nil"/>
          <w:lang w:val="en-US" w:eastAsia="en-GB"/>
        </w:rPr>
        <w:t xml:space="preserve"> </w:t>
      </w:r>
      <w:r w:rsidR="00850427">
        <w:rPr>
          <w:rFonts w:ascii="Calibri" w:eastAsia="Calibri" w:hAnsi="Calibri" w:cs="Calibri"/>
          <w:color w:val="000000"/>
          <w:sz w:val="24"/>
          <w:szCs w:val="24"/>
          <w:u w:color="000000"/>
          <w:bdr w:val="nil"/>
          <w:lang w:val="en-US" w:eastAsia="en-GB"/>
        </w:rPr>
        <w:t>learn how to extract RNA from yeast cells using the QIAgen-plant-and-fungal-RNA-extraction-kit</w:t>
      </w:r>
      <w:r w:rsidR="00850427" w:rsidRPr="0079335A">
        <w:rPr>
          <w:rFonts w:ascii="Calibri" w:eastAsia="Calibri" w:hAnsi="Calibri" w:cs="Calibri"/>
          <w:color w:val="000000"/>
          <w:sz w:val="24"/>
          <w:szCs w:val="24"/>
          <w:u w:color="000000"/>
          <w:bdr w:val="nil"/>
          <w:lang w:val="en-US" w:eastAsia="en-GB"/>
        </w:rPr>
        <w:t xml:space="preserve"> </w:t>
      </w:r>
      <w:r w:rsidR="00850427">
        <w:rPr>
          <w:rFonts w:ascii="Calibri" w:eastAsia="Calibri" w:hAnsi="Calibri" w:cs="Calibri"/>
          <w:color w:val="000000"/>
          <w:sz w:val="24"/>
          <w:szCs w:val="24"/>
          <w:u w:color="000000"/>
          <w:bdr w:val="nil"/>
          <w:lang w:val="en-US" w:eastAsia="en-GB"/>
        </w:rPr>
        <w:t xml:space="preserve">and </w:t>
      </w:r>
      <w:r w:rsidR="0079335A" w:rsidRPr="0079335A">
        <w:rPr>
          <w:rFonts w:ascii="Calibri" w:eastAsia="Calibri" w:hAnsi="Calibri" w:cs="Calibri"/>
          <w:color w:val="000000"/>
          <w:sz w:val="24"/>
          <w:szCs w:val="24"/>
          <w:u w:color="000000"/>
          <w:bdr w:val="nil"/>
          <w:lang w:val="en-US" w:eastAsia="en-GB"/>
        </w:rPr>
        <w:t xml:space="preserve">will identify what causes this phenotypic shift by analyzing differential gene expression using RT-qPCR. </w:t>
      </w:r>
      <w:r w:rsidR="00850427">
        <w:rPr>
          <w:rFonts w:ascii="Calibri" w:eastAsia="Calibri" w:hAnsi="Calibri" w:cs="Calibri"/>
          <w:color w:val="000000"/>
          <w:sz w:val="24"/>
          <w:szCs w:val="24"/>
          <w:u w:color="000000"/>
          <w:bdr w:val="nil"/>
          <w:lang w:val="en-US" w:eastAsia="en-GB"/>
        </w:rPr>
        <w:t>I will al</w:t>
      </w:r>
      <w:r w:rsidR="00C54774">
        <w:rPr>
          <w:rFonts w:ascii="Calibri" w:eastAsia="Calibri" w:hAnsi="Calibri" w:cs="Calibri"/>
          <w:color w:val="000000"/>
          <w:sz w:val="24"/>
          <w:szCs w:val="24"/>
          <w:u w:color="000000"/>
          <w:bdr w:val="nil"/>
          <w:lang w:val="en-US" w:eastAsia="en-GB"/>
        </w:rPr>
        <w:t>so be trained in lab automation</w:t>
      </w:r>
      <w:r w:rsidR="00850427">
        <w:rPr>
          <w:rFonts w:ascii="Calibri" w:eastAsia="Calibri" w:hAnsi="Calibri" w:cs="Calibri"/>
          <w:color w:val="000000"/>
          <w:sz w:val="24"/>
          <w:szCs w:val="24"/>
          <w:u w:color="000000"/>
          <w:bdr w:val="nil"/>
          <w:lang w:val="en-US" w:eastAsia="en-GB"/>
        </w:rPr>
        <w:t xml:space="preserve"> at the genome foundry to enable me to upscale the RT-qPCR</w:t>
      </w:r>
      <w:del w:id="69" w:author="Edward Wallace" w:date="2019-04-29T23:27:00Z">
        <w:r w:rsidR="00850427" w:rsidDel="00FF7430">
          <w:rPr>
            <w:rFonts w:ascii="Calibri" w:eastAsia="Calibri" w:hAnsi="Calibri" w:cs="Calibri"/>
            <w:color w:val="000000"/>
            <w:sz w:val="24"/>
            <w:szCs w:val="24"/>
            <w:u w:color="000000"/>
            <w:bdr w:val="nil"/>
            <w:lang w:val="en-US" w:eastAsia="en-GB"/>
          </w:rPr>
          <w:delText xml:space="preserve"> </w:delText>
        </w:r>
      </w:del>
      <w:ins w:id="70" w:author="Edward Wallace" w:date="2019-04-29T23:27:00Z">
        <w:r w:rsidR="00FF7430">
          <w:rPr>
            <w:rFonts w:ascii="Calibri" w:eastAsia="Calibri" w:hAnsi="Calibri" w:cs="Calibri"/>
            <w:color w:val="000000"/>
            <w:sz w:val="24"/>
            <w:szCs w:val="24"/>
            <w:u w:color="000000"/>
            <w:bdr w:val="nil"/>
            <w:lang w:val="en-US" w:eastAsia="en-GB"/>
          </w:rPr>
          <w:t>, necessary for the combinatorial dissection of multiple media</w:t>
        </w:r>
      </w:ins>
      <w:ins w:id="71" w:author="Edward Wallace" w:date="2019-04-29T23:28:00Z">
        <w:r w:rsidR="00FF7430">
          <w:rPr>
            <w:rFonts w:ascii="Calibri" w:eastAsia="Calibri" w:hAnsi="Calibri" w:cs="Calibri"/>
            <w:color w:val="000000"/>
            <w:sz w:val="24"/>
            <w:szCs w:val="24"/>
            <w:u w:color="000000"/>
            <w:bdr w:val="nil"/>
            <w:lang w:val="en-US" w:eastAsia="en-GB"/>
          </w:rPr>
          <w:t xml:space="preserve"> components</w:t>
        </w:r>
      </w:ins>
      <w:del w:id="72" w:author="Edward Wallace" w:date="2019-04-29T23:27:00Z">
        <w:r w:rsidR="00850427" w:rsidDel="00FF7430">
          <w:rPr>
            <w:rFonts w:ascii="Calibri" w:eastAsia="Calibri" w:hAnsi="Calibri" w:cs="Calibri"/>
            <w:color w:val="000000"/>
            <w:sz w:val="24"/>
            <w:szCs w:val="24"/>
            <w:u w:color="000000"/>
            <w:bdr w:val="nil"/>
            <w:lang w:val="en-US" w:eastAsia="en-GB"/>
          </w:rPr>
          <w:delText>through automa</w:delText>
        </w:r>
        <w:r w:rsidR="00C54774" w:rsidDel="00FF7430">
          <w:rPr>
            <w:rFonts w:ascii="Calibri" w:eastAsia="Calibri" w:hAnsi="Calibri" w:cs="Calibri"/>
            <w:color w:val="000000"/>
            <w:sz w:val="24"/>
            <w:szCs w:val="24"/>
            <w:u w:color="000000"/>
            <w:bdr w:val="nil"/>
            <w:lang w:val="en-US" w:eastAsia="en-GB"/>
          </w:rPr>
          <w:delText>tically loaded plates of</w:delText>
        </w:r>
        <w:r w:rsidR="00850427" w:rsidDel="00FF7430">
          <w:rPr>
            <w:rFonts w:ascii="Calibri" w:eastAsia="Calibri" w:hAnsi="Calibri" w:cs="Calibri"/>
            <w:color w:val="000000"/>
            <w:sz w:val="24"/>
            <w:szCs w:val="24"/>
            <w:u w:color="000000"/>
            <w:bdr w:val="nil"/>
            <w:lang w:val="en-US" w:eastAsia="en-GB"/>
          </w:rPr>
          <w:delText xml:space="preserve"> 1536 wells</w:delText>
        </w:r>
      </w:del>
      <w:r w:rsidR="00850427">
        <w:rPr>
          <w:rFonts w:ascii="Calibri" w:eastAsia="Calibri" w:hAnsi="Calibri" w:cs="Calibri"/>
          <w:color w:val="000000"/>
          <w:sz w:val="24"/>
          <w:szCs w:val="24"/>
          <w:u w:color="000000"/>
          <w:bdr w:val="nil"/>
          <w:lang w:val="en-US" w:eastAsia="en-GB"/>
        </w:rPr>
        <w:t xml:space="preserve">. </w:t>
      </w:r>
      <w:r w:rsidR="0079335A" w:rsidRPr="0079335A">
        <w:rPr>
          <w:rFonts w:ascii="Calibri" w:eastAsia="Calibri" w:hAnsi="Calibri" w:cs="Calibri"/>
          <w:color w:val="000000"/>
          <w:sz w:val="24"/>
          <w:szCs w:val="24"/>
          <w:u w:color="000000"/>
          <w:bdr w:val="nil"/>
          <w:lang w:val="en-US" w:eastAsia="en-GB"/>
        </w:rPr>
        <w:t>This will highlight t</w:t>
      </w:r>
      <w:r w:rsidR="00D01E84">
        <w:rPr>
          <w:rFonts w:ascii="Calibri" w:eastAsia="Calibri" w:hAnsi="Calibri" w:cs="Calibri"/>
          <w:color w:val="000000"/>
          <w:sz w:val="24"/>
          <w:szCs w:val="24"/>
          <w:u w:color="000000"/>
          <w:bdr w:val="nil"/>
          <w:lang w:val="en-US" w:eastAsia="en-GB"/>
        </w:rPr>
        <w:t xml:space="preserve">he important </w:t>
      </w:r>
      <w:r w:rsidR="005166FD">
        <w:rPr>
          <w:rFonts w:ascii="Calibri" w:eastAsia="Calibri" w:hAnsi="Calibri" w:cs="Calibri"/>
          <w:color w:val="000000"/>
          <w:sz w:val="24"/>
          <w:szCs w:val="24"/>
          <w:u w:color="000000"/>
          <w:bdr w:val="nil"/>
          <w:lang w:val="en-US" w:eastAsia="en-GB"/>
        </w:rPr>
        <w:t xml:space="preserve">early </w:t>
      </w:r>
      <w:r w:rsidR="00D01E84">
        <w:rPr>
          <w:rFonts w:ascii="Calibri" w:eastAsia="Calibri" w:hAnsi="Calibri" w:cs="Calibri"/>
          <w:color w:val="000000"/>
          <w:sz w:val="24"/>
          <w:szCs w:val="24"/>
          <w:u w:color="000000"/>
          <w:bdr w:val="nil"/>
          <w:lang w:val="en-US" w:eastAsia="en-GB"/>
        </w:rPr>
        <w:t>steps for adaptation to the lung environment</w:t>
      </w:r>
      <w:r w:rsidR="0079335A" w:rsidRPr="0079335A">
        <w:rPr>
          <w:rFonts w:ascii="Calibri" w:eastAsia="Calibri" w:hAnsi="Calibri" w:cs="Calibri"/>
          <w:color w:val="000000"/>
          <w:sz w:val="24"/>
          <w:szCs w:val="24"/>
          <w:u w:color="000000"/>
          <w:bdr w:val="nil"/>
          <w:lang w:val="en-US" w:eastAsia="en-GB"/>
        </w:rPr>
        <w:t xml:space="preserve"> and will provide me</w:t>
      </w:r>
      <w:r w:rsidR="008B0D2E">
        <w:rPr>
          <w:rFonts w:ascii="Calibri" w:eastAsia="Calibri" w:hAnsi="Calibri" w:cs="Calibri"/>
          <w:color w:val="000000"/>
          <w:sz w:val="24"/>
          <w:szCs w:val="24"/>
          <w:u w:color="000000"/>
          <w:bdr w:val="nil"/>
          <w:lang w:val="en-US" w:eastAsia="en-GB"/>
        </w:rPr>
        <w:t xml:space="preserve"> with</w:t>
      </w:r>
      <w:r w:rsidR="0079335A" w:rsidRPr="0079335A">
        <w:rPr>
          <w:rFonts w:ascii="Calibri" w:eastAsia="Calibri" w:hAnsi="Calibri" w:cs="Calibri"/>
          <w:color w:val="000000"/>
          <w:sz w:val="24"/>
          <w:szCs w:val="24"/>
          <w:u w:color="000000"/>
          <w:bdr w:val="nil"/>
          <w:lang w:val="en-US" w:eastAsia="en-GB"/>
        </w:rPr>
        <w:t xml:space="preserve"> an opportunity to further develop my molecular and microbiology skillsets. </w:t>
      </w:r>
      <w:r w:rsidR="00850427">
        <w:rPr>
          <w:rFonts w:ascii="Calibri" w:eastAsia="Calibri" w:hAnsi="Calibri" w:cs="Calibri"/>
          <w:color w:val="000000"/>
          <w:sz w:val="24"/>
          <w:szCs w:val="24"/>
          <w:u w:color="000000"/>
          <w:bdr w:val="nil"/>
          <w:lang w:val="en-US" w:eastAsia="en-GB"/>
        </w:rPr>
        <w:t>I will be trai</w:t>
      </w:r>
      <w:r w:rsidR="00397542">
        <w:rPr>
          <w:rFonts w:ascii="Calibri" w:eastAsia="Calibri" w:hAnsi="Calibri" w:cs="Calibri"/>
          <w:color w:val="000000"/>
          <w:sz w:val="24"/>
          <w:szCs w:val="24"/>
          <w:u w:color="000000"/>
          <w:bdr w:val="nil"/>
          <w:lang w:val="en-US" w:eastAsia="en-GB"/>
        </w:rPr>
        <w:t>ned how to use R to analyze large data sets produced</w:t>
      </w:r>
      <w:r w:rsidR="00850427">
        <w:rPr>
          <w:rFonts w:ascii="Calibri" w:eastAsia="Calibri" w:hAnsi="Calibri" w:cs="Calibri"/>
          <w:color w:val="000000"/>
          <w:sz w:val="24"/>
          <w:szCs w:val="24"/>
          <w:u w:color="000000"/>
          <w:bdr w:val="nil"/>
          <w:lang w:val="en-US" w:eastAsia="en-GB"/>
        </w:rPr>
        <w:t xml:space="preserve"> in the</w:t>
      </w:r>
      <w:r w:rsidR="00C54774">
        <w:rPr>
          <w:rFonts w:ascii="Calibri" w:eastAsia="Calibri" w:hAnsi="Calibri" w:cs="Calibri"/>
          <w:color w:val="000000"/>
          <w:sz w:val="24"/>
          <w:szCs w:val="24"/>
          <w:u w:color="000000"/>
          <w:bdr w:val="nil"/>
          <w:lang w:val="en-US" w:eastAsia="en-GB"/>
        </w:rPr>
        <w:t xml:space="preserve"> second half of my first year</w:t>
      </w:r>
      <w:r w:rsidR="00850427">
        <w:rPr>
          <w:rFonts w:ascii="Calibri" w:eastAsia="Calibri" w:hAnsi="Calibri" w:cs="Calibri"/>
          <w:color w:val="000000"/>
          <w:sz w:val="24"/>
          <w:szCs w:val="24"/>
          <w:u w:color="000000"/>
          <w:bdr w:val="nil"/>
          <w:lang w:val="en-US" w:eastAsia="en-GB"/>
        </w:rPr>
        <w:t>.</w:t>
      </w:r>
    </w:p>
    <w:p w14:paraId="4F506072" w14:textId="77777777" w:rsidR="00CC70B7" w:rsidRDefault="00CC70B7">
      <w:pPr>
        <w:rPr>
          <w:rFonts w:ascii="Calibri" w:eastAsia="Calibri" w:hAnsi="Calibri" w:cs="Calibri"/>
          <w:color w:val="000000"/>
          <w:sz w:val="24"/>
          <w:szCs w:val="24"/>
          <w:u w:color="000000"/>
          <w:bdr w:val="nil"/>
          <w:lang w:val="en-US" w:eastAsia="en-GB"/>
        </w:rPr>
      </w:pPr>
      <w:r>
        <w:rPr>
          <w:rFonts w:ascii="Calibri" w:eastAsia="Calibri" w:hAnsi="Calibri" w:cs="Calibri"/>
          <w:color w:val="000000"/>
          <w:sz w:val="24"/>
          <w:szCs w:val="24"/>
          <w:u w:color="000000"/>
          <w:bdr w:val="nil"/>
          <w:lang w:val="en-US" w:eastAsia="en-GB"/>
        </w:rPr>
        <w:br w:type="page"/>
      </w:r>
    </w:p>
    <w:p w14:paraId="28551360" w14:textId="4EA30B60" w:rsidR="0079335A" w:rsidRPr="0079335A" w:rsidRDefault="0079335A" w:rsidP="0079335A">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r w:rsidRPr="0079335A">
        <w:rPr>
          <w:rFonts w:ascii="Calibri" w:eastAsia="Calibri" w:hAnsi="Calibri" w:cs="Calibri"/>
          <w:b/>
          <w:color w:val="000000"/>
          <w:sz w:val="24"/>
          <w:szCs w:val="24"/>
          <w:u w:val="single" w:color="000000"/>
          <w:bdr w:val="nil"/>
          <w:lang w:val="en-US" w:eastAsia="en-GB"/>
        </w:rPr>
        <w:lastRenderedPageBreak/>
        <w:t>Method:</w:t>
      </w:r>
    </w:p>
    <w:p w14:paraId="62D50C69" w14:textId="41BD33D1" w:rsidR="0079335A" w:rsidRPr="0079335A" w:rsidRDefault="00DC7BDF" w:rsidP="00DC7BDF">
      <w:pPr>
        <w:pStyle w:val="BodyA"/>
        <w:rPr>
          <w:rFonts w:ascii="Calibri" w:eastAsia="Calibri" w:hAnsi="Calibri" w:cs="Calibri"/>
          <w:sz w:val="24"/>
          <w:szCs w:val="24"/>
        </w:rPr>
      </w:pPr>
      <w:r>
        <w:rPr>
          <w:rFonts w:ascii="Calibri" w:eastAsia="Calibri" w:hAnsi="Calibri" w:cs="Calibri"/>
          <w:sz w:val="24"/>
          <w:szCs w:val="24"/>
        </w:rPr>
        <w:t xml:space="preserve">To determine whether the phenotypic change is due to serum or host-like media in the above experiment </w:t>
      </w:r>
      <w:r w:rsidR="0079335A" w:rsidRPr="0079335A">
        <w:rPr>
          <w:rFonts w:ascii="Calibri" w:eastAsia="Calibri" w:hAnsi="Calibri" w:cs="Calibri"/>
          <w:sz w:val="24"/>
          <w:szCs w:val="24"/>
        </w:rPr>
        <w:t xml:space="preserve">I will inoculate growth-arrested </w:t>
      </w:r>
      <w:r w:rsidR="0079335A" w:rsidRPr="0079335A">
        <w:rPr>
          <w:rFonts w:ascii="Calibri" w:eastAsia="Calibri" w:hAnsi="Calibri" w:cs="Calibri"/>
          <w:i/>
          <w:sz w:val="24"/>
          <w:szCs w:val="24"/>
        </w:rPr>
        <w:t>C. neoformans</w:t>
      </w:r>
      <w:r w:rsidR="0079335A" w:rsidRPr="0079335A">
        <w:rPr>
          <w:rFonts w:ascii="Calibri" w:eastAsia="Calibri" w:hAnsi="Calibri" w:cs="Calibri"/>
          <w:sz w:val="24"/>
          <w:szCs w:val="24"/>
        </w:rPr>
        <w:t xml:space="preserve"> yeast cells grown in YPD (GA-Cn-YPD) into RPMI-1640 media and YPD + serum and incubate at 25⁰C and 37⁰C. I will determine any phenotypic changes (India ink stain for capsule induction) and extract RNA for analysis using RT-qPCR (</w:t>
      </w:r>
      <w:r w:rsidR="00C54774">
        <w:rPr>
          <w:rFonts w:ascii="Calibri" w:eastAsia="Calibri" w:hAnsi="Calibri" w:cs="Calibri"/>
          <w:sz w:val="24"/>
          <w:szCs w:val="24"/>
        </w:rPr>
        <w:t xml:space="preserve">verified </w:t>
      </w:r>
      <w:r w:rsidR="0079335A" w:rsidRPr="0079335A">
        <w:rPr>
          <w:rFonts w:ascii="Calibri" w:eastAsia="Calibri" w:hAnsi="Calibri" w:cs="Calibri"/>
          <w:sz w:val="24"/>
          <w:szCs w:val="24"/>
        </w:rPr>
        <w:t>primers</w:t>
      </w:r>
      <w:r w:rsidR="0079335A">
        <w:rPr>
          <w:rFonts w:ascii="Calibri" w:eastAsia="Calibri" w:hAnsi="Calibri" w:cs="Calibri"/>
          <w:sz w:val="24"/>
          <w:szCs w:val="24"/>
        </w:rPr>
        <w:t xml:space="preserve"> </w:t>
      </w:r>
      <w:r w:rsidR="0079335A" w:rsidRPr="0079335A">
        <w:rPr>
          <w:rFonts w:ascii="Calibri" w:eastAsia="Calibri" w:hAnsi="Calibri" w:cs="Calibri"/>
          <w:sz w:val="24"/>
          <w:szCs w:val="24"/>
        </w:rPr>
        <w:t xml:space="preserve">against differentially expressed genes previously detected by RNA-seq in the Wallace lab). I will compare alterations in the gene profile in relation to phenotype. </w:t>
      </w:r>
    </w:p>
    <w:p w14:paraId="2249FD60" w14:textId="0D7D338F" w:rsidR="0079335A" w:rsidRDefault="00DC7BDF" w:rsidP="0079335A">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r w:rsidRPr="00DC7BDF">
        <w:rPr>
          <w:rFonts w:ascii="Calibri" w:eastAsia="Calibri" w:hAnsi="Calibri" w:cs="Calibri"/>
          <w:color w:val="000000"/>
          <w:sz w:val="24"/>
          <w:szCs w:val="24"/>
          <w:u w:color="000000"/>
          <w:bdr w:val="nil"/>
          <w:lang w:val="en-US" w:eastAsia="en-GB"/>
        </w:rPr>
        <w:t>It is known that serum can induce caps</w:t>
      </w:r>
      <w:r>
        <w:rPr>
          <w:rFonts w:ascii="Calibri" w:eastAsia="Calibri" w:hAnsi="Calibri" w:cs="Calibri"/>
          <w:color w:val="000000"/>
          <w:sz w:val="24"/>
          <w:szCs w:val="24"/>
          <w:u w:color="000000"/>
          <w:bdr w:val="nil"/>
          <w:lang w:val="en-US" w:eastAsia="en-GB"/>
        </w:rPr>
        <w:t>ule production in Cryptococcus</w:t>
      </w:r>
      <w:r>
        <w:rPr>
          <w:rFonts w:ascii="Calibri" w:eastAsia="Calibri" w:hAnsi="Calibri" w:cs="Calibri"/>
          <w:color w:val="000000"/>
          <w:sz w:val="24"/>
          <w:szCs w:val="24"/>
          <w:u w:color="000000"/>
          <w:bdr w:val="nil"/>
          <w:lang w:val="en-US" w:eastAsia="en-GB"/>
        </w:rPr>
        <w:fldChar w:fldCharType="begin" w:fldLock="1"/>
      </w:r>
      <w:r>
        <w:rPr>
          <w:rFonts w:ascii="Calibri" w:eastAsia="Calibri" w:hAnsi="Calibri" w:cs="Calibri"/>
          <w:color w:val="000000"/>
          <w:sz w:val="24"/>
          <w:szCs w:val="24"/>
          <w:u w:color="000000"/>
          <w:bdr w:val="nil"/>
          <w:lang w:val="en-US" w:eastAsia="en-GB"/>
        </w:rPr>
        <w:instrText>ADDIN CSL_CITATION {"citationItems":[{"id":"ITEM-1","itemData":{"DOI":"10.1128/iai.71.11.6155-6164.2003","ISSN":"0019-9567","PMID":"14573631","abstract":"The pathogenic fungus Cryptococcus neoformans has a polysaccharide capsule that is essential for virulence in vivo. Capsule size is known to increase during animal infection, and this phenomenon was recently associated with virulence. Although various conditions have been implicated in promoting capsule growth, including CO(2) concentration, osmolarity, and phenotypic switching, it is difficult to reproduce the capsule enlargement effect in the laboratory. In this study, we report that serum can induce capsule growth, and we describe the conditions that induce this effect, not only by serum but also by CO(2). Capsule enlargement was dependent on the medium used, and this determined whether the strain responded to serum or CO(2) efficiently. Serum was most effective in inducing capsule growth under nutrient-limited conditions. There was considerable variability between strains in their response to either serum or CO(2), with some strains requiring both stimuli. Sera from several animal sources were each highly efficient in inducing capsule growth. The cyclic AMP (cAMP) pathway and Ras1 were both necessary for serum-induced capsule growth. The lack of induction in the ras1 mutant was not complemented by exogenous cAMP, indicating that these pathways act in parallel. However, both cAMP and Ras1 were dispensable for inducing a partial capsule growth by CO(2), suggesting that multiple pathways participate in this process. The ability of serum to induce capsule growth suggests a mechanism for the capsular enlargement observed during animal infection.","author":[{"dropping-particle":"","family":"Zaragoza","given":"Oscar","non-dropping-particle":"","parse-names":false,"suffix":""},{"dropping-particle":"","family":"Fries","given":"Bettina C","non-dropping-particle":"","parse-names":false,"suffix":""},{"dropping-particle":"","family":"Casadevall","given":"Arturo","non-dropping-particle":"","parse-names":false,"suffix":""}],"container-title":"Infection and immunity","id":"ITEM-1","issue":"11","issued":{"date-parts":[["2003","11"]]},"page":"6155-64","title":"Induction of capsule growth in Cryptococcus neoformans by mammalian serum and CO(2).","type":"article-journal","volume":"71"},"uris":["http://www.mendeley.com/documents/?uuid=4832a67c-dc58-3450-b4fa-a56e06253e30"]}],"mendeley":{"formattedCitation":"&lt;sup&gt;11&lt;/sup&gt;","plainTextFormattedCitation":"11"},"properties":{"noteIndex":0},"schema":"https://github.com/citation-style-language/schema/raw/master/csl-citation.json"}</w:instrText>
      </w:r>
      <w:r>
        <w:rPr>
          <w:rFonts w:ascii="Calibri" w:eastAsia="Calibri" w:hAnsi="Calibri" w:cs="Calibri"/>
          <w:color w:val="000000"/>
          <w:sz w:val="24"/>
          <w:szCs w:val="24"/>
          <w:u w:color="000000"/>
          <w:bdr w:val="nil"/>
          <w:lang w:val="en-US" w:eastAsia="en-GB"/>
        </w:rPr>
        <w:fldChar w:fldCharType="separate"/>
      </w:r>
      <w:r w:rsidRPr="00DC7BDF">
        <w:rPr>
          <w:rFonts w:ascii="Calibri" w:eastAsia="Calibri" w:hAnsi="Calibri" w:cs="Calibri"/>
          <w:noProof/>
          <w:color w:val="000000"/>
          <w:sz w:val="24"/>
          <w:szCs w:val="24"/>
          <w:u w:color="000000"/>
          <w:bdr w:val="nil"/>
          <w:vertAlign w:val="superscript"/>
          <w:lang w:val="en-US" w:eastAsia="en-GB"/>
        </w:rPr>
        <w:t>11</w:t>
      </w:r>
      <w:r>
        <w:rPr>
          <w:rFonts w:ascii="Calibri" w:eastAsia="Calibri" w:hAnsi="Calibri" w:cs="Calibri"/>
          <w:color w:val="000000"/>
          <w:sz w:val="24"/>
          <w:szCs w:val="24"/>
          <w:u w:color="000000"/>
          <w:bdr w:val="nil"/>
          <w:lang w:val="en-US" w:eastAsia="en-GB"/>
        </w:rPr>
        <w:fldChar w:fldCharType="end"/>
      </w:r>
      <w:r w:rsidRPr="00DC7BDF">
        <w:rPr>
          <w:rFonts w:ascii="Calibri" w:eastAsia="Calibri" w:hAnsi="Calibri" w:cs="Calibri"/>
          <w:color w:val="000000"/>
          <w:sz w:val="24"/>
          <w:szCs w:val="24"/>
          <w:u w:color="000000"/>
          <w:bdr w:val="nil"/>
          <w:lang w:val="en-US" w:eastAsia="en-GB"/>
        </w:rPr>
        <w:t xml:space="preserve"> but it is unknown which component(s) of serum cause this response. Although it is routinely used in cell culture serum</w:t>
      </w:r>
      <w:r w:rsidR="008C195E">
        <w:rPr>
          <w:rFonts w:ascii="Calibri" w:eastAsia="Calibri" w:hAnsi="Calibri" w:cs="Calibri"/>
          <w:color w:val="000000"/>
          <w:sz w:val="24"/>
          <w:szCs w:val="24"/>
          <w:u w:color="000000"/>
          <w:bdr w:val="nil"/>
          <w:lang w:val="en-US" w:eastAsia="en-GB"/>
        </w:rPr>
        <w:t>, a key host-relevant stimulus, it</w:t>
      </w:r>
      <w:r w:rsidRPr="00DC7BDF">
        <w:rPr>
          <w:rFonts w:ascii="Calibri" w:eastAsia="Calibri" w:hAnsi="Calibri" w:cs="Calibri"/>
          <w:color w:val="000000"/>
          <w:sz w:val="24"/>
          <w:szCs w:val="24"/>
          <w:u w:color="000000"/>
          <w:bdr w:val="nil"/>
          <w:lang w:val="en-US" w:eastAsia="en-GB"/>
        </w:rPr>
        <w:t xml:space="preserve"> is a variable and undefined component with a complex composition that is still not fully understood.</w:t>
      </w:r>
      <w:r>
        <w:rPr>
          <w:rFonts w:ascii="Calibri" w:eastAsia="Calibri" w:hAnsi="Calibri" w:cs="Calibri"/>
          <w:color w:val="000000"/>
          <w:sz w:val="24"/>
          <w:szCs w:val="24"/>
          <w:u w:color="000000"/>
          <w:bdr w:val="nil"/>
          <w:lang w:val="en-US" w:eastAsia="en-GB"/>
        </w:rPr>
        <w:t xml:space="preserve"> </w:t>
      </w:r>
      <w:r w:rsidR="004A79A3">
        <w:rPr>
          <w:rFonts w:ascii="Calibri" w:eastAsia="Calibri" w:hAnsi="Calibri" w:cs="Calibri"/>
          <w:color w:val="000000"/>
          <w:sz w:val="24"/>
          <w:szCs w:val="24"/>
          <w:u w:color="000000"/>
          <w:bdr w:val="nil"/>
          <w:lang w:val="en-US" w:eastAsia="en-GB"/>
        </w:rPr>
        <w:t>I will dissect the component(s) in serum responsible for capsule induction by incubating</w:t>
      </w:r>
      <w:r w:rsidR="0079335A" w:rsidRPr="0079335A">
        <w:rPr>
          <w:rFonts w:ascii="Calibri" w:eastAsia="Calibri" w:hAnsi="Calibri" w:cs="Calibri"/>
          <w:color w:val="000000"/>
          <w:sz w:val="24"/>
          <w:szCs w:val="24"/>
          <w:u w:color="000000"/>
          <w:bdr w:val="nil"/>
          <w:lang w:val="en-US" w:eastAsia="en-GB"/>
        </w:rPr>
        <w:t xml:space="preserve"> GA-Cn-YPD in RPMI-1640 + purifi</w:t>
      </w:r>
      <w:r w:rsidR="00C95200">
        <w:rPr>
          <w:rFonts w:ascii="Calibri" w:eastAsia="Calibri" w:hAnsi="Calibri" w:cs="Calibri"/>
          <w:color w:val="000000"/>
          <w:sz w:val="24"/>
          <w:szCs w:val="24"/>
          <w:u w:color="000000"/>
          <w:bdr w:val="nil"/>
          <w:lang w:val="en-US" w:eastAsia="en-GB"/>
        </w:rPr>
        <w:t>ed albumin</w:t>
      </w:r>
      <w:r>
        <w:rPr>
          <w:rFonts w:ascii="Calibri" w:eastAsia="Calibri" w:hAnsi="Calibri" w:cs="Calibri"/>
          <w:color w:val="000000"/>
          <w:sz w:val="24"/>
          <w:szCs w:val="24"/>
          <w:u w:color="000000"/>
          <w:bdr w:val="nil"/>
          <w:lang w:val="en-US" w:eastAsia="en-GB"/>
        </w:rPr>
        <w:t xml:space="preserve"> (major component)</w:t>
      </w:r>
      <w:r w:rsidR="00C95200">
        <w:rPr>
          <w:rFonts w:ascii="Calibri" w:eastAsia="Calibri" w:hAnsi="Calibri" w:cs="Calibri"/>
          <w:color w:val="000000"/>
          <w:sz w:val="24"/>
          <w:szCs w:val="24"/>
          <w:u w:color="000000"/>
          <w:bdr w:val="nil"/>
          <w:lang w:val="en-US" w:eastAsia="en-GB"/>
        </w:rPr>
        <w:t xml:space="preserve"> </w:t>
      </w:r>
      <w:r w:rsidR="0079335A" w:rsidRPr="0079335A">
        <w:rPr>
          <w:rFonts w:ascii="Calibri" w:eastAsia="Calibri" w:hAnsi="Calibri" w:cs="Calibri"/>
          <w:color w:val="000000"/>
          <w:sz w:val="24"/>
          <w:szCs w:val="24"/>
          <w:u w:color="000000"/>
          <w:bdr w:val="nil"/>
          <w:lang w:val="en-US" w:eastAsia="en-GB"/>
        </w:rPr>
        <w:t>and RPMI-1640 + charcoal stripped FBS (CS-FBS</w:t>
      </w:r>
      <w:r w:rsidR="004A79A3">
        <w:rPr>
          <w:rFonts w:ascii="Calibri" w:eastAsia="Calibri" w:hAnsi="Calibri" w:cs="Calibri"/>
          <w:color w:val="000000"/>
          <w:sz w:val="24"/>
          <w:szCs w:val="24"/>
          <w:u w:color="000000"/>
          <w:bdr w:val="nil"/>
          <w:lang w:val="en-US" w:eastAsia="en-GB"/>
        </w:rPr>
        <w:t>: reduced levels of endotoxins and hormones;</w:t>
      </w:r>
      <w:r w:rsidR="005166FD">
        <w:rPr>
          <w:rFonts w:ascii="Calibri" w:eastAsia="Calibri" w:hAnsi="Calibri" w:cs="Calibri"/>
          <w:color w:val="000000"/>
          <w:sz w:val="24"/>
          <w:szCs w:val="24"/>
          <w:u w:color="000000"/>
          <w:bdr w:val="nil"/>
          <w:lang w:val="en-US" w:eastAsia="en-GB"/>
        </w:rPr>
        <w:t xml:space="preserve"> s</w:t>
      </w:r>
      <w:r w:rsidR="00797A45">
        <w:rPr>
          <w:rFonts w:ascii="Calibri" w:eastAsia="Calibri" w:hAnsi="Calibri" w:cs="Calibri"/>
          <w:color w:val="000000"/>
          <w:sz w:val="24"/>
          <w:szCs w:val="24"/>
          <w:u w:color="000000"/>
          <w:bdr w:val="nil"/>
          <w:lang w:val="en-US" w:eastAsia="en-GB"/>
        </w:rPr>
        <w:t>ee table 3a</w:t>
      </w:r>
      <w:r w:rsidR="00093C19">
        <w:rPr>
          <w:rFonts w:ascii="Calibri" w:eastAsia="Calibri" w:hAnsi="Calibri" w:cs="Calibri"/>
          <w:color w:val="000000"/>
          <w:sz w:val="24"/>
          <w:szCs w:val="24"/>
          <w:u w:color="000000"/>
          <w:bdr w:val="nil"/>
          <w:lang w:val="en-US" w:eastAsia="en-GB"/>
        </w:rPr>
        <w:t xml:space="preserve"> below</w:t>
      </w:r>
      <w:r w:rsidR="0079335A" w:rsidRPr="0079335A">
        <w:rPr>
          <w:rFonts w:ascii="Calibri" w:eastAsia="Calibri" w:hAnsi="Calibri" w:cs="Calibri"/>
          <w:color w:val="000000"/>
          <w:sz w:val="24"/>
          <w:szCs w:val="24"/>
          <w:u w:color="000000"/>
          <w:bdr w:val="nil"/>
          <w:lang w:val="en-US" w:eastAsia="en-GB"/>
        </w:rPr>
        <w:t>).</w:t>
      </w:r>
      <w:r w:rsidR="005166FD">
        <w:rPr>
          <w:rFonts w:ascii="Calibri" w:eastAsia="Calibri" w:hAnsi="Calibri" w:cs="Calibri"/>
          <w:color w:val="000000"/>
          <w:sz w:val="24"/>
          <w:szCs w:val="24"/>
          <w:u w:color="000000"/>
          <w:bdr w:val="nil"/>
          <w:lang w:val="en-US" w:eastAsia="en-GB"/>
        </w:rPr>
        <w:t xml:space="preserve"> </w:t>
      </w:r>
    </w:p>
    <w:p w14:paraId="1517A014" w14:textId="1AE636CC" w:rsidR="00093C19" w:rsidRPr="0079335A" w:rsidRDefault="002D57AD" w:rsidP="00093C19">
      <w:pPr>
        <w:pBdr>
          <w:top w:val="nil"/>
          <w:left w:val="nil"/>
          <w:bottom w:val="nil"/>
          <w:right w:val="nil"/>
          <w:between w:val="nil"/>
          <w:bar w:val="nil"/>
        </w:pBdr>
        <w:spacing w:line="276" w:lineRule="auto"/>
        <w:rPr>
          <w:rFonts w:ascii="Calibri" w:eastAsia="Arial Unicode MS" w:hAnsi="Calibri" w:cs="Calibri"/>
          <w:color w:val="000000"/>
          <w:sz w:val="24"/>
          <w:szCs w:val="24"/>
          <w:u w:color="000000"/>
          <w:bdr w:val="nil"/>
          <w:lang w:val="en-US" w:eastAsia="en-GB"/>
        </w:rPr>
      </w:pPr>
      <w:r>
        <w:rPr>
          <w:rFonts w:ascii="Calibri" w:eastAsia="Arial Unicode MS" w:hAnsi="Calibri" w:cs="Calibri"/>
          <w:color w:val="000000"/>
          <w:sz w:val="24"/>
          <w:szCs w:val="24"/>
          <w:u w:color="000000"/>
          <w:bdr w:val="nil"/>
          <w:lang w:val="en-US" w:eastAsia="en-GB"/>
        </w:rPr>
        <w:t>Table 3a</w:t>
      </w:r>
      <w:r w:rsidR="00F81F24">
        <w:rPr>
          <w:rFonts w:ascii="Calibri" w:eastAsia="Arial Unicode MS" w:hAnsi="Calibri" w:cs="Calibri"/>
          <w:color w:val="000000"/>
          <w:sz w:val="24"/>
          <w:szCs w:val="24"/>
          <w:u w:color="000000"/>
          <w:bdr w:val="nil"/>
          <w:lang w:val="en-US" w:eastAsia="en-GB"/>
        </w:rPr>
        <w:t>: Dissection of Serum C</w:t>
      </w:r>
      <w:r w:rsidR="00093C19" w:rsidRPr="0079335A">
        <w:rPr>
          <w:rFonts w:ascii="Calibri" w:eastAsia="Arial Unicode MS" w:hAnsi="Calibri" w:cs="Calibri"/>
          <w:color w:val="000000"/>
          <w:sz w:val="24"/>
          <w:szCs w:val="24"/>
          <w:u w:color="000000"/>
          <w:bdr w:val="nil"/>
          <w:lang w:val="en-US" w:eastAsia="en-GB"/>
        </w:rPr>
        <w:t>omponents</w:t>
      </w:r>
    </w:p>
    <w:tbl>
      <w:tblPr>
        <w:tblW w:w="0" w:type="auto"/>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ook w:val="04A0" w:firstRow="1" w:lastRow="0" w:firstColumn="1" w:lastColumn="0" w:noHBand="0" w:noVBand="1"/>
      </w:tblPr>
      <w:tblGrid>
        <w:gridCol w:w="1285"/>
        <w:gridCol w:w="1285"/>
        <w:gridCol w:w="1285"/>
        <w:gridCol w:w="1285"/>
        <w:gridCol w:w="1285"/>
        <w:gridCol w:w="1285"/>
        <w:gridCol w:w="1286"/>
      </w:tblGrid>
      <w:tr w:rsidR="00397542" w:rsidRPr="0079335A" w14:paraId="0AAFADA7" w14:textId="77777777" w:rsidTr="00397542">
        <w:tc>
          <w:tcPr>
            <w:tcW w:w="1285" w:type="dxa"/>
            <w:tcBorders>
              <w:bottom w:val="double" w:sz="4" w:space="0" w:color="auto"/>
              <w:right w:val="double" w:sz="4" w:space="0" w:color="auto"/>
            </w:tcBorders>
            <w:shd w:val="clear" w:color="auto" w:fill="D9D9D9" w:themeFill="background1" w:themeFillShade="D9"/>
          </w:tcPr>
          <w:p w14:paraId="4664D9C9" w14:textId="77777777" w:rsidR="00093C19" w:rsidRPr="00397542" w:rsidRDefault="00093C19" w:rsidP="00397542">
            <w:pPr>
              <w:spacing w:line="240" w:lineRule="auto"/>
              <w:jc w:val="center"/>
              <w:rPr>
                <w:rFonts w:cstheme="minorHAnsi"/>
                <w:color w:val="000000"/>
                <w:sz w:val="24"/>
                <w:szCs w:val="24"/>
                <w:u w:color="000000"/>
              </w:rPr>
            </w:pPr>
            <w:r w:rsidRPr="00397542">
              <w:rPr>
                <w:rFonts w:cstheme="minorHAnsi"/>
                <w:color w:val="000000"/>
                <w:sz w:val="24"/>
                <w:szCs w:val="24"/>
                <w:u w:color="000000"/>
              </w:rPr>
              <w:t>Media</w:t>
            </w:r>
          </w:p>
        </w:tc>
        <w:tc>
          <w:tcPr>
            <w:tcW w:w="1285" w:type="dxa"/>
            <w:tcBorders>
              <w:left w:val="double" w:sz="4" w:space="0" w:color="auto"/>
              <w:bottom w:val="double" w:sz="4" w:space="0" w:color="auto"/>
            </w:tcBorders>
            <w:shd w:val="clear" w:color="auto" w:fill="D9D9D9" w:themeFill="background1" w:themeFillShade="D9"/>
          </w:tcPr>
          <w:p w14:paraId="7A312BC6" w14:textId="008AF0A9" w:rsidR="00093C19" w:rsidRPr="00397542" w:rsidRDefault="00093C19" w:rsidP="00397542">
            <w:pPr>
              <w:spacing w:line="240" w:lineRule="auto"/>
              <w:jc w:val="center"/>
              <w:rPr>
                <w:rFonts w:cstheme="minorHAnsi"/>
                <w:color w:val="000000"/>
                <w:sz w:val="24"/>
                <w:szCs w:val="24"/>
                <w:u w:color="000000"/>
              </w:rPr>
            </w:pPr>
            <w:r w:rsidRPr="00397542">
              <w:rPr>
                <w:rFonts w:cstheme="minorHAnsi"/>
                <w:color w:val="000000"/>
                <w:sz w:val="24"/>
                <w:szCs w:val="24"/>
                <w:u w:color="000000"/>
              </w:rPr>
              <w:t>No Serum</w:t>
            </w:r>
            <w:r w:rsidR="00397542" w:rsidRPr="00397542">
              <w:rPr>
                <w:rFonts w:cstheme="minorHAnsi"/>
                <w:color w:val="000000"/>
                <w:sz w:val="24"/>
                <w:szCs w:val="24"/>
                <w:u w:color="000000"/>
              </w:rPr>
              <w:t xml:space="preserve"> </w:t>
            </w:r>
            <w:r w:rsidRPr="00397542">
              <w:rPr>
                <w:rFonts w:cstheme="minorHAnsi"/>
                <w:color w:val="000000"/>
                <w:sz w:val="24"/>
                <w:szCs w:val="24"/>
                <w:u w:color="000000"/>
              </w:rPr>
              <w:t>(Serum starvation)</w:t>
            </w:r>
          </w:p>
        </w:tc>
        <w:tc>
          <w:tcPr>
            <w:tcW w:w="1285" w:type="dxa"/>
            <w:tcBorders>
              <w:bottom w:val="double" w:sz="4" w:space="0" w:color="auto"/>
            </w:tcBorders>
            <w:shd w:val="clear" w:color="auto" w:fill="D9D9D9" w:themeFill="background1" w:themeFillShade="D9"/>
          </w:tcPr>
          <w:p w14:paraId="4B693C5F" w14:textId="77777777" w:rsidR="00093C19" w:rsidRPr="00397542" w:rsidRDefault="00093C19" w:rsidP="00397542">
            <w:pPr>
              <w:spacing w:line="240" w:lineRule="auto"/>
              <w:jc w:val="center"/>
              <w:rPr>
                <w:rFonts w:cstheme="minorHAnsi"/>
                <w:color w:val="000000"/>
                <w:sz w:val="24"/>
                <w:szCs w:val="24"/>
                <w:u w:color="000000"/>
              </w:rPr>
            </w:pPr>
            <w:r w:rsidRPr="00397542">
              <w:rPr>
                <w:rFonts w:cstheme="minorHAnsi"/>
                <w:color w:val="000000"/>
                <w:sz w:val="24"/>
                <w:szCs w:val="24"/>
                <w:u w:color="000000"/>
              </w:rPr>
              <w:t>FBS</w:t>
            </w:r>
          </w:p>
        </w:tc>
        <w:tc>
          <w:tcPr>
            <w:tcW w:w="1285" w:type="dxa"/>
            <w:tcBorders>
              <w:bottom w:val="double" w:sz="4" w:space="0" w:color="auto"/>
            </w:tcBorders>
            <w:shd w:val="clear" w:color="auto" w:fill="D9D9D9" w:themeFill="background1" w:themeFillShade="D9"/>
          </w:tcPr>
          <w:p w14:paraId="1F3DE2A7" w14:textId="77777777" w:rsidR="00093C19" w:rsidRPr="00397542" w:rsidRDefault="00093C19" w:rsidP="00397542">
            <w:pPr>
              <w:spacing w:line="240" w:lineRule="auto"/>
              <w:jc w:val="center"/>
              <w:rPr>
                <w:rFonts w:cstheme="minorHAnsi"/>
                <w:color w:val="000000"/>
                <w:sz w:val="24"/>
                <w:szCs w:val="24"/>
                <w:u w:color="000000"/>
              </w:rPr>
            </w:pPr>
            <w:r w:rsidRPr="00397542">
              <w:rPr>
                <w:rFonts w:cstheme="minorHAnsi"/>
                <w:color w:val="000000"/>
                <w:sz w:val="24"/>
                <w:szCs w:val="24"/>
                <w:u w:color="000000"/>
              </w:rPr>
              <w:t>Charcoal stripped FBS</w:t>
            </w:r>
          </w:p>
        </w:tc>
        <w:tc>
          <w:tcPr>
            <w:tcW w:w="1285" w:type="dxa"/>
            <w:tcBorders>
              <w:bottom w:val="double" w:sz="4" w:space="0" w:color="auto"/>
            </w:tcBorders>
            <w:shd w:val="clear" w:color="auto" w:fill="D9D9D9" w:themeFill="background1" w:themeFillShade="D9"/>
          </w:tcPr>
          <w:p w14:paraId="242CE7DA" w14:textId="77777777" w:rsidR="00093C19" w:rsidRPr="00397542" w:rsidRDefault="00093C19" w:rsidP="00397542">
            <w:pPr>
              <w:spacing w:line="240" w:lineRule="auto"/>
              <w:jc w:val="center"/>
              <w:rPr>
                <w:rFonts w:cstheme="minorHAnsi"/>
                <w:color w:val="000000"/>
                <w:sz w:val="24"/>
                <w:szCs w:val="24"/>
                <w:u w:color="000000"/>
              </w:rPr>
            </w:pPr>
            <w:r w:rsidRPr="00397542">
              <w:rPr>
                <w:rFonts w:cstheme="minorHAnsi"/>
                <w:color w:val="000000"/>
                <w:sz w:val="24"/>
                <w:szCs w:val="24"/>
                <w:u w:color="000000"/>
              </w:rPr>
              <w:t>Albumin</w:t>
            </w:r>
          </w:p>
        </w:tc>
        <w:tc>
          <w:tcPr>
            <w:tcW w:w="1285" w:type="dxa"/>
            <w:tcBorders>
              <w:bottom w:val="double" w:sz="4" w:space="0" w:color="auto"/>
            </w:tcBorders>
            <w:shd w:val="clear" w:color="auto" w:fill="D9D9D9" w:themeFill="background1" w:themeFillShade="D9"/>
          </w:tcPr>
          <w:p w14:paraId="69C75F19" w14:textId="77777777" w:rsidR="00093C19" w:rsidRPr="00397542" w:rsidRDefault="00093C19" w:rsidP="00397542">
            <w:pPr>
              <w:spacing w:line="240" w:lineRule="auto"/>
              <w:jc w:val="center"/>
              <w:rPr>
                <w:rFonts w:cstheme="minorHAnsi"/>
                <w:color w:val="000000"/>
                <w:sz w:val="24"/>
                <w:szCs w:val="24"/>
                <w:u w:color="000000"/>
              </w:rPr>
            </w:pPr>
            <w:r w:rsidRPr="00397542">
              <w:rPr>
                <w:rFonts w:cstheme="minorHAnsi"/>
                <w:color w:val="000000"/>
                <w:sz w:val="24"/>
                <w:szCs w:val="24"/>
                <w:u w:color="000000"/>
              </w:rPr>
              <w:t>25⁰C</w:t>
            </w:r>
          </w:p>
        </w:tc>
        <w:tc>
          <w:tcPr>
            <w:tcW w:w="1286" w:type="dxa"/>
            <w:tcBorders>
              <w:bottom w:val="double" w:sz="4" w:space="0" w:color="auto"/>
            </w:tcBorders>
            <w:shd w:val="clear" w:color="auto" w:fill="D9D9D9" w:themeFill="background1" w:themeFillShade="D9"/>
          </w:tcPr>
          <w:p w14:paraId="2098382C" w14:textId="77777777" w:rsidR="00093C19" w:rsidRPr="00397542" w:rsidRDefault="00093C19" w:rsidP="00397542">
            <w:pPr>
              <w:spacing w:line="240" w:lineRule="auto"/>
              <w:jc w:val="center"/>
              <w:rPr>
                <w:rFonts w:cstheme="minorHAnsi"/>
                <w:color w:val="000000"/>
                <w:sz w:val="24"/>
                <w:szCs w:val="24"/>
                <w:u w:color="000000"/>
              </w:rPr>
            </w:pPr>
            <w:r w:rsidRPr="00397542">
              <w:rPr>
                <w:rFonts w:cstheme="minorHAnsi"/>
                <w:color w:val="000000"/>
                <w:sz w:val="24"/>
                <w:szCs w:val="24"/>
                <w:u w:color="000000"/>
              </w:rPr>
              <w:t>37⁰C</w:t>
            </w:r>
          </w:p>
        </w:tc>
      </w:tr>
      <w:tr w:rsidR="00397542" w:rsidRPr="0079335A" w14:paraId="67CC3623" w14:textId="77777777" w:rsidTr="00397542">
        <w:tc>
          <w:tcPr>
            <w:tcW w:w="1285" w:type="dxa"/>
            <w:vMerge w:val="restart"/>
            <w:tcBorders>
              <w:top w:val="double" w:sz="4" w:space="0" w:color="auto"/>
              <w:right w:val="double" w:sz="4" w:space="0" w:color="auto"/>
            </w:tcBorders>
            <w:shd w:val="clear" w:color="auto" w:fill="D9D9D9" w:themeFill="background1" w:themeFillShade="D9"/>
          </w:tcPr>
          <w:p w14:paraId="10A5A5F4" w14:textId="1D79F2A2" w:rsidR="006924E3" w:rsidRPr="00BE09B1" w:rsidRDefault="00397542" w:rsidP="00BE09B1">
            <w:pPr>
              <w:spacing w:line="276" w:lineRule="auto"/>
              <w:jc w:val="center"/>
              <w:rPr>
                <w:rFonts w:cstheme="minorHAnsi"/>
                <w:color w:val="000000"/>
                <w:sz w:val="24"/>
                <w:szCs w:val="24"/>
                <w:u w:color="000000"/>
              </w:rPr>
            </w:pPr>
            <w:r w:rsidRPr="00397542">
              <w:rPr>
                <w:rFonts w:cstheme="minorHAnsi"/>
                <w:color w:val="000000"/>
                <w:sz w:val="24"/>
                <w:szCs w:val="24"/>
                <w:u w:color="000000"/>
              </w:rPr>
              <w:t>RPMI-1640</w:t>
            </w:r>
          </w:p>
        </w:tc>
        <w:tc>
          <w:tcPr>
            <w:tcW w:w="1285" w:type="dxa"/>
            <w:tcBorders>
              <w:top w:val="double" w:sz="4" w:space="0" w:color="auto"/>
              <w:left w:val="double" w:sz="4" w:space="0" w:color="auto"/>
            </w:tcBorders>
          </w:tcPr>
          <w:p w14:paraId="3DDC43A7" w14:textId="77777777" w:rsidR="00397542" w:rsidRPr="00397542" w:rsidRDefault="00397542" w:rsidP="00397542">
            <w:pPr>
              <w:spacing w:line="276" w:lineRule="auto"/>
              <w:jc w:val="center"/>
              <w:rPr>
                <w:rFonts w:cstheme="minorHAnsi"/>
                <w:color w:val="000000"/>
                <w:sz w:val="24"/>
                <w:szCs w:val="24"/>
                <w:u w:color="000000"/>
              </w:rPr>
            </w:pPr>
            <w:r w:rsidRPr="00397542">
              <w:rPr>
                <w:rFonts w:cstheme="minorHAnsi"/>
                <w:color w:val="000000"/>
                <w:sz w:val="24"/>
                <w:szCs w:val="24"/>
                <w:u w:color="000000"/>
              </w:rPr>
              <w:sym w:font="Wingdings" w:char="F0FC"/>
            </w:r>
          </w:p>
        </w:tc>
        <w:tc>
          <w:tcPr>
            <w:tcW w:w="1285" w:type="dxa"/>
            <w:tcBorders>
              <w:top w:val="double" w:sz="4" w:space="0" w:color="auto"/>
            </w:tcBorders>
          </w:tcPr>
          <w:p w14:paraId="461C387B" w14:textId="77777777" w:rsidR="00397542" w:rsidRPr="00397542" w:rsidRDefault="00397542" w:rsidP="00397542">
            <w:pPr>
              <w:spacing w:line="276" w:lineRule="auto"/>
              <w:jc w:val="center"/>
              <w:rPr>
                <w:rFonts w:cstheme="minorHAnsi"/>
                <w:color w:val="000000"/>
                <w:sz w:val="24"/>
                <w:szCs w:val="24"/>
                <w:u w:color="000000"/>
              </w:rPr>
            </w:pPr>
          </w:p>
        </w:tc>
        <w:tc>
          <w:tcPr>
            <w:tcW w:w="1285" w:type="dxa"/>
            <w:tcBorders>
              <w:top w:val="double" w:sz="4" w:space="0" w:color="auto"/>
            </w:tcBorders>
          </w:tcPr>
          <w:p w14:paraId="43AFA638" w14:textId="77777777" w:rsidR="00397542" w:rsidRPr="00397542" w:rsidRDefault="00397542" w:rsidP="00397542">
            <w:pPr>
              <w:spacing w:line="276" w:lineRule="auto"/>
              <w:jc w:val="center"/>
              <w:rPr>
                <w:rFonts w:cstheme="minorHAnsi"/>
                <w:color w:val="000000"/>
                <w:sz w:val="24"/>
                <w:szCs w:val="24"/>
                <w:u w:color="000000"/>
              </w:rPr>
            </w:pPr>
          </w:p>
        </w:tc>
        <w:tc>
          <w:tcPr>
            <w:tcW w:w="1285" w:type="dxa"/>
            <w:tcBorders>
              <w:top w:val="double" w:sz="4" w:space="0" w:color="auto"/>
            </w:tcBorders>
          </w:tcPr>
          <w:p w14:paraId="44887C86" w14:textId="77777777" w:rsidR="00397542" w:rsidRPr="00397542" w:rsidRDefault="00397542" w:rsidP="00397542">
            <w:pPr>
              <w:spacing w:line="276" w:lineRule="auto"/>
              <w:jc w:val="center"/>
              <w:rPr>
                <w:rFonts w:cstheme="minorHAnsi"/>
                <w:color w:val="000000"/>
                <w:sz w:val="24"/>
                <w:szCs w:val="24"/>
                <w:u w:color="000000"/>
              </w:rPr>
            </w:pPr>
          </w:p>
        </w:tc>
        <w:tc>
          <w:tcPr>
            <w:tcW w:w="1285" w:type="dxa"/>
            <w:tcBorders>
              <w:top w:val="double" w:sz="4" w:space="0" w:color="auto"/>
            </w:tcBorders>
          </w:tcPr>
          <w:p w14:paraId="431DF3C6" w14:textId="77777777" w:rsidR="00397542" w:rsidRPr="00397542" w:rsidRDefault="00397542" w:rsidP="00397542">
            <w:pPr>
              <w:spacing w:line="276" w:lineRule="auto"/>
              <w:jc w:val="center"/>
              <w:rPr>
                <w:rFonts w:cstheme="minorHAnsi"/>
                <w:color w:val="000000"/>
                <w:sz w:val="24"/>
                <w:szCs w:val="24"/>
                <w:u w:color="000000"/>
              </w:rPr>
            </w:pPr>
            <w:r w:rsidRPr="00397542">
              <w:rPr>
                <w:rFonts w:cstheme="minorHAnsi"/>
                <w:color w:val="000000"/>
                <w:sz w:val="24"/>
                <w:szCs w:val="24"/>
                <w:u w:color="000000"/>
              </w:rPr>
              <w:sym w:font="Wingdings" w:char="F0FC"/>
            </w:r>
          </w:p>
        </w:tc>
        <w:tc>
          <w:tcPr>
            <w:tcW w:w="1286" w:type="dxa"/>
            <w:tcBorders>
              <w:top w:val="double" w:sz="4" w:space="0" w:color="auto"/>
            </w:tcBorders>
          </w:tcPr>
          <w:p w14:paraId="6F1DDDA0" w14:textId="77777777" w:rsidR="00397542" w:rsidRPr="00397542" w:rsidRDefault="00397542" w:rsidP="00397542">
            <w:pPr>
              <w:spacing w:line="276" w:lineRule="auto"/>
              <w:jc w:val="center"/>
              <w:rPr>
                <w:rFonts w:cstheme="minorHAnsi"/>
                <w:color w:val="000000"/>
                <w:sz w:val="24"/>
                <w:szCs w:val="24"/>
                <w:u w:color="000000"/>
              </w:rPr>
            </w:pPr>
            <w:r w:rsidRPr="00397542">
              <w:rPr>
                <w:rFonts w:cstheme="minorHAnsi"/>
                <w:color w:val="000000"/>
                <w:sz w:val="24"/>
                <w:szCs w:val="24"/>
                <w:u w:color="000000"/>
              </w:rPr>
              <w:sym w:font="Wingdings" w:char="F0FC"/>
            </w:r>
          </w:p>
        </w:tc>
      </w:tr>
      <w:tr w:rsidR="00397542" w:rsidRPr="0079335A" w14:paraId="1BFC16A7" w14:textId="77777777" w:rsidTr="00397542">
        <w:tc>
          <w:tcPr>
            <w:tcW w:w="1285" w:type="dxa"/>
            <w:vMerge/>
            <w:tcBorders>
              <w:right w:val="double" w:sz="4" w:space="0" w:color="auto"/>
            </w:tcBorders>
            <w:shd w:val="clear" w:color="auto" w:fill="D9D9D9" w:themeFill="background1" w:themeFillShade="D9"/>
          </w:tcPr>
          <w:p w14:paraId="2045D607" w14:textId="77777777" w:rsidR="00397542" w:rsidRPr="00397542" w:rsidRDefault="00397542" w:rsidP="00397542">
            <w:pPr>
              <w:spacing w:line="276" w:lineRule="auto"/>
              <w:jc w:val="center"/>
              <w:rPr>
                <w:rFonts w:cstheme="minorHAnsi"/>
                <w:color w:val="000000"/>
                <w:sz w:val="24"/>
                <w:szCs w:val="24"/>
                <w:u w:color="000000"/>
              </w:rPr>
            </w:pPr>
          </w:p>
        </w:tc>
        <w:tc>
          <w:tcPr>
            <w:tcW w:w="1285" w:type="dxa"/>
            <w:tcBorders>
              <w:left w:val="double" w:sz="4" w:space="0" w:color="auto"/>
            </w:tcBorders>
          </w:tcPr>
          <w:p w14:paraId="323080F1" w14:textId="77777777" w:rsidR="00397542" w:rsidRPr="00397542" w:rsidRDefault="00397542" w:rsidP="00397542">
            <w:pPr>
              <w:spacing w:line="276" w:lineRule="auto"/>
              <w:jc w:val="center"/>
              <w:rPr>
                <w:rFonts w:cstheme="minorHAnsi"/>
                <w:color w:val="000000"/>
                <w:sz w:val="24"/>
                <w:szCs w:val="24"/>
                <w:u w:color="000000"/>
              </w:rPr>
            </w:pPr>
          </w:p>
        </w:tc>
        <w:tc>
          <w:tcPr>
            <w:tcW w:w="1285" w:type="dxa"/>
          </w:tcPr>
          <w:p w14:paraId="09CF7273" w14:textId="77777777" w:rsidR="00397542" w:rsidRPr="00397542" w:rsidRDefault="00397542" w:rsidP="00397542">
            <w:pPr>
              <w:spacing w:line="276" w:lineRule="auto"/>
              <w:jc w:val="center"/>
              <w:rPr>
                <w:rFonts w:cstheme="minorHAnsi"/>
                <w:color w:val="000000"/>
                <w:sz w:val="24"/>
                <w:szCs w:val="24"/>
                <w:u w:color="000000"/>
              </w:rPr>
            </w:pPr>
            <w:r w:rsidRPr="00397542">
              <w:rPr>
                <w:rFonts w:cstheme="minorHAnsi"/>
                <w:color w:val="000000"/>
                <w:sz w:val="24"/>
                <w:szCs w:val="24"/>
                <w:u w:color="000000"/>
              </w:rPr>
              <w:sym w:font="Wingdings" w:char="F0FC"/>
            </w:r>
          </w:p>
        </w:tc>
        <w:tc>
          <w:tcPr>
            <w:tcW w:w="1285" w:type="dxa"/>
          </w:tcPr>
          <w:p w14:paraId="76665188" w14:textId="77777777" w:rsidR="00397542" w:rsidRPr="00397542" w:rsidRDefault="00397542" w:rsidP="00397542">
            <w:pPr>
              <w:spacing w:line="276" w:lineRule="auto"/>
              <w:jc w:val="center"/>
              <w:rPr>
                <w:rFonts w:cstheme="minorHAnsi"/>
                <w:color w:val="000000"/>
                <w:sz w:val="24"/>
                <w:szCs w:val="24"/>
                <w:u w:color="000000"/>
              </w:rPr>
            </w:pPr>
          </w:p>
        </w:tc>
        <w:tc>
          <w:tcPr>
            <w:tcW w:w="1285" w:type="dxa"/>
          </w:tcPr>
          <w:p w14:paraId="4E52D19B" w14:textId="77777777" w:rsidR="00397542" w:rsidRPr="00397542" w:rsidRDefault="00397542" w:rsidP="00397542">
            <w:pPr>
              <w:spacing w:line="276" w:lineRule="auto"/>
              <w:jc w:val="center"/>
              <w:rPr>
                <w:rFonts w:cstheme="minorHAnsi"/>
                <w:color w:val="000000"/>
                <w:sz w:val="24"/>
                <w:szCs w:val="24"/>
                <w:u w:color="000000"/>
              </w:rPr>
            </w:pPr>
          </w:p>
        </w:tc>
        <w:tc>
          <w:tcPr>
            <w:tcW w:w="1285" w:type="dxa"/>
          </w:tcPr>
          <w:p w14:paraId="5A40033F" w14:textId="77777777" w:rsidR="00397542" w:rsidRPr="00397542" w:rsidRDefault="00397542" w:rsidP="00397542">
            <w:pPr>
              <w:spacing w:line="276" w:lineRule="auto"/>
              <w:jc w:val="center"/>
              <w:rPr>
                <w:rFonts w:cstheme="minorHAnsi"/>
                <w:color w:val="000000"/>
                <w:sz w:val="24"/>
                <w:szCs w:val="24"/>
                <w:u w:color="000000"/>
              </w:rPr>
            </w:pPr>
            <w:r w:rsidRPr="00397542">
              <w:rPr>
                <w:rFonts w:cstheme="minorHAnsi"/>
                <w:color w:val="000000"/>
                <w:sz w:val="24"/>
                <w:szCs w:val="24"/>
                <w:u w:color="000000"/>
              </w:rPr>
              <w:sym w:font="Wingdings" w:char="F0FC"/>
            </w:r>
          </w:p>
        </w:tc>
        <w:tc>
          <w:tcPr>
            <w:tcW w:w="1286" w:type="dxa"/>
          </w:tcPr>
          <w:p w14:paraId="64C95CDA" w14:textId="77777777" w:rsidR="00397542" w:rsidRPr="00397542" w:rsidRDefault="00397542" w:rsidP="00397542">
            <w:pPr>
              <w:spacing w:line="276" w:lineRule="auto"/>
              <w:jc w:val="center"/>
              <w:rPr>
                <w:rFonts w:cstheme="minorHAnsi"/>
                <w:color w:val="000000"/>
                <w:sz w:val="24"/>
                <w:szCs w:val="24"/>
                <w:u w:color="000000"/>
              </w:rPr>
            </w:pPr>
            <w:r w:rsidRPr="00397542">
              <w:rPr>
                <w:rFonts w:cstheme="minorHAnsi"/>
                <w:color w:val="000000"/>
                <w:sz w:val="24"/>
                <w:szCs w:val="24"/>
                <w:u w:color="000000"/>
              </w:rPr>
              <w:sym w:font="Wingdings" w:char="F0FC"/>
            </w:r>
          </w:p>
        </w:tc>
      </w:tr>
      <w:tr w:rsidR="00397542" w:rsidRPr="0079335A" w14:paraId="44289198" w14:textId="77777777" w:rsidTr="00397542">
        <w:tc>
          <w:tcPr>
            <w:tcW w:w="1285" w:type="dxa"/>
            <w:vMerge/>
            <w:tcBorders>
              <w:right w:val="double" w:sz="4" w:space="0" w:color="auto"/>
            </w:tcBorders>
            <w:shd w:val="clear" w:color="auto" w:fill="D9D9D9" w:themeFill="background1" w:themeFillShade="D9"/>
          </w:tcPr>
          <w:p w14:paraId="30FDB705" w14:textId="77777777" w:rsidR="00397542" w:rsidRPr="00397542" w:rsidRDefault="00397542" w:rsidP="00397542">
            <w:pPr>
              <w:spacing w:line="276" w:lineRule="auto"/>
              <w:jc w:val="center"/>
              <w:rPr>
                <w:rFonts w:cstheme="minorHAnsi"/>
                <w:color w:val="000000"/>
                <w:sz w:val="24"/>
                <w:szCs w:val="24"/>
                <w:u w:color="000000"/>
              </w:rPr>
            </w:pPr>
          </w:p>
        </w:tc>
        <w:tc>
          <w:tcPr>
            <w:tcW w:w="1285" w:type="dxa"/>
            <w:tcBorders>
              <w:left w:val="double" w:sz="4" w:space="0" w:color="auto"/>
            </w:tcBorders>
          </w:tcPr>
          <w:p w14:paraId="1063170E" w14:textId="77777777" w:rsidR="00397542" w:rsidRPr="00397542" w:rsidRDefault="00397542" w:rsidP="00397542">
            <w:pPr>
              <w:spacing w:line="276" w:lineRule="auto"/>
              <w:jc w:val="center"/>
              <w:rPr>
                <w:rFonts w:cstheme="minorHAnsi"/>
                <w:color w:val="000000"/>
                <w:sz w:val="24"/>
                <w:szCs w:val="24"/>
                <w:u w:color="000000"/>
              </w:rPr>
            </w:pPr>
          </w:p>
        </w:tc>
        <w:tc>
          <w:tcPr>
            <w:tcW w:w="1285" w:type="dxa"/>
          </w:tcPr>
          <w:p w14:paraId="44783E91" w14:textId="77777777" w:rsidR="00397542" w:rsidRPr="00397542" w:rsidRDefault="00397542" w:rsidP="00397542">
            <w:pPr>
              <w:spacing w:line="276" w:lineRule="auto"/>
              <w:jc w:val="center"/>
              <w:rPr>
                <w:rFonts w:cstheme="minorHAnsi"/>
                <w:color w:val="000000"/>
                <w:sz w:val="24"/>
                <w:szCs w:val="24"/>
                <w:u w:color="000000"/>
              </w:rPr>
            </w:pPr>
          </w:p>
        </w:tc>
        <w:tc>
          <w:tcPr>
            <w:tcW w:w="1285" w:type="dxa"/>
          </w:tcPr>
          <w:p w14:paraId="54050948" w14:textId="77777777" w:rsidR="00397542" w:rsidRPr="00397542" w:rsidRDefault="00397542" w:rsidP="00397542">
            <w:pPr>
              <w:spacing w:line="276" w:lineRule="auto"/>
              <w:jc w:val="center"/>
              <w:rPr>
                <w:rFonts w:cstheme="minorHAnsi"/>
                <w:color w:val="000000"/>
                <w:sz w:val="24"/>
                <w:szCs w:val="24"/>
                <w:u w:color="000000"/>
              </w:rPr>
            </w:pPr>
            <w:r w:rsidRPr="00397542">
              <w:rPr>
                <w:rFonts w:cstheme="minorHAnsi"/>
                <w:color w:val="000000"/>
                <w:sz w:val="24"/>
                <w:szCs w:val="24"/>
                <w:u w:color="000000"/>
              </w:rPr>
              <w:sym w:font="Wingdings" w:char="F0FC"/>
            </w:r>
          </w:p>
        </w:tc>
        <w:tc>
          <w:tcPr>
            <w:tcW w:w="1285" w:type="dxa"/>
          </w:tcPr>
          <w:p w14:paraId="6041E95E" w14:textId="77777777" w:rsidR="00397542" w:rsidRPr="00397542" w:rsidRDefault="00397542" w:rsidP="00397542">
            <w:pPr>
              <w:spacing w:line="276" w:lineRule="auto"/>
              <w:jc w:val="center"/>
              <w:rPr>
                <w:rFonts w:cstheme="minorHAnsi"/>
                <w:color w:val="000000"/>
                <w:sz w:val="24"/>
                <w:szCs w:val="24"/>
                <w:u w:color="000000"/>
              </w:rPr>
            </w:pPr>
          </w:p>
        </w:tc>
        <w:tc>
          <w:tcPr>
            <w:tcW w:w="1285" w:type="dxa"/>
          </w:tcPr>
          <w:p w14:paraId="5BA2AFA9" w14:textId="77777777" w:rsidR="00397542" w:rsidRPr="00397542" w:rsidRDefault="00397542" w:rsidP="00397542">
            <w:pPr>
              <w:spacing w:line="276" w:lineRule="auto"/>
              <w:jc w:val="center"/>
              <w:rPr>
                <w:rFonts w:cstheme="minorHAnsi"/>
                <w:color w:val="000000"/>
                <w:sz w:val="24"/>
                <w:szCs w:val="24"/>
                <w:u w:color="000000"/>
              </w:rPr>
            </w:pPr>
            <w:r w:rsidRPr="00397542">
              <w:rPr>
                <w:rFonts w:cstheme="minorHAnsi"/>
                <w:color w:val="000000"/>
                <w:sz w:val="24"/>
                <w:szCs w:val="24"/>
                <w:u w:color="000000"/>
              </w:rPr>
              <w:t>TBD</w:t>
            </w:r>
          </w:p>
        </w:tc>
        <w:tc>
          <w:tcPr>
            <w:tcW w:w="1286" w:type="dxa"/>
          </w:tcPr>
          <w:p w14:paraId="0B39D18C" w14:textId="64520C8E" w:rsidR="00397542" w:rsidRPr="00397542" w:rsidRDefault="008B0D2E" w:rsidP="00397542">
            <w:pPr>
              <w:spacing w:line="276" w:lineRule="auto"/>
              <w:jc w:val="center"/>
              <w:rPr>
                <w:rFonts w:cstheme="minorHAnsi"/>
                <w:color w:val="000000"/>
                <w:sz w:val="24"/>
                <w:szCs w:val="24"/>
                <w:u w:color="000000"/>
              </w:rPr>
            </w:pPr>
            <w:r w:rsidRPr="00397542">
              <w:rPr>
                <w:rFonts w:cstheme="minorHAnsi"/>
                <w:color w:val="000000"/>
                <w:sz w:val="24"/>
                <w:szCs w:val="24"/>
                <w:u w:color="000000"/>
              </w:rPr>
              <w:sym w:font="Wingdings" w:char="F0FC"/>
            </w:r>
          </w:p>
        </w:tc>
      </w:tr>
      <w:tr w:rsidR="00397542" w:rsidRPr="0079335A" w14:paraId="1A6133AA" w14:textId="77777777" w:rsidTr="00397542">
        <w:tc>
          <w:tcPr>
            <w:tcW w:w="1285" w:type="dxa"/>
            <w:vMerge/>
            <w:tcBorders>
              <w:right w:val="double" w:sz="4" w:space="0" w:color="auto"/>
            </w:tcBorders>
            <w:shd w:val="clear" w:color="auto" w:fill="D9D9D9" w:themeFill="background1" w:themeFillShade="D9"/>
          </w:tcPr>
          <w:p w14:paraId="636654B9" w14:textId="77777777" w:rsidR="00397542" w:rsidRPr="00397542" w:rsidRDefault="00397542" w:rsidP="00397542">
            <w:pPr>
              <w:spacing w:line="276" w:lineRule="auto"/>
              <w:jc w:val="center"/>
              <w:rPr>
                <w:rFonts w:cstheme="minorHAnsi"/>
                <w:color w:val="000000"/>
                <w:sz w:val="24"/>
                <w:szCs w:val="24"/>
                <w:u w:color="000000"/>
              </w:rPr>
            </w:pPr>
          </w:p>
        </w:tc>
        <w:tc>
          <w:tcPr>
            <w:tcW w:w="1285" w:type="dxa"/>
            <w:tcBorders>
              <w:left w:val="double" w:sz="4" w:space="0" w:color="auto"/>
            </w:tcBorders>
          </w:tcPr>
          <w:p w14:paraId="67CD3B9C" w14:textId="77777777" w:rsidR="00397542" w:rsidRPr="00397542" w:rsidRDefault="00397542" w:rsidP="00397542">
            <w:pPr>
              <w:spacing w:line="276" w:lineRule="auto"/>
              <w:jc w:val="center"/>
              <w:rPr>
                <w:rFonts w:cstheme="minorHAnsi"/>
                <w:color w:val="000000"/>
                <w:sz w:val="24"/>
                <w:szCs w:val="24"/>
                <w:u w:color="000000"/>
              </w:rPr>
            </w:pPr>
          </w:p>
        </w:tc>
        <w:tc>
          <w:tcPr>
            <w:tcW w:w="1285" w:type="dxa"/>
          </w:tcPr>
          <w:p w14:paraId="4774B9EC" w14:textId="77777777" w:rsidR="00397542" w:rsidRPr="00397542" w:rsidRDefault="00397542" w:rsidP="00397542">
            <w:pPr>
              <w:spacing w:line="276" w:lineRule="auto"/>
              <w:jc w:val="center"/>
              <w:rPr>
                <w:rFonts w:cstheme="minorHAnsi"/>
                <w:color w:val="000000"/>
                <w:sz w:val="24"/>
                <w:szCs w:val="24"/>
                <w:u w:color="000000"/>
              </w:rPr>
            </w:pPr>
          </w:p>
        </w:tc>
        <w:tc>
          <w:tcPr>
            <w:tcW w:w="1285" w:type="dxa"/>
          </w:tcPr>
          <w:p w14:paraId="640D5BF0" w14:textId="77777777" w:rsidR="00397542" w:rsidRPr="00397542" w:rsidRDefault="00397542" w:rsidP="00397542">
            <w:pPr>
              <w:spacing w:line="276" w:lineRule="auto"/>
              <w:jc w:val="center"/>
              <w:rPr>
                <w:rFonts w:cstheme="minorHAnsi"/>
                <w:color w:val="000000"/>
                <w:sz w:val="24"/>
                <w:szCs w:val="24"/>
                <w:u w:color="000000"/>
              </w:rPr>
            </w:pPr>
          </w:p>
        </w:tc>
        <w:tc>
          <w:tcPr>
            <w:tcW w:w="1285" w:type="dxa"/>
          </w:tcPr>
          <w:p w14:paraId="6F8CF1C8" w14:textId="77777777" w:rsidR="00397542" w:rsidRPr="00397542" w:rsidRDefault="00397542" w:rsidP="00397542">
            <w:pPr>
              <w:spacing w:line="276" w:lineRule="auto"/>
              <w:jc w:val="center"/>
              <w:rPr>
                <w:rFonts w:cstheme="minorHAnsi"/>
                <w:color w:val="000000"/>
                <w:sz w:val="24"/>
                <w:szCs w:val="24"/>
                <w:u w:color="000000"/>
              </w:rPr>
            </w:pPr>
            <w:r w:rsidRPr="00397542">
              <w:rPr>
                <w:rFonts w:cstheme="minorHAnsi"/>
                <w:color w:val="000000"/>
                <w:sz w:val="24"/>
                <w:szCs w:val="24"/>
                <w:u w:color="000000"/>
              </w:rPr>
              <w:sym w:font="Wingdings" w:char="F0FC"/>
            </w:r>
          </w:p>
        </w:tc>
        <w:tc>
          <w:tcPr>
            <w:tcW w:w="1285" w:type="dxa"/>
          </w:tcPr>
          <w:p w14:paraId="0D247F91" w14:textId="77777777" w:rsidR="00397542" w:rsidRPr="00397542" w:rsidRDefault="00397542" w:rsidP="00397542">
            <w:pPr>
              <w:spacing w:line="276" w:lineRule="auto"/>
              <w:jc w:val="center"/>
              <w:rPr>
                <w:rFonts w:cstheme="minorHAnsi"/>
                <w:color w:val="000000"/>
                <w:sz w:val="24"/>
                <w:szCs w:val="24"/>
                <w:u w:color="000000"/>
              </w:rPr>
            </w:pPr>
            <w:r w:rsidRPr="00397542">
              <w:rPr>
                <w:rFonts w:cstheme="minorHAnsi"/>
                <w:color w:val="000000"/>
                <w:sz w:val="24"/>
                <w:szCs w:val="24"/>
                <w:u w:color="000000"/>
              </w:rPr>
              <w:t>TBD</w:t>
            </w:r>
          </w:p>
        </w:tc>
        <w:tc>
          <w:tcPr>
            <w:tcW w:w="1286" w:type="dxa"/>
          </w:tcPr>
          <w:p w14:paraId="4C3EA588" w14:textId="52F2AD4B" w:rsidR="00397542" w:rsidRPr="00397542" w:rsidRDefault="008B0D2E" w:rsidP="00397542">
            <w:pPr>
              <w:spacing w:line="276" w:lineRule="auto"/>
              <w:jc w:val="center"/>
              <w:rPr>
                <w:rFonts w:cstheme="minorHAnsi"/>
                <w:color w:val="000000"/>
                <w:sz w:val="24"/>
                <w:szCs w:val="24"/>
                <w:u w:color="000000"/>
              </w:rPr>
            </w:pPr>
            <w:r w:rsidRPr="00397542">
              <w:rPr>
                <w:rFonts w:cstheme="minorHAnsi"/>
                <w:color w:val="000000"/>
                <w:sz w:val="24"/>
                <w:szCs w:val="24"/>
                <w:u w:color="000000"/>
              </w:rPr>
              <w:sym w:font="Wingdings" w:char="F0FC"/>
            </w:r>
          </w:p>
        </w:tc>
      </w:tr>
      <w:tr w:rsidR="00397542" w:rsidRPr="0079335A" w14:paraId="77E93E82" w14:textId="77777777" w:rsidTr="00397542">
        <w:tc>
          <w:tcPr>
            <w:tcW w:w="1285" w:type="dxa"/>
            <w:vMerge w:val="restart"/>
            <w:tcBorders>
              <w:right w:val="double" w:sz="4" w:space="0" w:color="auto"/>
            </w:tcBorders>
            <w:shd w:val="clear" w:color="auto" w:fill="D9D9D9" w:themeFill="background1" w:themeFillShade="D9"/>
          </w:tcPr>
          <w:p w14:paraId="1E07D1C2" w14:textId="37D625CD" w:rsidR="006924E3" w:rsidRPr="00BE09B1" w:rsidRDefault="00397542" w:rsidP="00BE09B1">
            <w:pPr>
              <w:spacing w:line="276" w:lineRule="auto"/>
              <w:jc w:val="center"/>
              <w:rPr>
                <w:rFonts w:cstheme="minorHAnsi"/>
                <w:color w:val="000000"/>
                <w:sz w:val="24"/>
                <w:szCs w:val="24"/>
                <w:u w:color="000000"/>
              </w:rPr>
            </w:pPr>
            <w:r w:rsidRPr="00397542">
              <w:rPr>
                <w:rFonts w:cstheme="minorHAnsi"/>
                <w:color w:val="000000"/>
                <w:sz w:val="24"/>
                <w:szCs w:val="24"/>
                <w:u w:color="000000"/>
              </w:rPr>
              <w:t>YPD</w:t>
            </w:r>
          </w:p>
        </w:tc>
        <w:tc>
          <w:tcPr>
            <w:tcW w:w="1285" w:type="dxa"/>
            <w:tcBorders>
              <w:left w:val="double" w:sz="4" w:space="0" w:color="auto"/>
            </w:tcBorders>
          </w:tcPr>
          <w:p w14:paraId="2D06C084" w14:textId="77777777" w:rsidR="00397542" w:rsidRPr="00397542" w:rsidRDefault="00397542" w:rsidP="00397542">
            <w:pPr>
              <w:spacing w:line="276" w:lineRule="auto"/>
              <w:jc w:val="center"/>
              <w:rPr>
                <w:rFonts w:cstheme="minorHAnsi"/>
                <w:color w:val="000000"/>
                <w:sz w:val="24"/>
                <w:szCs w:val="24"/>
                <w:u w:color="000000"/>
              </w:rPr>
            </w:pPr>
            <w:r w:rsidRPr="00397542">
              <w:rPr>
                <w:rFonts w:cstheme="minorHAnsi"/>
                <w:color w:val="000000"/>
                <w:sz w:val="24"/>
                <w:szCs w:val="24"/>
                <w:u w:color="000000"/>
              </w:rPr>
              <w:sym w:font="Wingdings" w:char="F0FC"/>
            </w:r>
          </w:p>
        </w:tc>
        <w:tc>
          <w:tcPr>
            <w:tcW w:w="1285" w:type="dxa"/>
          </w:tcPr>
          <w:p w14:paraId="771454E7" w14:textId="77777777" w:rsidR="00397542" w:rsidRPr="00397542" w:rsidRDefault="00397542" w:rsidP="00397542">
            <w:pPr>
              <w:spacing w:line="276" w:lineRule="auto"/>
              <w:jc w:val="center"/>
              <w:rPr>
                <w:rFonts w:cstheme="minorHAnsi"/>
                <w:color w:val="000000"/>
                <w:sz w:val="24"/>
                <w:szCs w:val="24"/>
                <w:u w:color="000000"/>
              </w:rPr>
            </w:pPr>
          </w:p>
        </w:tc>
        <w:tc>
          <w:tcPr>
            <w:tcW w:w="1285" w:type="dxa"/>
          </w:tcPr>
          <w:p w14:paraId="620A10A9" w14:textId="77777777" w:rsidR="00397542" w:rsidRPr="00397542" w:rsidRDefault="00397542" w:rsidP="00397542">
            <w:pPr>
              <w:spacing w:line="276" w:lineRule="auto"/>
              <w:jc w:val="center"/>
              <w:rPr>
                <w:rFonts w:cstheme="minorHAnsi"/>
                <w:color w:val="000000"/>
                <w:sz w:val="24"/>
                <w:szCs w:val="24"/>
                <w:u w:color="000000"/>
              </w:rPr>
            </w:pPr>
          </w:p>
        </w:tc>
        <w:tc>
          <w:tcPr>
            <w:tcW w:w="1285" w:type="dxa"/>
          </w:tcPr>
          <w:p w14:paraId="372E0F38" w14:textId="77777777" w:rsidR="00397542" w:rsidRPr="00397542" w:rsidRDefault="00397542" w:rsidP="00397542">
            <w:pPr>
              <w:spacing w:line="276" w:lineRule="auto"/>
              <w:jc w:val="center"/>
              <w:rPr>
                <w:rFonts w:cstheme="minorHAnsi"/>
                <w:color w:val="000000"/>
                <w:sz w:val="24"/>
                <w:szCs w:val="24"/>
                <w:u w:color="000000"/>
              </w:rPr>
            </w:pPr>
          </w:p>
        </w:tc>
        <w:tc>
          <w:tcPr>
            <w:tcW w:w="1285" w:type="dxa"/>
          </w:tcPr>
          <w:p w14:paraId="7D0A996D" w14:textId="77777777" w:rsidR="00397542" w:rsidRPr="00397542" w:rsidRDefault="00397542" w:rsidP="00397542">
            <w:pPr>
              <w:spacing w:line="276" w:lineRule="auto"/>
              <w:jc w:val="center"/>
              <w:rPr>
                <w:rFonts w:cstheme="minorHAnsi"/>
                <w:color w:val="000000"/>
                <w:sz w:val="24"/>
                <w:szCs w:val="24"/>
                <w:u w:color="000000"/>
              </w:rPr>
            </w:pPr>
            <w:r w:rsidRPr="00397542">
              <w:rPr>
                <w:rFonts w:cstheme="minorHAnsi"/>
                <w:color w:val="000000"/>
                <w:sz w:val="24"/>
                <w:szCs w:val="24"/>
                <w:u w:color="000000"/>
              </w:rPr>
              <w:sym w:font="Wingdings" w:char="F0FC"/>
            </w:r>
          </w:p>
        </w:tc>
        <w:tc>
          <w:tcPr>
            <w:tcW w:w="1286" w:type="dxa"/>
          </w:tcPr>
          <w:p w14:paraId="1AACF2BF" w14:textId="77777777" w:rsidR="00397542" w:rsidRPr="00397542" w:rsidRDefault="00397542" w:rsidP="00397542">
            <w:pPr>
              <w:spacing w:line="276" w:lineRule="auto"/>
              <w:jc w:val="center"/>
              <w:rPr>
                <w:rFonts w:cstheme="minorHAnsi"/>
                <w:color w:val="000000"/>
                <w:sz w:val="24"/>
                <w:szCs w:val="24"/>
                <w:u w:color="000000"/>
              </w:rPr>
            </w:pPr>
            <w:r w:rsidRPr="00397542">
              <w:rPr>
                <w:rFonts w:cstheme="minorHAnsi"/>
                <w:color w:val="000000"/>
                <w:sz w:val="24"/>
                <w:szCs w:val="24"/>
                <w:u w:color="000000"/>
              </w:rPr>
              <w:sym w:font="Wingdings" w:char="F0FC"/>
            </w:r>
          </w:p>
        </w:tc>
      </w:tr>
      <w:tr w:rsidR="00397542" w:rsidRPr="0079335A" w14:paraId="26E542F7" w14:textId="77777777" w:rsidTr="00397542">
        <w:tc>
          <w:tcPr>
            <w:tcW w:w="1285" w:type="dxa"/>
            <w:vMerge/>
            <w:tcBorders>
              <w:right w:val="double" w:sz="4" w:space="0" w:color="auto"/>
            </w:tcBorders>
            <w:shd w:val="clear" w:color="auto" w:fill="D9D9D9" w:themeFill="background1" w:themeFillShade="D9"/>
          </w:tcPr>
          <w:p w14:paraId="4A0FF91D" w14:textId="77777777" w:rsidR="00397542" w:rsidRPr="00397542" w:rsidRDefault="00397542" w:rsidP="00397542">
            <w:pPr>
              <w:spacing w:line="276" w:lineRule="auto"/>
              <w:jc w:val="center"/>
              <w:rPr>
                <w:rFonts w:cstheme="minorHAnsi"/>
                <w:color w:val="000000"/>
                <w:sz w:val="24"/>
                <w:szCs w:val="24"/>
                <w:u w:color="000000"/>
              </w:rPr>
            </w:pPr>
          </w:p>
        </w:tc>
        <w:tc>
          <w:tcPr>
            <w:tcW w:w="1285" w:type="dxa"/>
            <w:tcBorders>
              <w:left w:val="double" w:sz="4" w:space="0" w:color="auto"/>
            </w:tcBorders>
          </w:tcPr>
          <w:p w14:paraId="61D498FC" w14:textId="77777777" w:rsidR="00397542" w:rsidRPr="00397542" w:rsidRDefault="00397542" w:rsidP="00397542">
            <w:pPr>
              <w:spacing w:line="276" w:lineRule="auto"/>
              <w:jc w:val="center"/>
              <w:rPr>
                <w:rFonts w:cstheme="minorHAnsi"/>
                <w:color w:val="000000"/>
                <w:sz w:val="24"/>
                <w:szCs w:val="24"/>
                <w:u w:color="000000"/>
              </w:rPr>
            </w:pPr>
          </w:p>
        </w:tc>
        <w:tc>
          <w:tcPr>
            <w:tcW w:w="1285" w:type="dxa"/>
          </w:tcPr>
          <w:p w14:paraId="33FDF861" w14:textId="77777777" w:rsidR="00397542" w:rsidRPr="00397542" w:rsidRDefault="00397542" w:rsidP="00397542">
            <w:pPr>
              <w:spacing w:line="276" w:lineRule="auto"/>
              <w:jc w:val="center"/>
              <w:rPr>
                <w:rFonts w:cstheme="minorHAnsi"/>
                <w:color w:val="000000"/>
                <w:sz w:val="24"/>
                <w:szCs w:val="24"/>
                <w:u w:color="000000"/>
              </w:rPr>
            </w:pPr>
            <w:r w:rsidRPr="00397542">
              <w:rPr>
                <w:rFonts w:cstheme="minorHAnsi"/>
                <w:color w:val="000000"/>
                <w:sz w:val="24"/>
                <w:szCs w:val="24"/>
                <w:u w:color="000000"/>
              </w:rPr>
              <w:sym w:font="Wingdings" w:char="F0FC"/>
            </w:r>
          </w:p>
        </w:tc>
        <w:tc>
          <w:tcPr>
            <w:tcW w:w="1285" w:type="dxa"/>
          </w:tcPr>
          <w:p w14:paraId="312E6C3E" w14:textId="77777777" w:rsidR="00397542" w:rsidRPr="00397542" w:rsidRDefault="00397542" w:rsidP="00397542">
            <w:pPr>
              <w:spacing w:line="276" w:lineRule="auto"/>
              <w:jc w:val="center"/>
              <w:rPr>
                <w:rFonts w:cstheme="minorHAnsi"/>
                <w:color w:val="000000"/>
                <w:sz w:val="24"/>
                <w:szCs w:val="24"/>
                <w:u w:color="000000"/>
              </w:rPr>
            </w:pPr>
          </w:p>
        </w:tc>
        <w:tc>
          <w:tcPr>
            <w:tcW w:w="1285" w:type="dxa"/>
          </w:tcPr>
          <w:p w14:paraId="5CFB598B" w14:textId="77777777" w:rsidR="00397542" w:rsidRPr="00397542" w:rsidRDefault="00397542" w:rsidP="00397542">
            <w:pPr>
              <w:spacing w:line="276" w:lineRule="auto"/>
              <w:jc w:val="center"/>
              <w:rPr>
                <w:rFonts w:cstheme="minorHAnsi"/>
                <w:color w:val="000000"/>
                <w:sz w:val="24"/>
                <w:szCs w:val="24"/>
                <w:u w:color="000000"/>
              </w:rPr>
            </w:pPr>
          </w:p>
        </w:tc>
        <w:tc>
          <w:tcPr>
            <w:tcW w:w="1285" w:type="dxa"/>
          </w:tcPr>
          <w:p w14:paraId="31A70D3A" w14:textId="77777777" w:rsidR="00397542" w:rsidRPr="00397542" w:rsidRDefault="00397542" w:rsidP="00397542">
            <w:pPr>
              <w:spacing w:line="276" w:lineRule="auto"/>
              <w:jc w:val="center"/>
              <w:rPr>
                <w:rFonts w:cstheme="minorHAnsi"/>
                <w:color w:val="000000"/>
                <w:sz w:val="24"/>
                <w:szCs w:val="24"/>
                <w:u w:color="000000"/>
              </w:rPr>
            </w:pPr>
            <w:r w:rsidRPr="00397542">
              <w:rPr>
                <w:rFonts w:cstheme="minorHAnsi"/>
                <w:color w:val="000000"/>
                <w:sz w:val="24"/>
                <w:szCs w:val="24"/>
                <w:u w:color="000000"/>
              </w:rPr>
              <w:sym w:font="Wingdings" w:char="F0FC"/>
            </w:r>
          </w:p>
        </w:tc>
        <w:tc>
          <w:tcPr>
            <w:tcW w:w="1286" w:type="dxa"/>
          </w:tcPr>
          <w:p w14:paraId="70B33AD7" w14:textId="77777777" w:rsidR="00397542" w:rsidRPr="00397542" w:rsidRDefault="00397542" w:rsidP="00397542">
            <w:pPr>
              <w:spacing w:line="276" w:lineRule="auto"/>
              <w:jc w:val="center"/>
              <w:rPr>
                <w:rFonts w:cstheme="minorHAnsi"/>
                <w:color w:val="000000"/>
                <w:sz w:val="24"/>
                <w:szCs w:val="24"/>
                <w:u w:color="000000"/>
              </w:rPr>
            </w:pPr>
            <w:r w:rsidRPr="00397542">
              <w:rPr>
                <w:rFonts w:cstheme="minorHAnsi"/>
                <w:color w:val="000000"/>
                <w:sz w:val="24"/>
                <w:szCs w:val="24"/>
                <w:u w:color="000000"/>
              </w:rPr>
              <w:sym w:font="Wingdings" w:char="F0FC"/>
            </w:r>
          </w:p>
        </w:tc>
      </w:tr>
      <w:tr w:rsidR="00397542" w:rsidRPr="0079335A" w14:paraId="1C158825" w14:textId="77777777" w:rsidTr="00397542">
        <w:tc>
          <w:tcPr>
            <w:tcW w:w="1285" w:type="dxa"/>
            <w:vMerge/>
            <w:tcBorders>
              <w:right w:val="double" w:sz="4" w:space="0" w:color="auto"/>
            </w:tcBorders>
            <w:shd w:val="clear" w:color="auto" w:fill="D9D9D9" w:themeFill="background1" w:themeFillShade="D9"/>
          </w:tcPr>
          <w:p w14:paraId="4446D71F" w14:textId="77777777" w:rsidR="00397542" w:rsidRPr="00397542" w:rsidRDefault="00397542" w:rsidP="00397542">
            <w:pPr>
              <w:spacing w:line="276" w:lineRule="auto"/>
              <w:jc w:val="center"/>
              <w:rPr>
                <w:rFonts w:cstheme="minorHAnsi"/>
                <w:color w:val="000000"/>
                <w:sz w:val="24"/>
                <w:szCs w:val="24"/>
                <w:u w:color="000000"/>
              </w:rPr>
            </w:pPr>
          </w:p>
        </w:tc>
        <w:tc>
          <w:tcPr>
            <w:tcW w:w="1285" w:type="dxa"/>
            <w:tcBorders>
              <w:left w:val="double" w:sz="4" w:space="0" w:color="auto"/>
            </w:tcBorders>
          </w:tcPr>
          <w:p w14:paraId="6CB78E7C" w14:textId="77777777" w:rsidR="00397542" w:rsidRPr="00397542" w:rsidRDefault="00397542" w:rsidP="00397542">
            <w:pPr>
              <w:spacing w:line="276" w:lineRule="auto"/>
              <w:jc w:val="center"/>
              <w:rPr>
                <w:rFonts w:cstheme="minorHAnsi"/>
                <w:color w:val="000000"/>
                <w:sz w:val="24"/>
                <w:szCs w:val="24"/>
                <w:u w:color="000000"/>
              </w:rPr>
            </w:pPr>
          </w:p>
        </w:tc>
        <w:tc>
          <w:tcPr>
            <w:tcW w:w="1285" w:type="dxa"/>
          </w:tcPr>
          <w:p w14:paraId="58E21D29" w14:textId="77777777" w:rsidR="00397542" w:rsidRPr="00397542" w:rsidRDefault="00397542" w:rsidP="00397542">
            <w:pPr>
              <w:spacing w:line="276" w:lineRule="auto"/>
              <w:jc w:val="center"/>
              <w:rPr>
                <w:rFonts w:cstheme="minorHAnsi"/>
                <w:color w:val="000000"/>
                <w:sz w:val="24"/>
                <w:szCs w:val="24"/>
                <w:u w:color="000000"/>
              </w:rPr>
            </w:pPr>
          </w:p>
        </w:tc>
        <w:tc>
          <w:tcPr>
            <w:tcW w:w="1285" w:type="dxa"/>
          </w:tcPr>
          <w:p w14:paraId="7585A04F" w14:textId="62C04181" w:rsidR="00397542" w:rsidRPr="00397542" w:rsidRDefault="008B0D2E" w:rsidP="00397542">
            <w:pPr>
              <w:spacing w:line="276" w:lineRule="auto"/>
              <w:jc w:val="center"/>
              <w:rPr>
                <w:rFonts w:cstheme="minorHAnsi"/>
                <w:color w:val="000000"/>
                <w:sz w:val="24"/>
                <w:szCs w:val="24"/>
                <w:u w:color="000000"/>
              </w:rPr>
            </w:pPr>
            <w:r>
              <w:rPr>
                <w:rFonts w:cstheme="minorHAnsi"/>
                <w:color w:val="000000"/>
                <w:sz w:val="24"/>
                <w:szCs w:val="24"/>
                <w:u w:color="000000"/>
              </w:rPr>
              <w:t>TBD</w:t>
            </w:r>
          </w:p>
        </w:tc>
        <w:tc>
          <w:tcPr>
            <w:tcW w:w="1285" w:type="dxa"/>
          </w:tcPr>
          <w:p w14:paraId="2263DE8D" w14:textId="77777777" w:rsidR="00397542" w:rsidRPr="00397542" w:rsidRDefault="00397542" w:rsidP="00397542">
            <w:pPr>
              <w:spacing w:line="276" w:lineRule="auto"/>
              <w:jc w:val="center"/>
              <w:rPr>
                <w:rFonts w:cstheme="minorHAnsi"/>
                <w:color w:val="000000"/>
                <w:sz w:val="24"/>
                <w:szCs w:val="24"/>
                <w:u w:color="000000"/>
              </w:rPr>
            </w:pPr>
          </w:p>
        </w:tc>
        <w:tc>
          <w:tcPr>
            <w:tcW w:w="1285" w:type="dxa"/>
          </w:tcPr>
          <w:p w14:paraId="6C5D97C5" w14:textId="049DE2EF" w:rsidR="00397542" w:rsidRPr="00397542" w:rsidRDefault="008B0D2E" w:rsidP="00397542">
            <w:pPr>
              <w:spacing w:line="276" w:lineRule="auto"/>
              <w:jc w:val="center"/>
              <w:rPr>
                <w:rFonts w:cstheme="minorHAnsi"/>
                <w:color w:val="000000"/>
                <w:sz w:val="24"/>
                <w:szCs w:val="24"/>
                <w:u w:color="000000"/>
              </w:rPr>
            </w:pPr>
            <w:r>
              <w:rPr>
                <w:rFonts w:cstheme="minorHAnsi"/>
                <w:color w:val="000000"/>
                <w:sz w:val="24"/>
                <w:szCs w:val="24"/>
                <w:u w:color="000000"/>
              </w:rPr>
              <w:t>TBD</w:t>
            </w:r>
          </w:p>
        </w:tc>
        <w:tc>
          <w:tcPr>
            <w:tcW w:w="1286" w:type="dxa"/>
          </w:tcPr>
          <w:p w14:paraId="5D944485" w14:textId="3817A1F9" w:rsidR="00397542" w:rsidRPr="00397542" w:rsidRDefault="008B0D2E" w:rsidP="00397542">
            <w:pPr>
              <w:spacing w:line="276" w:lineRule="auto"/>
              <w:jc w:val="center"/>
              <w:rPr>
                <w:rFonts w:cstheme="minorHAnsi"/>
                <w:color w:val="000000"/>
                <w:sz w:val="24"/>
                <w:szCs w:val="24"/>
                <w:u w:color="000000"/>
              </w:rPr>
            </w:pPr>
            <w:r>
              <w:rPr>
                <w:rFonts w:cstheme="minorHAnsi"/>
                <w:color w:val="000000"/>
                <w:sz w:val="24"/>
                <w:szCs w:val="24"/>
                <w:u w:color="000000"/>
              </w:rPr>
              <w:t>TBD</w:t>
            </w:r>
          </w:p>
        </w:tc>
      </w:tr>
      <w:tr w:rsidR="00397542" w:rsidRPr="0079335A" w14:paraId="32B0946C" w14:textId="77777777" w:rsidTr="00397542">
        <w:tc>
          <w:tcPr>
            <w:tcW w:w="1285" w:type="dxa"/>
            <w:vMerge/>
            <w:tcBorders>
              <w:right w:val="double" w:sz="4" w:space="0" w:color="auto"/>
            </w:tcBorders>
            <w:shd w:val="clear" w:color="auto" w:fill="D9D9D9" w:themeFill="background1" w:themeFillShade="D9"/>
          </w:tcPr>
          <w:p w14:paraId="0114C784" w14:textId="77777777" w:rsidR="00397542" w:rsidRPr="00397542" w:rsidRDefault="00397542" w:rsidP="00397542">
            <w:pPr>
              <w:spacing w:line="276" w:lineRule="auto"/>
              <w:jc w:val="center"/>
              <w:rPr>
                <w:rFonts w:cstheme="minorHAnsi"/>
                <w:color w:val="000000"/>
                <w:sz w:val="24"/>
                <w:szCs w:val="24"/>
                <w:u w:color="000000"/>
              </w:rPr>
            </w:pPr>
          </w:p>
        </w:tc>
        <w:tc>
          <w:tcPr>
            <w:tcW w:w="1285" w:type="dxa"/>
            <w:tcBorders>
              <w:left w:val="double" w:sz="4" w:space="0" w:color="auto"/>
            </w:tcBorders>
          </w:tcPr>
          <w:p w14:paraId="1536BECA" w14:textId="77777777" w:rsidR="00397542" w:rsidRPr="00397542" w:rsidRDefault="00397542" w:rsidP="00397542">
            <w:pPr>
              <w:spacing w:line="276" w:lineRule="auto"/>
              <w:jc w:val="center"/>
              <w:rPr>
                <w:rFonts w:cstheme="minorHAnsi"/>
                <w:color w:val="000000"/>
                <w:sz w:val="24"/>
                <w:szCs w:val="24"/>
                <w:u w:color="000000"/>
              </w:rPr>
            </w:pPr>
          </w:p>
        </w:tc>
        <w:tc>
          <w:tcPr>
            <w:tcW w:w="1285" w:type="dxa"/>
          </w:tcPr>
          <w:p w14:paraId="704208D3" w14:textId="77777777" w:rsidR="00397542" w:rsidRPr="00397542" w:rsidRDefault="00397542" w:rsidP="00397542">
            <w:pPr>
              <w:spacing w:line="276" w:lineRule="auto"/>
              <w:jc w:val="center"/>
              <w:rPr>
                <w:rFonts w:cstheme="minorHAnsi"/>
                <w:color w:val="000000"/>
                <w:sz w:val="24"/>
                <w:szCs w:val="24"/>
                <w:u w:color="000000"/>
              </w:rPr>
            </w:pPr>
          </w:p>
        </w:tc>
        <w:tc>
          <w:tcPr>
            <w:tcW w:w="1285" w:type="dxa"/>
          </w:tcPr>
          <w:p w14:paraId="305969E5" w14:textId="77777777" w:rsidR="00397542" w:rsidRPr="00397542" w:rsidRDefault="00397542" w:rsidP="00397542">
            <w:pPr>
              <w:spacing w:line="276" w:lineRule="auto"/>
              <w:jc w:val="center"/>
              <w:rPr>
                <w:rFonts w:cstheme="minorHAnsi"/>
                <w:color w:val="000000"/>
                <w:sz w:val="24"/>
                <w:szCs w:val="24"/>
                <w:u w:color="000000"/>
              </w:rPr>
            </w:pPr>
          </w:p>
        </w:tc>
        <w:tc>
          <w:tcPr>
            <w:tcW w:w="1285" w:type="dxa"/>
          </w:tcPr>
          <w:p w14:paraId="71405353" w14:textId="7DAD9B4E" w:rsidR="00397542" w:rsidRPr="00397542" w:rsidRDefault="008B0D2E" w:rsidP="00397542">
            <w:pPr>
              <w:spacing w:line="276" w:lineRule="auto"/>
              <w:jc w:val="center"/>
              <w:rPr>
                <w:rFonts w:cstheme="minorHAnsi"/>
                <w:color w:val="000000"/>
                <w:sz w:val="24"/>
                <w:szCs w:val="24"/>
                <w:u w:color="000000"/>
              </w:rPr>
            </w:pPr>
            <w:r>
              <w:rPr>
                <w:rFonts w:cstheme="minorHAnsi"/>
                <w:color w:val="000000"/>
                <w:sz w:val="24"/>
                <w:szCs w:val="24"/>
                <w:u w:color="000000"/>
              </w:rPr>
              <w:t>TBD</w:t>
            </w:r>
          </w:p>
        </w:tc>
        <w:tc>
          <w:tcPr>
            <w:tcW w:w="1285" w:type="dxa"/>
          </w:tcPr>
          <w:p w14:paraId="4BC98EE3" w14:textId="082BF4FA" w:rsidR="00397542" w:rsidRPr="00397542" w:rsidRDefault="008B0D2E" w:rsidP="00397542">
            <w:pPr>
              <w:spacing w:line="276" w:lineRule="auto"/>
              <w:jc w:val="center"/>
              <w:rPr>
                <w:rFonts w:cstheme="minorHAnsi"/>
                <w:color w:val="000000"/>
                <w:sz w:val="24"/>
                <w:szCs w:val="24"/>
                <w:u w:color="000000"/>
              </w:rPr>
            </w:pPr>
            <w:r>
              <w:rPr>
                <w:rFonts w:cstheme="minorHAnsi"/>
                <w:color w:val="000000"/>
                <w:sz w:val="24"/>
                <w:szCs w:val="24"/>
                <w:u w:color="000000"/>
              </w:rPr>
              <w:t>TBD</w:t>
            </w:r>
          </w:p>
        </w:tc>
        <w:tc>
          <w:tcPr>
            <w:tcW w:w="1286" w:type="dxa"/>
          </w:tcPr>
          <w:p w14:paraId="0E7B7E7F" w14:textId="1961D531" w:rsidR="00397542" w:rsidRPr="00397542" w:rsidRDefault="008B0D2E" w:rsidP="00397542">
            <w:pPr>
              <w:spacing w:line="276" w:lineRule="auto"/>
              <w:jc w:val="center"/>
              <w:rPr>
                <w:rFonts w:cstheme="minorHAnsi"/>
                <w:color w:val="000000"/>
                <w:sz w:val="24"/>
                <w:szCs w:val="24"/>
                <w:u w:color="000000"/>
              </w:rPr>
            </w:pPr>
            <w:r>
              <w:rPr>
                <w:rFonts w:cstheme="minorHAnsi"/>
                <w:color w:val="000000"/>
                <w:sz w:val="24"/>
                <w:szCs w:val="24"/>
                <w:u w:color="000000"/>
              </w:rPr>
              <w:t>TBD</w:t>
            </w:r>
          </w:p>
        </w:tc>
      </w:tr>
    </w:tbl>
    <w:p w14:paraId="1B28F62B" w14:textId="77777777" w:rsidR="00093C19" w:rsidRPr="0079335A" w:rsidRDefault="00093C19" w:rsidP="0079335A">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p>
    <w:p w14:paraId="312409C1" w14:textId="52EDF4F2" w:rsidR="00797A45" w:rsidRPr="00FB20A0" w:rsidRDefault="00F13A4F" w:rsidP="00B93E7C">
      <w:pPr>
        <w:pBdr>
          <w:top w:val="nil"/>
          <w:left w:val="nil"/>
          <w:bottom w:val="nil"/>
          <w:right w:val="nil"/>
          <w:between w:val="nil"/>
          <w:bar w:val="nil"/>
        </w:pBdr>
        <w:spacing w:line="276" w:lineRule="auto"/>
        <w:rPr>
          <w:rFonts w:ascii="Calibri" w:eastAsia="Calibri" w:hAnsi="Calibri" w:cs="Calibri"/>
          <w:color w:val="000000" w:themeColor="text1"/>
          <w:sz w:val="24"/>
          <w:szCs w:val="24"/>
          <w:u w:color="000000"/>
          <w:bdr w:val="nil"/>
          <w:lang w:val="en-US" w:eastAsia="en-GB"/>
        </w:rPr>
      </w:pPr>
      <w:commentRangeStart w:id="73"/>
      <w:r w:rsidRPr="00A27260">
        <w:rPr>
          <w:rFonts w:ascii="Calibri" w:eastAsia="Calibri" w:hAnsi="Calibri" w:cs="Calibri"/>
          <w:color w:val="000000" w:themeColor="text1"/>
          <w:sz w:val="24"/>
          <w:szCs w:val="24"/>
          <w:u w:color="000000"/>
          <w:bdr w:val="nil"/>
          <w:lang w:val="en-US" w:eastAsia="en-GB"/>
        </w:rPr>
        <w:t>I</w:t>
      </w:r>
      <w:r w:rsidR="0079335A" w:rsidRPr="00A27260">
        <w:rPr>
          <w:rFonts w:ascii="Calibri" w:eastAsia="Calibri" w:hAnsi="Calibri" w:cs="Calibri"/>
          <w:color w:val="000000" w:themeColor="text1"/>
          <w:sz w:val="24"/>
          <w:szCs w:val="24"/>
          <w:u w:color="000000"/>
          <w:bdr w:val="nil"/>
          <w:lang w:val="en-US" w:eastAsia="en-GB"/>
        </w:rPr>
        <w:t xml:space="preserve">f </w:t>
      </w:r>
      <w:r w:rsidR="00A27260">
        <w:rPr>
          <w:rFonts w:ascii="Calibri" w:eastAsia="Calibri" w:hAnsi="Calibri" w:cs="Calibri"/>
          <w:color w:val="000000" w:themeColor="text1"/>
          <w:sz w:val="24"/>
          <w:szCs w:val="24"/>
          <w:u w:color="000000"/>
          <w:bdr w:val="nil"/>
          <w:lang w:val="en-US" w:eastAsia="en-GB"/>
        </w:rPr>
        <w:t xml:space="preserve">time allows I will test </w:t>
      </w:r>
      <w:r w:rsidR="00A27260" w:rsidRPr="00A27260">
        <w:rPr>
          <w:rFonts w:ascii="Calibri" w:eastAsia="Calibri" w:hAnsi="Calibri" w:cs="Calibri"/>
          <w:color w:val="000000" w:themeColor="text1"/>
          <w:sz w:val="24"/>
          <w:szCs w:val="24"/>
          <w:u w:color="000000"/>
          <w:bdr w:val="nil"/>
          <w:lang w:val="en-US" w:eastAsia="en-GB"/>
        </w:rPr>
        <w:t>Minimum Essential Media (MEM)</w:t>
      </w:r>
      <w:r w:rsidR="00A27260" w:rsidRPr="00A27260">
        <w:t xml:space="preserve"> </w:t>
      </w:r>
      <w:r w:rsidR="00A27260">
        <w:rPr>
          <w:rFonts w:ascii="Calibri" w:eastAsia="Calibri" w:hAnsi="Calibri" w:cs="Calibri"/>
          <w:color w:val="000000" w:themeColor="text1"/>
          <w:sz w:val="24"/>
          <w:szCs w:val="24"/>
          <w:u w:color="000000"/>
          <w:bdr w:val="nil"/>
          <w:lang w:val="en-US" w:eastAsia="en-GB"/>
        </w:rPr>
        <w:t>containing</w:t>
      </w:r>
      <w:r w:rsidR="00A27260" w:rsidRPr="00A27260">
        <w:rPr>
          <w:rFonts w:ascii="Calibri" w:eastAsia="Calibri" w:hAnsi="Calibri" w:cs="Calibri"/>
          <w:color w:val="000000" w:themeColor="text1"/>
          <w:sz w:val="24"/>
          <w:szCs w:val="24"/>
          <w:u w:color="000000"/>
          <w:bdr w:val="nil"/>
          <w:lang w:val="en-US" w:eastAsia="en-GB"/>
        </w:rPr>
        <w:t xml:space="preserve"> electrolyte and carbohydrate levels close to that in human serum and CSF</w:t>
      </w:r>
      <w:r w:rsidR="00A27260">
        <w:rPr>
          <w:rFonts w:ascii="Calibri" w:eastAsia="Calibri" w:hAnsi="Calibri" w:cs="Calibri"/>
          <w:color w:val="000000" w:themeColor="text1"/>
          <w:sz w:val="24"/>
          <w:szCs w:val="24"/>
          <w:u w:color="000000"/>
          <w:bdr w:val="nil"/>
          <w:lang w:val="en-US" w:eastAsia="en-GB"/>
        </w:rPr>
        <w:fldChar w:fldCharType="begin" w:fldLock="1"/>
      </w:r>
      <w:r w:rsidR="00012B2E">
        <w:rPr>
          <w:rFonts w:ascii="Calibri" w:eastAsia="Calibri" w:hAnsi="Calibri" w:cs="Calibri"/>
          <w:color w:val="000000" w:themeColor="text1"/>
          <w:sz w:val="24"/>
          <w:szCs w:val="24"/>
          <w:u w:color="000000"/>
          <w:bdr w:val="nil"/>
          <w:lang w:val="en-US" w:eastAsia="en-GB"/>
        </w:rPr>
        <w:instrText>ADDIN CSL_CITATION {"citationItems":[{"id":"ITEM-1","itemData":{"DOI":"10.1152/ajpcell.00336.2016","ISBN":"0037972773175","ISSN":"0363-6143","PMID":"28228375","abstract":"The success of in vitro experiments depends largely on the quality of the cell culture media. Four synthetic media formulations, Dulbecco's Modified Minimum Essential Media (DMEM), RPMI 1640, Minimum Essential Media and its alpha modification (MEM), and Medium 199 (M199) are used in ~90% of published in vitro studies. We compared the levels of electrolytes and carbohydrates in these media formulations to physiological values in plasma and cerebrospinal fluid. The most commonly used media, DMEM and RPMI 1640, largely deviate from physiological levels of glucose. RPMI 1640 also contains extremely low levels of calcium, magnesium and sulfate, and 3-fold higher than normal phosphate. MEM and M199 have higher than physiological levels of chloride and sulfate. We performed a rapid literature review that demonstrated that the degree of deviation in media formulations from physiological levels is sufficient to induce changes in cell behavior, thus potentially compromising the predictive power of in vitro experiments.","author":[{"dropping-particle":"","family":"McKee","given":"Turney J.","non-dropping-particle":"","parse-names":false,"suffix":""},{"dropping-particle":"V.","family":"Komarova","given":"Svetlana","non-dropping-particle":"","parse-names":false,"suffix":""}],"container-title":"American Journal of Physiology - Cell Physiology","id":"ITEM-1","issue":"5","issued":{"date-parts":[["2017"]]},"page":"C624-C626","title":"Is it time to reinvent basic cell culture medium?","type":"article-journal","volume":"312"},"uris":["http://www.mendeley.com/documents/?uuid=3624ebb6-3cf9-47a1-b12b-9f781f23e63a"]}],"mendeley":{"formattedCitation":"&lt;sup&gt;12&lt;/sup&gt;","plainTextFormattedCitation":"12","previouslyFormattedCitation":"&lt;sup&gt;12&lt;/sup&gt;"},"properties":{"noteIndex":0},"schema":"https://github.com/citation-style-language/schema/raw/master/csl-citation.json"}</w:instrText>
      </w:r>
      <w:r w:rsidR="00A27260">
        <w:rPr>
          <w:rFonts w:ascii="Calibri" w:eastAsia="Calibri" w:hAnsi="Calibri" w:cs="Calibri"/>
          <w:color w:val="000000" w:themeColor="text1"/>
          <w:sz w:val="24"/>
          <w:szCs w:val="24"/>
          <w:u w:color="000000"/>
          <w:bdr w:val="nil"/>
          <w:lang w:val="en-US" w:eastAsia="en-GB"/>
        </w:rPr>
        <w:fldChar w:fldCharType="separate"/>
      </w:r>
      <w:r w:rsidR="00012B2E" w:rsidRPr="00012B2E">
        <w:rPr>
          <w:rFonts w:ascii="Calibri" w:eastAsia="Calibri" w:hAnsi="Calibri" w:cs="Calibri"/>
          <w:noProof/>
          <w:color w:val="000000" w:themeColor="text1"/>
          <w:sz w:val="24"/>
          <w:szCs w:val="24"/>
          <w:u w:color="000000"/>
          <w:bdr w:val="nil"/>
          <w:vertAlign w:val="superscript"/>
          <w:lang w:val="en-US" w:eastAsia="en-GB"/>
        </w:rPr>
        <w:t>12</w:t>
      </w:r>
      <w:r w:rsidR="00A27260">
        <w:rPr>
          <w:rFonts w:ascii="Calibri" w:eastAsia="Calibri" w:hAnsi="Calibri" w:cs="Calibri"/>
          <w:color w:val="000000" w:themeColor="text1"/>
          <w:sz w:val="24"/>
          <w:szCs w:val="24"/>
          <w:u w:color="000000"/>
          <w:bdr w:val="nil"/>
          <w:lang w:val="en-US" w:eastAsia="en-GB"/>
        </w:rPr>
        <w:fldChar w:fldCharType="end"/>
      </w:r>
      <w:r w:rsidR="00A27260" w:rsidRPr="00A27260">
        <w:rPr>
          <w:rFonts w:ascii="Calibri" w:eastAsia="Calibri" w:hAnsi="Calibri" w:cs="Calibri"/>
          <w:color w:val="000000" w:themeColor="text1"/>
          <w:sz w:val="24"/>
          <w:szCs w:val="24"/>
          <w:u w:color="000000"/>
          <w:bdr w:val="nil"/>
          <w:lang w:val="en-US" w:eastAsia="en-GB"/>
        </w:rPr>
        <w:t xml:space="preserve">. I will incubate GA-Cn-YPD in MEM </w:t>
      </w:r>
      <w:r w:rsidR="00FB20A0">
        <w:rPr>
          <w:rFonts w:ascii="Calibri" w:eastAsia="Calibri" w:hAnsi="Calibri" w:cs="Calibri"/>
          <w:color w:val="000000" w:themeColor="text1"/>
          <w:sz w:val="24"/>
          <w:szCs w:val="24"/>
          <w:u w:color="000000"/>
          <w:bdr w:val="nil"/>
          <w:lang w:val="en-US" w:eastAsia="en-GB"/>
        </w:rPr>
        <w:t xml:space="preserve">with and without serum </w:t>
      </w:r>
      <w:r w:rsidR="00A27260" w:rsidRPr="00A27260">
        <w:rPr>
          <w:rFonts w:ascii="Calibri" w:eastAsia="Calibri" w:hAnsi="Calibri" w:cs="Calibri"/>
          <w:color w:val="000000" w:themeColor="text1"/>
          <w:sz w:val="24"/>
          <w:szCs w:val="24"/>
          <w:u w:color="000000"/>
          <w:bdr w:val="nil"/>
          <w:lang w:val="en-US" w:eastAsia="en-GB"/>
        </w:rPr>
        <w:t>at 25⁰C and 37⁰C and determine any phenotypic changes in capsule induction (India ink stain</w:t>
      </w:r>
      <w:r w:rsidR="00FB20A0">
        <w:rPr>
          <w:rFonts w:ascii="Calibri" w:eastAsia="Calibri" w:hAnsi="Calibri" w:cs="Calibri"/>
          <w:color w:val="000000" w:themeColor="text1"/>
          <w:sz w:val="24"/>
          <w:szCs w:val="24"/>
          <w:u w:color="000000"/>
          <w:bdr w:val="nil"/>
          <w:lang w:val="en-US" w:eastAsia="en-GB"/>
        </w:rPr>
        <w:t>). Also</w:t>
      </w:r>
      <w:r w:rsidR="00FB20A0" w:rsidRPr="00FB20A0">
        <w:rPr>
          <w:rFonts w:ascii="Calibri" w:eastAsia="Calibri" w:hAnsi="Calibri" w:cs="Calibri"/>
          <w:color w:val="000000" w:themeColor="text1"/>
          <w:sz w:val="24"/>
          <w:szCs w:val="24"/>
          <w:u w:color="000000"/>
          <w:bdr w:val="nil"/>
          <w:lang w:val="en-US" w:eastAsia="en-GB"/>
        </w:rPr>
        <w:t>,</w:t>
      </w:r>
      <w:r w:rsidR="00B93E7C" w:rsidRPr="00FB20A0">
        <w:rPr>
          <w:rFonts w:ascii="Calibri" w:eastAsia="Calibri" w:hAnsi="Calibri" w:cs="Calibri"/>
          <w:color w:val="000000" w:themeColor="text1"/>
          <w:sz w:val="24"/>
          <w:szCs w:val="24"/>
          <w:u w:color="000000"/>
          <w:bdr w:val="nil"/>
          <w:lang w:val="en-US" w:eastAsia="en-GB"/>
        </w:rPr>
        <w:t xml:space="preserve"> </w:t>
      </w:r>
      <w:r w:rsidR="00397542" w:rsidRPr="00FB20A0">
        <w:rPr>
          <w:rFonts w:ascii="Calibri" w:eastAsia="Calibri" w:hAnsi="Calibri" w:cs="Calibri"/>
          <w:color w:val="000000" w:themeColor="text1"/>
          <w:sz w:val="24"/>
          <w:szCs w:val="24"/>
          <w:u w:color="000000"/>
          <w:bdr w:val="nil"/>
          <w:lang w:val="en-US" w:eastAsia="en-GB"/>
        </w:rPr>
        <w:t>RPMI</w:t>
      </w:r>
      <w:r w:rsidR="00B93E7C" w:rsidRPr="00FB20A0">
        <w:rPr>
          <w:rFonts w:ascii="Calibri" w:eastAsia="Calibri" w:hAnsi="Calibri" w:cs="Calibri"/>
          <w:color w:val="000000" w:themeColor="text1"/>
          <w:sz w:val="24"/>
          <w:szCs w:val="24"/>
          <w:u w:color="000000"/>
          <w:bdr w:val="nil"/>
          <w:lang w:val="en-US" w:eastAsia="en-GB"/>
        </w:rPr>
        <w:t>-1640</w:t>
      </w:r>
      <w:r w:rsidR="00397542" w:rsidRPr="00FB20A0">
        <w:rPr>
          <w:rFonts w:ascii="Calibri" w:eastAsia="Calibri" w:hAnsi="Calibri" w:cs="Calibri"/>
          <w:color w:val="000000" w:themeColor="text1"/>
          <w:sz w:val="24"/>
          <w:szCs w:val="24"/>
          <w:u w:color="000000"/>
          <w:bdr w:val="nil"/>
          <w:lang w:val="en-US" w:eastAsia="en-GB"/>
        </w:rPr>
        <w:t xml:space="preserve"> routinely contains phenol red</w:t>
      </w:r>
      <w:r w:rsidR="004B6CE0" w:rsidRPr="00FB20A0">
        <w:rPr>
          <w:rFonts w:ascii="Calibri" w:eastAsia="Calibri" w:hAnsi="Calibri" w:cs="Calibri"/>
          <w:color w:val="000000" w:themeColor="text1"/>
          <w:sz w:val="24"/>
          <w:szCs w:val="24"/>
          <w:u w:color="000000"/>
          <w:bdr w:val="nil"/>
          <w:lang w:val="en-US" w:eastAsia="en-GB"/>
        </w:rPr>
        <w:t xml:space="preserve"> (pH indicator) which is a </w:t>
      </w:r>
      <w:r w:rsidR="00397542" w:rsidRPr="00FB20A0">
        <w:rPr>
          <w:rFonts w:ascii="Calibri" w:eastAsia="Calibri" w:hAnsi="Calibri" w:cs="Calibri"/>
          <w:color w:val="000000" w:themeColor="text1"/>
          <w:sz w:val="24"/>
          <w:szCs w:val="24"/>
          <w:u w:color="000000"/>
          <w:bdr w:val="nil"/>
          <w:lang w:val="en-US" w:eastAsia="en-GB"/>
        </w:rPr>
        <w:t xml:space="preserve"> </w:t>
      </w:r>
      <w:r w:rsidR="004B6CE0" w:rsidRPr="00FB20A0">
        <w:rPr>
          <w:rFonts w:ascii="Calibri" w:eastAsia="Calibri" w:hAnsi="Calibri" w:cs="Calibri"/>
          <w:color w:val="000000" w:themeColor="text1"/>
          <w:sz w:val="24"/>
          <w:szCs w:val="24"/>
          <w:u w:color="000000"/>
          <w:bdr w:val="nil"/>
          <w:lang w:val="en-US" w:eastAsia="en-GB"/>
        </w:rPr>
        <w:t>weak oestrogen</w:t>
      </w:r>
      <w:r w:rsidR="004B6CE0" w:rsidRPr="00FB20A0">
        <w:rPr>
          <w:rFonts w:ascii="Calibri" w:eastAsia="Calibri" w:hAnsi="Calibri" w:cs="Calibri"/>
          <w:color w:val="000000" w:themeColor="text1"/>
          <w:sz w:val="24"/>
          <w:szCs w:val="24"/>
          <w:u w:color="000000"/>
          <w:bdr w:val="nil"/>
          <w:lang w:val="en-US" w:eastAsia="en-GB"/>
        </w:rPr>
        <w:fldChar w:fldCharType="begin" w:fldLock="1"/>
      </w:r>
      <w:r w:rsidR="00012B2E">
        <w:rPr>
          <w:rFonts w:ascii="Calibri" w:eastAsia="Calibri" w:hAnsi="Calibri" w:cs="Calibri"/>
          <w:color w:val="000000" w:themeColor="text1"/>
          <w:sz w:val="24"/>
          <w:szCs w:val="24"/>
          <w:u w:color="000000"/>
          <w:bdr w:val="nil"/>
          <w:lang w:val="en-US" w:eastAsia="en-GB"/>
        </w:rPr>
        <w:instrText>ADDIN CSL_CITATION {"citationItems":[{"id":"ITEM-1","itemData":{"ISSN":"0027-8424","PMID":"3458212","abstract":"Although much attention has been paid to the removal of hormones from sera and to the development of serum-free media for studies on hormone-responsive cells in culture, little consideration has been given to the possibility that the media components themselves may have hormonal activity. We have found that phenol red, which bears a structural resemblance to some nonsteroidal estrogens and which is used ubiquitously as a pH indicator in tissue culture media, has significant estrogenic activity at the concentrations (15-45 microM) at which it is found in tissue culture media. Phenol red binds to the estrogen receptor of MCF-7 human breast cancer cells with an affinity 0.001% that of estradiol (Kd = 2 X 10(-5) M). It stimulates the proliferation of estrogen receptor-positive MCF-7 breast cancer cells in a dose-dependent manner but has no effect on the growth of estrogen receptor-negative MDA-MB-231 breast cancer cells. At the concentrations present in tissue culture media, phenol red causes partial estrogenic stimulation, increasing cell number to 200% and progesterone receptor content to 300% of that found for cells grown in phenol red-free media, thereby reducing the degree to which exogenous estrogen is able to stimulate responses. The antiestrogens tamoxifen and hydroxytamoxifen inhibit cell proliferation below the control level only when cells are grown in the presence of phenol red; in the absence of phenol red, the antiestrogens do not suppress growth. The estrogenic activity of phenol red should be considered in any studies that utilize estrogen-responsive cells in culture.","author":[{"dropping-particle":"","family":"Berthois","given":"Y","non-dropping-particle":"","parse-names":false,"suffix":""},{"dropping-particle":"","family":"Katzenellenbogen","given":"J A","non-dropping-particle":"","parse-names":false,"suffix":""},{"dropping-particle":"","family":"Katzenellenbogen","given":"B S","non-dropping-particle":"","parse-names":false,"suffix":""}],"container-title":"Proceedings of the National Academy of Sciences of the United States of America","id":"ITEM-1","issue":"8","issued":{"date-parts":[["1986","4"]]},"page":"2496-500","publisher":"National Academy of Sciences","title":"Phenol red in tissue culture media is a weak estrogen: implications concerning the study of estrogen-responsive cells in culture.","type":"article-journal","volume":"83"},"uris":["http://www.mendeley.com/documents/?uuid=0592820c-9b3e-31e8-89b5-e0478a5cd0f8"]}],"mendeley":{"formattedCitation":"&lt;sup&gt;13&lt;/sup&gt;","plainTextFormattedCitation":"13","previouslyFormattedCitation":"&lt;sup&gt;13&lt;/sup&gt;"},"properties":{"noteIndex":0},"schema":"https://github.com/citation-style-language/schema/raw/master/csl-citation.json"}</w:instrText>
      </w:r>
      <w:r w:rsidR="004B6CE0" w:rsidRPr="00FB20A0">
        <w:rPr>
          <w:rFonts w:ascii="Calibri" w:eastAsia="Calibri" w:hAnsi="Calibri" w:cs="Calibri"/>
          <w:color w:val="000000" w:themeColor="text1"/>
          <w:sz w:val="24"/>
          <w:szCs w:val="24"/>
          <w:u w:color="000000"/>
          <w:bdr w:val="nil"/>
          <w:lang w:val="en-US" w:eastAsia="en-GB"/>
        </w:rPr>
        <w:fldChar w:fldCharType="separate"/>
      </w:r>
      <w:r w:rsidR="00012B2E" w:rsidRPr="00012B2E">
        <w:rPr>
          <w:rFonts w:ascii="Calibri" w:eastAsia="Calibri" w:hAnsi="Calibri" w:cs="Calibri"/>
          <w:noProof/>
          <w:color w:val="000000" w:themeColor="text1"/>
          <w:sz w:val="24"/>
          <w:szCs w:val="24"/>
          <w:u w:color="000000"/>
          <w:bdr w:val="nil"/>
          <w:vertAlign w:val="superscript"/>
          <w:lang w:val="en-US" w:eastAsia="en-GB"/>
        </w:rPr>
        <w:t>13</w:t>
      </w:r>
      <w:r w:rsidR="004B6CE0" w:rsidRPr="00FB20A0">
        <w:rPr>
          <w:rFonts w:ascii="Calibri" w:eastAsia="Calibri" w:hAnsi="Calibri" w:cs="Calibri"/>
          <w:color w:val="000000" w:themeColor="text1"/>
          <w:sz w:val="24"/>
          <w:szCs w:val="24"/>
          <w:u w:color="000000"/>
          <w:bdr w:val="nil"/>
          <w:lang w:val="en-US" w:eastAsia="en-GB"/>
        </w:rPr>
        <w:fldChar w:fldCharType="end"/>
      </w:r>
      <w:r w:rsidR="004B6CE0" w:rsidRPr="00FB20A0">
        <w:rPr>
          <w:rFonts w:ascii="Calibri" w:eastAsia="Calibri" w:hAnsi="Calibri" w:cs="Calibri"/>
          <w:color w:val="000000" w:themeColor="text1"/>
          <w:sz w:val="24"/>
          <w:szCs w:val="24"/>
          <w:u w:color="000000"/>
          <w:bdr w:val="nil"/>
          <w:lang w:val="en-US" w:eastAsia="en-GB"/>
        </w:rPr>
        <w:t xml:space="preserve"> and such steroids have been shown to inhibit </w:t>
      </w:r>
      <w:r w:rsidR="004B6CE0" w:rsidRPr="00FB20A0">
        <w:rPr>
          <w:rFonts w:ascii="Calibri" w:eastAsia="Calibri" w:hAnsi="Calibri" w:cs="Calibri"/>
          <w:i/>
          <w:color w:val="000000" w:themeColor="text1"/>
          <w:sz w:val="24"/>
          <w:szCs w:val="24"/>
          <w:u w:color="000000"/>
          <w:bdr w:val="nil"/>
          <w:lang w:val="en-US" w:eastAsia="en-GB"/>
        </w:rPr>
        <w:t>C. neoformans</w:t>
      </w:r>
      <w:r w:rsidR="004B6CE0" w:rsidRPr="00FB20A0">
        <w:rPr>
          <w:rFonts w:ascii="Calibri" w:eastAsia="Calibri" w:hAnsi="Calibri" w:cs="Calibri"/>
          <w:color w:val="000000" w:themeColor="text1"/>
          <w:sz w:val="24"/>
          <w:szCs w:val="24"/>
          <w:u w:color="000000"/>
          <w:bdr w:val="nil"/>
          <w:lang w:val="en-US" w:eastAsia="en-GB"/>
        </w:rPr>
        <w:t xml:space="preserve"> growth</w:t>
      </w:r>
      <w:r w:rsidR="004B6CE0" w:rsidRPr="00FB20A0">
        <w:rPr>
          <w:rFonts w:ascii="Calibri" w:eastAsia="Calibri" w:hAnsi="Calibri" w:cs="Calibri"/>
          <w:color w:val="000000" w:themeColor="text1"/>
          <w:sz w:val="24"/>
          <w:szCs w:val="24"/>
          <w:u w:color="000000"/>
          <w:bdr w:val="nil"/>
          <w:lang w:val="en-US" w:eastAsia="en-GB"/>
        </w:rPr>
        <w:fldChar w:fldCharType="begin" w:fldLock="1"/>
      </w:r>
      <w:r w:rsidR="00012B2E">
        <w:rPr>
          <w:rFonts w:ascii="Calibri" w:eastAsia="Calibri" w:hAnsi="Calibri" w:cs="Calibri"/>
          <w:color w:val="000000" w:themeColor="text1"/>
          <w:sz w:val="24"/>
          <w:szCs w:val="24"/>
          <w:u w:color="000000"/>
          <w:bdr w:val="nil"/>
          <w:lang w:val="en-US" w:eastAsia="en-GB"/>
        </w:rPr>
        <w:instrText>ADDIN CSL_CITATION {"citationItems":[{"id":"ITEM-1","itemData":{"DOI":"10.1016/0303-7207(88)90072-X","ISSN":"0303-7207","abstract":"It has recently been reported that phenol red, a pH indicator present in most tissue culture media, is a weak estrogen that can stimulate some estrogen-sensitive cells. However, the relative impact of phenol red on various cell lines is controversial. We examined the effect of phenol red on several estrogen-responsive cell systems that we use to study estrogen action. These included estrogenic stimulation of progesterone receptor and growth in human breast cancer-derived MCF-7 cells, stimulation of growth in human breast cancer-derived T47D cells, stimulation of prolactin synthesis in primary cultures of immature rat pituitary cells, and stimulation of progesterone receptor in primary cultures of immature rat uterine cells. Estrogenic responses in MCF-7 cells were the most sensitive to the presence of phenol red, while the other three cell cultures showed lesser effects of the indicator. In addition to intrinsic differences in cell responses, there were several other factors involved. These included differences in the estrogenic activity of phenol red-containing media and phenol red itself from different commercial suppliers, and differences in the concentration of free phenol red in final media due to binding of the indicator by serum. Higher concentrations of serum reduced the impact of phenol red on estrogenic responses in primary pituitary cells. Phenol red added to rat uterine cytosol competed with estradiol for binding to the estrogen receptor (relative binding affinity (RBA) approx. 0.001), and the acidic and basic forms of the indicator showed similar activity. Some commercial phenol red samples inhibited cell growth at levels of 100 mg/l; these effects were toxic rather than antiestrogenic, because growth inhibition could not be competitively reversed by an excess of estradiol. The amount of the indicator bound to serum in the final media, the source of the phenol red and the sensitivity of different cell types to the indicator ultimately determine its influence to the response of cells in tissue culture.","author":[{"dropping-particle":"V.","family":"Welshons","given":"Wade","non-dropping-particle":"","parse-names":false,"suffix":""},{"dropping-particle":"","family":"Wolf","given":"Michael F.","non-dropping-particle":"","parse-names":false,"suffix":""},{"dropping-particle":"","family":"Murphy","given":"Catherine S.","non-dropping-particle":"","parse-names":false,"suffix":""},{"dropping-particle":"","family":"Jordan","given":"V.Craig","non-dropping-particle":"","parse-names":false,"suffix":""}],"container-title":"Molecular and Cellular Endocrinology","id":"ITEM-1","issue":"3","issued":{"date-parts":[["1988","6","1"]]},"page":"169-178","publisher":"Elsevier","title":"Estrogenic activity of phenol red","type":"article-journal","volume":"57"},"uris":["http://www.mendeley.com/documents/?uuid=7479d138-c259-392f-a045-d598a93c564a"]}],"mendeley":{"formattedCitation":"&lt;sup&gt;14&lt;/sup&gt;","plainTextFormattedCitation":"14","previouslyFormattedCitation":"&lt;sup&gt;14&lt;/sup&gt;"},"properties":{"noteIndex":0},"schema":"https://github.com/citation-style-language/schema/raw/master/csl-citation.json"}</w:instrText>
      </w:r>
      <w:r w:rsidR="004B6CE0" w:rsidRPr="00FB20A0">
        <w:rPr>
          <w:rFonts w:ascii="Calibri" w:eastAsia="Calibri" w:hAnsi="Calibri" w:cs="Calibri"/>
          <w:color w:val="000000" w:themeColor="text1"/>
          <w:sz w:val="24"/>
          <w:szCs w:val="24"/>
          <w:u w:color="000000"/>
          <w:bdr w:val="nil"/>
          <w:lang w:val="en-US" w:eastAsia="en-GB"/>
        </w:rPr>
        <w:fldChar w:fldCharType="separate"/>
      </w:r>
      <w:r w:rsidR="00012B2E" w:rsidRPr="00012B2E">
        <w:rPr>
          <w:rFonts w:ascii="Calibri" w:eastAsia="Calibri" w:hAnsi="Calibri" w:cs="Calibri"/>
          <w:noProof/>
          <w:color w:val="000000" w:themeColor="text1"/>
          <w:sz w:val="24"/>
          <w:szCs w:val="24"/>
          <w:u w:color="000000"/>
          <w:bdr w:val="nil"/>
          <w:vertAlign w:val="superscript"/>
          <w:lang w:val="en-US" w:eastAsia="en-GB"/>
        </w:rPr>
        <w:t>14</w:t>
      </w:r>
      <w:r w:rsidR="004B6CE0" w:rsidRPr="00FB20A0">
        <w:rPr>
          <w:rFonts w:ascii="Calibri" w:eastAsia="Calibri" w:hAnsi="Calibri" w:cs="Calibri"/>
          <w:color w:val="000000" w:themeColor="text1"/>
          <w:sz w:val="24"/>
          <w:szCs w:val="24"/>
          <w:u w:color="000000"/>
          <w:bdr w:val="nil"/>
          <w:lang w:val="en-US" w:eastAsia="en-GB"/>
        </w:rPr>
        <w:fldChar w:fldCharType="end"/>
      </w:r>
      <w:r w:rsidR="004B6CE0" w:rsidRPr="00FB20A0">
        <w:rPr>
          <w:rFonts w:ascii="Calibri" w:eastAsia="Calibri" w:hAnsi="Calibri" w:cs="Calibri"/>
          <w:color w:val="000000" w:themeColor="text1"/>
          <w:sz w:val="24"/>
          <w:szCs w:val="24"/>
          <w:u w:color="000000"/>
          <w:bdr w:val="nil"/>
          <w:lang w:val="en-US" w:eastAsia="en-GB"/>
        </w:rPr>
        <w:t xml:space="preserve"> and have shown a synergistic/additive </w:t>
      </w:r>
      <w:r w:rsidR="004B6CE0" w:rsidRPr="00FB20A0">
        <w:rPr>
          <w:rFonts w:ascii="Calibri" w:eastAsia="Calibri" w:hAnsi="Calibri" w:cs="Calibri"/>
          <w:i/>
          <w:color w:val="000000" w:themeColor="text1"/>
          <w:sz w:val="24"/>
          <w:szCs w:val="24"/>
          <w:u w:color="000000"/>
          <w:bdr w:val="nil"/>
          <w:lang w:val="en-US" w:eastAsia="en-GB"/>
        </w:rPr>
        <w:t>in vitro</w:t>
      </w:r>
      <w:r w:rsidR="004B6CE0" w:rsidRPr="00FB20A0">
        <w:rPr>
          <w:rFonts w:ascii="Calibri" w:eastAsia="Calibri" w:hAnsi="Calibri" w:cs="Calibri"/>
          <w:color w:val="000000" w:themeColor="text1"/>
          <w:sz w:val="24"/>
          <w:szCs w:val="24"/>
          <w:u w:color="000000"/>
          <w:bdr w:val="nil"/>
          <w:lang w:val="en-US" w:eastAsia="en-GB"/>
        </w:rPr>
        <w:t xml:space="preserve"> activity with drugs currently used to treat </w:t>
      </w:r>
      <w:r w:rsidR="000D547E" w:rsidRPr="00FB20A0">
        <w:rPr>
          <w:rFonts w:ascii="Calibri" w:eastAsia="Calibri" w:hAnsi="Calibri" w:cs="Calibri"/>
          <w:color w:val="000000" w:themeColor="text1"/>
          <w:sz w:val="24"/>
          <w:szCs w:val="24"/>
          <w:u w:color="000000"/>
          <w:bdr w:val="nil"/>
          <w:lang w:val="en-US" w:eastAsia="en-GB"/>
        </w:rPr>
        <w:t>c</w:t>
      </w:r>
      <w:r w:rsidR="004B6CE0" w:rsidRPr="00FB20A0">
        <w:rPr>
          <w:rFonts w:ascii="Calibri" w:eastAsia="Calibri" w:hAnsi="Calibri" w:cs="Calibri"/>
          <w:color w:val="000000" w:themeColor="text1"/>
          <w:sz w:val="24"/>
          <w:szCs w:val="24"/>
          <w:u w:color="000000"/>
          <w:bdr w:val="nil"/>
          <w:lang w:val="en-US" w:eastAsia="en-GB"/>
        </w:rPr>
        <w:t xml:space="preserve">ryptococcosis </w:t>
      </w:r>
      <w:r w:rsidR="004B6CE0" w:rsidRPr="00FB20A0">
        <w:rPr>
          <w:rFonts w:ascii="Calibri" w:eastAsia="Calibri" w:hAnsi="Calibri" w:cs="Calibri"/>
          <w:color w:val="000000" w:themeColor="text1"/>
          <w:sz w:val="24"/>
          <w:szCs w:val="24"/>
          <w:u w:color="000000"/>
          <w:bdr w:val="nil"/>
          <w:lang w:val="en-US" w:eastAsia="en-GB"/>
        </w:rPr>
        <w:fldChar w:fldCharType="begin" w:fldLock="1"/>
      </w:r>
      <w:r w:rsidR="00012B2E">
        <w:rPr>
          <w:rFonts w:ascii="Calibri" w:eastAsia="Calibri" w:hAnsi="Calibri" w:cs="Calibri"/>
          <w:color w:val="000000" w:themeColor="text1"/>
          <w:sz w:val="24"/>
          <w:szCs w:val="24"/>
          <w:u w:color="000000"/>
          <w:bdr w:val="nil"/>
          <w:lang w:val="en-US" w:eastAsia="en-GB"/>
        </w:rPr>
        <w:instrText>ADDIN CSL_CITATION {"citationItems":[{"id":"ITEM-1","itemData":{"DOI":"10.1128/MBIO.00765-13","ISSN":"2150-7511","PMID":"24520056","abstract":"Cryptococcosis is an infectious disease of global significance for which new therapies are needed. Repurposing previously developed drugs for new indications can expedite the translation of new therapies from bench to beside. Here, we characterized the anti-cryptococcal activity and antifungal mechanism of estrogen receptor antagonists related to the breast cancer drugs tamoxifen and toremifene. Tamoxifen and toremifene are fungicidal and synergize with fluconazole and amphotericin B in vitro . In a mouse model of disseminated cryptococcosis, tamoxifen at concentrations achievable in humans combines with fluconazole to decrease brain burden by ~1 log10. In addition, these drugs inhibit the growth of Cryptococcus neoformans within macrophages, a niche not accessible by current antifungal drugs. Toremifene and tamoxifen directly bind to the essential EF hand protein calmodulin, as determined by thermal shift assays with purified C. neoformans calmodulin (Cam1), prevent Cam1 from binding to its well-characterized substrate calcineurin (Cna1), and block Cna1 activation. In whole cells, toremifene and tamoxifen block the calcineurin-dependent nuclear localization of the transcription factor Crz1. A large-scale chemical genetic screen with a library of C. neoformans deletion mutants identified a second EF hand-containing protein, which we have named calmodulin-like protein 1 (CNAG_05655), as a potential target, and further analysis showed that toremifene directly binds Cml1 and modulates its ability to bind and activate Cna1. Importantly, tamoxifen analogs (idoxifene and methylene-idoxifene) with increased calmodulin antagonism display improved anti-cryptococcal activity, indicating that calmodulin inhibition can be used to guide a systematic optimization of the anti-cryptococcal activity of the triphenylethylene scaffold.\n\nIMPORTANCE Worldwide, cryptococcosis affects approximately 1 million people annually and kills more HIV/AIDS patients per year than tuberculosis. The gold standard therapy for cryptococcosis is amphotericin B plus 5-flucytosine, but this regimen is not readily available in regions where resources are limited and where the burden of disease is highest. Herein, we show that molecules related to the breast cancer drug tamoxifen are fungicidal for Cryptococcus and display a number of pharmacological properties desirable for an anti-cryptococcal drug, including synergistic fungicidal activity with fluconazole in vitro and in vivo , oral bioavai…","author":[{"dropping-particle":"","family":"Butts","given":"Arielle","non-dropping-particle":"","parse-names":false,"suffix":""},{"dropping-particle":"","family":"Koselny","given":"Kristy","non-dropping-particle":"","parse-names":false,"suffix":""},{"dropping-particle":"","family":"Chabrier-Roselló","given":"Yeissa","non-dropping-particle":"","parse-names":false,"suffix":""},{"dropping-particle":"","family":"Semighini","given":"Camile P.","non-dropping-particle":"","parse-names":false,"suffix":""},{"dropping-particle":"","family":"Brown","given":"Jessica C. S.","non-dropping-particle":"","parse-names":false,"suffix":""},{"dropping-particle":"","family":"Wang","given":"Xuying","non-dropping-particle":"","parse-names":false,"suffix":""},{"dropping-particle":"","family":"Annadurai","given":"Sivakumar","non-dropping-particle":"","parse-names":false,"suffix":""},{"dropping-particle":"","family":"DiDone","given":"Louis","non-dropping-particle":"","parse-names":false,"suffix":""},{"dropping-particle":"","family":"Tabroff","given":"Julie","non-dropping-particle":"","parse-names":false,"suffix":""},{"dropping-particle":"","family":"Childers","given":"Wayne E.","non-dropping-particle":"","parse-names":false,"suffix":""},{"dropping-particle":"","family":"Abou-Gharbia","given":"Magid","non-dropping-particle":"","parse-names":false,"suffix":""},{"dropping-particle":"","family":"Wellington","given":"Melanie","non-dropping-particle":"","parse-names":false,"suffix":""},{"dropping-particle":"","family":"Cardenas","given":"Maria E.","non-dropping-particle":"","parse-names":false,"suffix":""},{"dropping-particle":"","family":"Madhani","given":"Hiten D.","non-dropping-particle":"","parse-names":false,"suffix":""},{"dropping-particle":"","family":"Heitman","given":"Joseph","non-dropping-particle":"","parse-names":false,"suffix":""},{"dropping-particle":"","family":"Krysan","given":"Damian J.","non-dropping-particle":"","parse-names":false,"suffix":""}],"container-title":"mBio","id":"ITEM-1","issue":"1","issued":{"date-parts":[["2014","2","28"]]},"page":"e00765-13","publisher":"American Society for Microbiology","title":"Estrogen Receptor Antagonists Are Anti-Cryptococcal Agents That Directly Bind EF Hand Proteins and Synergize with Fluconazole In Vivo","type":"article-journal","volume":"5"},"uris":["http://www.mendeley.com/documents/?uuid=cd04f7d5-c562-3a13-a9bc-9c5c8cd60aa1"]}],"mendeley":{"formattedCitation":"&lt;sup&gt;15&lt;/sup&gt;","plainTextFormattedCitation":"15","previouslyFormattedCitation":"&lt;sup&gt;15&lt;/sup&gt;"},"properties":{"noteIndex":0},"schema":"https://github.com/citation-style-language/schema/raw/master/csl-citation.json"}</w:instrText>
      </w:r>
      <w:r w:rsidR="004B6CE0" w:rsidRPr="00FB20A0">
        <w:rPr>
          <w:rFonts w:ascii="Calibri" w:eastAsia="Calibri" w:hAnsi="Calibri" w:cs="Calibri"/>
          <w:color w:val="000000" w:themeColor="text1"/>
          <w:sz w:val="24"/>
          <w:szCs w:val="24"/>
          <w:u w:color="000000"/>
          <w:bdr w:val="nil"/>
          <w:lang w:val="en-US" w:eastAsia="en-GB"/>
        </w:rPr>
        <w:fldChar w:fldCharType="separate"/>
      </w:r>
      <w:r w:rsidR="00012B2E" w:rsidRPr="00012B2E">
        <w:rPr>
          <w:rFonts w:ascii="Calibri" w:eastAsia="Calibri" w:hAnsi="Calibri" w:cs="Calibri"/>
          <w:noProof/>
          <w:color w:val="000000" w:themeColor="text1"/>
          <w:sz w:val="24"/>
          <w:szCs w:val="24"/>
          <w:u w:color="000000"/>
          <w:bdr w:val="nil"/>
          <w:vertAlign w:val="superscript"/>
          <w:lang w:val="en-US" w:eastAsia="en-GB"/>
        </w:rPr>
        <w:t>15</w:t>
      </w:r>
      <w:r w:rsidR="004B6CE0" w:rsidRPr="00FB20A0">
        <w:rPr>
          <w:rFonts w:ascii="Calibri" w:eastAsia="Calibri" w:hAnsi="Calibri" w:cs="Calibri"/>
          <w:color w:val="000000" w:themeColor="text1"/>
          <w:sz w:val="24"/>
          <w:szCs w:val="24"/>
          <w:u w:color="000000"/>
          <w:bdr w:val="nil"/>
          <w:lang w:val="en-US" w:eastAsia="en-GB"/>
        </w:rPr>
        <w:fldChar w:fldCharType="end"/>
      </w:r>
      <w:r w:rsidR="004B6CE0" w:rsidRPr="00FB20A0">
        <w:rPr>
          <w:rFonts w:ascii="Calibri" w:eastAsia="Calibri" w:hAnsi="Calibri" w:cs="Calibri"/>
          <w:color w:val="000000" w:themeColor="text1"/>
          <w:sz w:val="24"/>
          <w:szCs w:val="24"/>
          <w:u w:color="000000"/>
          <w:bdr w:val="nil"/>
          <w:vertAlign w:val="superscript"/>
          <w:lang w:val="en-US" w:eastAsia="en-GB"/>
        </w:rPr>
        <w:t>,</w:t>
      </w:r>
      <w:r w:rsidR="004B6CE0" w:rsidRPr="00FB20A0">
        <w:rPr>
          <w:rFonts w:ascii="Calibri" w:eastAsia="Calibri" w:hAnsi="Calibri" w:cs="Calibri"/>
          <w:color w:val="000000" w:themeColor="text1"/>
          <w:sz w:val="24"/>
          <w:szCs w:val="24"/>
          <w:u w:color="000000"/>
          <w:bdr w:val="nil"/>
          <w:lang w:val="en-US" w:eastAsia="en-GB"/>
        </w:rPr>
        <w:fldChar w:fldCharType="begin" w:fldLock="1"/>
      </w:r>
      <w:r w:rsidR="00012B2E">
        <w:rPr>
          <w:rFonts w:ascii="Calibri" w:eastAsia="Calibri" w:hAnsi="Calibri" w:cs="Calibri"/>
          <w:color w:val="000000" w:themeColor="text1"/>
          <w:sz w:val="24"/>
          <w:szCs w:val="24"/>
          <w:u w:color="000000"/>
          <w:bdr w:val="nil"/>
          <w:lang w:val="en-US" w:eastAsia="en-GB"/>
        </w:rPr>
        <w:instrText>ADDIN CSL_CITATION {"citationItems":[{"id":"ITEM-1","itemData":{"DOI":"10.1080/00362177285190331","ISSN":"1369-3786","author":[{"dropping-particle":"","family":"Mohr","given":"J.A.","non-dropping-particle":"","parse-names":false,"suffix":""},{"dropping-particle":"","family":"Long","given":"H.","non-dropping-particle":"","parse-names":false,"suffix":""},{"dropping-particle":"","family":"McKown","given":"B.A.","non-dropping-particle":"","parse-names":false,"suffix":""},{"dropping-particle":"","family":"Muchmore","given":"H.G.","non-dropping-particle":"","parse-names":false,"suffix":""}],"container-title":"Medical Mycology","id":"ITEM-1","issue":"2","issued":{"date-parts":[["1972","1","1"]]},"page":"171-172","publisher":"Oxford University Press","title":"&lt;i&gt;In vitro&lt;/i&gt; susceptibility of &lt;i&gt;Cryptococcus neoformans&lt;/i&gt; to steroids","type":"article-journal","volume":"10"},"uris":["http://www.mendeley.com/documents/?uuid=88b7da56-48b9-3a6f-bc34-9fe22f250eda"]}],"mendeley":{"formattedCitation":"&lt;sup&gt;16&lt;/sup&gt;","plainTextFormattedCitation":"16","previouslyFormattedCitation":"&lt;sup&gt;16&lt;/sup&gt;"},"properties":{"noteIndex":0},"schema":"https://github.com/citation-style-language/schema/raw/master/csl-citation.json"}</w:instrText>
      </w:r>
      <w:r w:rsidR="004B6CE0" w:rsidRPr="00FB20A0">
        <w:rPr>
          <w:rFonts w:ascii="Calibri" w:eastAsia="Calibri" w:hAnsi="Calibri" w:cs="Calibri"/>
          <w:color w:val="000000" w:themeColor="text1"/>
          <w:sz w:val="24"/>
          <w:szCs w:val="24"/>
          <w:u w:color="000000"/>
          <w:bdr w:val="nil"/>
          <w:lang w:val="en-US" w:eastAsia="en-GB"/>
        </w:rPr>
        <w:fldChar w:fldCharType="separate"/>
      </w:r>
      <w:r w:rsidR="00012B2E" w:rsidRPr="00012B2E">
        <w:rPr>
          <w:rFonts w:ascii="Calibri" w:eastAsia="Calibri" w:hAnsi="Calibri" w:cs="Calibri"/>
          <w:noProof/>
          <w:color w:val="000000" w:themeColor="text1"/>
          <w:sz w:val="24"/>
          <w:szCs w:val="24"/>
          <w:u w:color="000000"/>
          <w:bdr w:val="nil"/>
          <w:vertAlign w:val="superscript"/>
          <w:lang w:val="en-US" w:eastAsia="en-GB"/>
        </w:rPr>
        <w:t>16</w:t>
      </w:r>
      <w:r w:rsidR="004B6CE0" w:rsidRPr="00FB20A0">
        <w:rPr>
          <w:rFonts w:ascii="Calibri" w:eastAsia="Calibri" w:hAnsi="Calibri" w:cs="Calibri"/>
          <w:color w:val="000000" w:themeColor="text1"/>
          <w:sz w:val="24"/>
          <w:szCs w:val="24"/>
          <w:u w:color="000000"/>
          <w:bdr w:val="nil"/>
          <w:lang w:val="en-US" w:eastAsia="en-GB"/>
        </w:rPr>
        <w:fldChar w:fldCharType="end"/>
      </w:r>
      <w:r w:rsidR="00397542" w:rsidRPr="00FB20A0">
        <w:rPr>
          <w:rFonts w:ascii="Calibri" w:eastAsia="Calibri" w:hAnsi="Calibri" w:cs="Calibri"/>
          <w:color w:val="000000" w:themeColor="text1"/>
          <w:sz w:val="24"/>
          <w:szCs w:val="24"/>
          <w:u w:color="000000"/>
          <w:bdr w:val="nil"/>
          <w:lang w:val="en-US" w:eastAsia="en-GB"/>
        </w:rPr>
        <w:t xml:space="preserve"> </w:t>
      </w:r>
      <w:r w:rsidR="004B6CE0" w:rsidRPr="00FB20A0">
        <w:rPr>
          <w:rFonts w:ascii="Calibri" w:eastAsia="Calibri" w:hAnsi="Calibri" w:cs="Calibri"/>
          <w:color w:val="000000" w:themeColor="text1"/>
          <w:sz w:val="24"/>
          <w:szCs w:val="24"/>
          <w:u w:color="000000"/>
          <w:bdr w:val="nil"/>
          <w:lang w:val="en-US" w:eastAsia="en-GB"/>
        </w:rPr>
        <w:t xml:space="preserve">I will investigate the </w:t>
      </w:r>
      <w:r w:rsidR="0079335A" w:rsidRPr="00FB20A0">
        <w:rPr>
          <w:rFonts w:ascii="Calibri" w:eastAsia="Calibri" w:hAnsi="Calibri" w:cs="Calibri"/>
          <w:color w:val="000000" w:themeColor="text1"/>
          <w:sz w:val="24"/>
          <w:szCs w:val="24"/>
          <w:u w:color="000000"/>
          <w:bdr w:val="nil"/>
          <w:lang w:val="en-US" w:eastAsia="en-GB"/>
        </w:rPr>
        <w:t>impact</w:t>
      </w:r>
      <w:r w:rsidR="00B93E7C" w:rsidRPr="00FB20A0">
        <w:rPr>
          <w:rFonts w:ascii="Calibri" w:eastAsia="Calibri" w:hAnsi="Calibri" w:cs="Calibri"/>
          <w:color w:val="000000" w:themeColor="text1"/>
          <w:sz w:val="24"/>
          <w:szCs w:val="24"/>
          <w:u w:color="000000"/>
          <w:bdr w:val="nil"/>
          <w:lang w:val="en-US" w:eastAsia="en-GB"/>
        </w:rPr>
        <w:t xml:space="preserve"> that</w:t>
      </w:r>
      <w:r w:rsidR="0079335A" w:rsidRPr="00FB20A0">
        <w:rPr>
          <w:rFonts w:ascii="Calibri" w:eastAsia="Calibri" w:hAnsi="Calibri" w:cs="Calibri"/>
          <w:color w:val="000000" w:themeColor="text1"/>
          <w:sz w:val="24"/>
          <w:szCs w:val="24"/>
          <w:u w:color="000000"/>
          <w:bdr w:val="nil"/>
          <w:lang w:val="en-US" w:eastAsia="en-GB"/>
        </w:rPr>
        <w:t xml:space="preserve"> removing phenol red from RPMI-1640 has on capsule induction</w:t>
      </w:r>
      <w:r w:rsidR="004B6CE0" w:rsidRPr="00FB20A0">
        <w:rPr>
          <w:rFonts w:ascii="Calibri" w:eastAsia="Calibri" w:hAnsi="Calibri" w:cs="Calibri"/>
          <w:color w:val="000000" w:themeColor="text1"/>
          <w:sz w:val="24"/>
          <w:szCs w:val="24"/>
          <w:u w:color="000000"/>
          <w:bdr w:val="nil"/>
          <w:lang w:val="en-US" w:eastAsia="en-GB"/>
        </w:rPr>
        <w:t>.</w:t>
      </w:r>
      <w:commentRangeEnd w:id="73"/>
      <w:r w:rsidR="00FF7430">
        <w:rPr>
          <w:rStyle w:val="CommentReference"/>
        </w:rPr>
        <w:commentReference w:id="73"/>
      </w:r>
    </w:p>
    <w:p w14:paraId="6378204C" w14:textId="23FB094B" w:rsidR="00093C19" w:rsidRPr="0079335A" w:rsidRDefault="002D57AD" w:rsidP="00093C19">
      <w:pPr>
        <w:pBdr>
          <w:top w:val="nil"/>
          <w:left w:val="nil"/>
          <w:bottom w:val="nil"/>
          <w:right w:val="nil"/>
          <w:between w:val="nil"/>
          <w:bar w:val="nil"/>
        </w:pBdr>
        <w:spacing w:line="276" w:lineRule="auto"/>
        <w:rPr>
          <w:rFonts w:ascii="Calibri" w:eastAsia="Arial Unicode MS" w:hAnsi="Calibri" w:cs="Calibri"/>
          <w:color w:val="000000"/>
          <w:sz w:val="24"/>
          <w:szCs w:val="24"/>
          <w:u w:color="000000"/>
          <w:bdr w:val="nil"/>
          <w:lang w:val="en-US" w:eastAsia="en-GB"/>
        </w:rPr>
      </w:pPr>
      <w:r>
        <w:rPr>
          <w:rFonts w:ascii="Calibri" w:eastAsia="Arial Unicode MS" w:hAnsi="Calibri" w:cs="Calibri"/>
          <w:color w:val="000000"/>
          <w:sz w:val="24"/>
          <w:szCs w:val="24"/>
          <w:u w:color="000000"/>
          <w:bdr w:val="nil"/>
          <w:lang w:val="en-US" w:eastAsia="en-GB"/>
        </w:rPr>
        <w:lastRenderedPageBreak/>
        <w:t>Table 3b</w:t>
      </w:r>
      <w:r w:rsidR="00093C19" w:rsidRPr="00093C19">
        <w:rPr>
          <w:rFonts w:ascii="Calibri" w:eastAsia="Arial Unicode MS" w:hAnsi="Calibri" w:cs="Calibri"/>
          <w:color w:val="000000"/>
          <w:sz w:val="24"/>
          <w:szCs w:val="24"/>
          <w:u w:color="000000"/>
          <w:bdr w:val="nil"/>
          <w:lang w:val="en-US" w:eastAsia="en-GB"/>
        </w:rPr>
        <w:t>: Dissection</w:t>
      </w:r>
      <w:r w:rsidR="00F81F24">
        <w:rPr>
          <w:rFonts w:ascii="Calibri" w:eastAsia="Arial Unicode MS" w:hAnsi="Calibri" w:cs="Calibri"/>
          <w:color w:val="000000"/>
          <w:sz w:val="24"/>
          <w:szCs w:val="24"/>
          <w:u w:color="000000"/>
          <w:bdr w:val="nil"/>
          <w:lang w:val="en-US" w:eastAsia="en-GB"/>
        </w:rPr>
        <w:t xml:space="preserve"> of Media C</w:t>
      </w:r>
      <w:r w:rsidR="00093C19" w:rsidRPr="0079335A">
        <w:rPr>
          <w:rFonts w:ascii="Calibri" w:eastAsia="Arial Unicode MS" w:hAnsi="Calibri" w:cs="Calibri"/>
          <w:color w:val="000000"/>
          <w:sz w:val="24"/>
          <w:szCs w:val="24"/>
          <w:u w:color="000000"/>
          <w:bdr w:val="nil"/>
          <w:lang w:val="en-US" w:eastAsia="en-GB"/>
        </w:rPr>
        <w:t>omponents</w:t>
      </w:r>
    </w:p>
    <w:tbl>
      <w:tblPr>
        <w:tblW w:w="0" w:type="auto"/>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ook w:val="04A0" w:firstRow="1" w:lastRow="0" w:firstColumn="1" w:lastColumn="0" w:noHBand="0" w:noVBand="1"/>
      </w:tblPr>
      <w:tblGrid>
        <w:gridCol w:w="1743"/>
        <w:gridCol w:w="1743"/>
        <w:gridCol w:w="1744"/>
      </w:tblGrid>
      <w:tr w:rsidR="00397542" w:rsidRPr="0079335A" w14:paraId="08F72948" w14:textId="77777777" w:rsidTr="00397542">
        <w:tc>
          <w:tcPr>
            <w:tcW w:w="1743" w:type="dxa"/>
            <w:tcBorders>
              <w:bottom w:val="double" w:sz="4" w:space="0" w:color="auto"/>
              <w:right w:val="double" w:sz="4" w:space="0" w:color="auto"/>
            </w:tcBorders>
            <w:shd w:val="clear" w:color="auto" w:fill="D9D9D9" w:themeFill="background1" w:themeFillShade="D9"/>
          </w:tcPr>
          <w:p w14:paraId="127BDE5A" w14:textId="77777777" w:rsidR="00093C19" w:rsidRPr="00397542" w:rsidRDefault="00093C19" w:rsidP="00397542">
            <w:pPr>
              <w:spacing w:line="240" w:lineRule="auto"/>
              <w:jc w:val="center"/>
              <w:rPr>
                <w:rFonts w:ascii="Calibri" w:hAnsi="Calibri" w:cs="Calibri"/>
                <w:color w:val="000000"/>
                <w:sz w:val="24"/>
                <w:szCs w:val="24"/>
                <w:u w:color="000000"/>
              </w:rPr>
            </w:pPr>
            <w:r w:rsidRPr="00397542">
              <w:rPr>
                <w:rFonts w:ascii="Calibri" w:hAnsi="Calibri" w:cs="Calibri"/>
                <w:color w:val="000000"/>
                <w:sz w:val="24"/>
                <w:szCs w:val="24"/>
                <w:u w:color="000000"/>
              </w:rPr>
              <w:t>Media</w:t>
            </w:r>
          </w:p>
        </w:tc>
        <w:tc>
          <w:tcPr>
            <w:tcW w:w="1743" w:type="dxa"/>
            <w:tcBorders>
              <w:left w:val="double" w:sz="4" w:space="0" w:color="auto"/>
              <w:bottom w:val="double" w:sz="4" w:space="0" w:color="auto"/>
            </w:tcBorders>
            <w:shd w:val="clear" w:color="auto" w:fill="D9D9D9" w:themeFill="background1" w:themeFillShade="D9"/>
          </w:tcPr>
          <w:p w14:paraId="350DD4E6" w14:textId="77777777" w:rsidR="00093C19" w:rsidRPr="00397542" w:rsidRDefault="00093C19" w:rsidP="00397542">
            <w:pPr>
              <w:spacing w:line="276" w:lineRule="auto"/>
              <w:jc w:val="center"/>
              <w:rPr>
                <w:rFonts w:ascii="Calibri" w:hAnsi="Calibri" w:cs="Calibri"/>
                <w:color w:val="000000"/>
                <w:sz w:val="24"/>
                <w:szCs w:val="24"/>
                <w:u w:color="000000"/>
              </w:rPr>
            </w:pPr>
            <w:r w:rsidRPr="00397542">
              <w:rPr>
                <w:rFonts w:ascii="Calibri" w:hAnsi="Calibri" w:cs="Calibri"/>
                <w:color w:val="000000"/>
                <w:sz w:val="24"/>
                <w:szCs w:val="24"/>
                <w:u w:color="000000"/>
              </w:rPr>
              <w:t>25⁰C</w:t>
            </w:r>
          </w:p>
        </w:tc>
        <w:tc>
          <w:tcPr>
            <w:tcW w:w="1744" w:type="dxa"/>
            <w:tcBorders>
              <w:bottom w:val="double" w:sz="4" w:space="0" w:color="auto"/>
            </w:tcBorders>
            <w:shd w:val="clear" w:color="auto" w:fill="D9D9D9" w:themeFill="background1" w:themeFillShade="D9"/>
          </w:tcPr>
          <w:p w14:paraId="6EAD49DA" w14:textId="77777777" w:rsidR="00093C19" w:rsidRPr="00397542" w:rsidRDefault="00093C19" w:rsidP="00397542">
            <w:pPr>
              <w:spacing w:line="276" w:lineRule="auto"/>
              <w:jc w:val="center"/>
              <w:rPr>
                <w:rFonts w:ascii="Calibri" w:hAnsi="Calibri" w:cs="Calibri"/>
                <w:color w:val="000000"/>
                <w:sz w:val="24"/>
                <w:szCs w:val="24"/>
                <w:u w:color="000000"/>
              </w:rPr>
            </w:pPr>
            <w:r w:rsidRPr="00397542">
              <w:rPr>
                <w:rFonts w:ascii="Calibri" w:hAnsi="Calibri" w:cs="Calibri"/>
                <w:color w:val="000000"/>
                <w:sz w:val="24"/>
                <w:szCs w:val="24"/>
                <w:u w:color="000000"/>
              </w:rPr>
              <w:t>37⁰C</w:t>
            </w:r>
          </w:p>
        </w:tc>
      </w:tr>
      <w:tr w:rsidR="00397542" w:rsidRPr="0079335A" w14:paraId="40ABEFEB" w14:textId="77777777" w:rsidTr="00397542">
        <w:tc>
          <w:tcPr>
            <w:tcW w:w="1743" w:type="dxa"/>
            <w:tcBorders>
              <w:top w:val="double" w:sz="4" w:space="0" w:color="auto"/>
              <w:right w:val="double" w:sz="4" w:space="0" w:color="auto"/>
            </w:tcBorders>
            <w:shd w:val="clear" w:color="auto" w:fill="D9D9D9" w:themeFill="background1" w:themeFillShade="D9"/>
          </w:tcPr>
          <w:p w14:paraId="0CF77704" w14:textId="377EA610" w:rsidR="00BE09B1" w:rsidRPr="00BE09B1" w:rsidRDefault="00093C19" w:rsidP="00BE09B1">
            <w:pPr>
              <w:spacing w:line="240" w:lineRule="auto"/>
              <w:jc w:val="center"/>
              <w:rPr>
                <w:rFonts w:ascii="Calibri" w:hAnsi="Calibri" w:cs="Calibri"/>
                <w:color w:val="000000"/>
                <w:sz w:val="24"/>
                <w:szCs w:val="24"/>
                <w:u w:color="000000"/>
              </w:rPr>
            </w:pPr>
            <w:r w:rsidRPr="00397542">
              <w:rPr>
                <w:rFonts w:ascii="Calibri" w:hAnsi="Calibri" w:cs="Calibri"/>
                <w:color w:val="000000"/>
                <w:sz w:val="24"/>
                <w:szCs w:val="24"/>
                <w:u w:color="000000"/>
              </w:rPr>
              <w:t>RPMI-1640</w:t>
            </w:r>
            <w:r w:rsidR="00D56389">
              <w:rPr>
                <w:rFonts w:ascii="Calibri" w:hAnsi="Calibri" w:cs="Calibri"/>
                <w:color w:val="000000"/>
                <w:sz w:val="24"/>
                <w:szCs w:val="24"/>
                <w:u w:color="000000"/>
              </w:rPr>
              <w:t xml:space="preserve"> + phenol red</w:t>
            </w:r>
          </w:p>
        </w:tc>
        <w:tc>
          <w:tcPr>
            <w:tcW w:w="1743" w:type="dxa"/>
            <w:tcBorders>
              <w:top w:val="double" w:sz="4" w:space="0" w:color="auto"/>
              <w:left w:val="double" w:sz="4" w:space="0" w:color="auto"/>
            </w:tcBorders>
          </w:tcPr>
          <w:p w14:paraId="0C9D8F5A" w14:textId="77777777" w:rsidR="00093C19" w:rsidRPr="00397542" w:rsidRDefault="00093C19" w:rsidP="00397542">
            <w:pPr>
              <w:spacing w:line="276" w:lineRule="auto"/>
              <w:jc w:val="center"/>
              <w:rPr>
                <w:rFonts w:ascii="Calibri" w:hAnsi="Calibri" w:cs="Calibri"/>
                <w:color w:val="000000"/>
                <w:sz w:val="24"/>
                <w:szCs w:val="24"/>
                <w:u w:color="000000"/>
              </w:rPr>
            </w:pPr>
            <w:r w:rsidRPr="00397542">
              <w:rPr>
                <w:rFonts w:ascii="Calibri" w:hAnsi="Calibri" w:cs="Calibri"/>
                <w:color w:val="000000"/>
                <w:sz w:val="24"/>
                <w:szCs w:val="24"/>
                <w:u w:color="000000"/>
              </w:rPr>
              <w:sym w:font="Wingdings" w:char="F0FC"/>
            </w:r>
          </w:p>
        </w:tc>
        <w:tc>
          <w:tcPr>
            <w:tcW w:w="1744" w:type="dxa"/>
            <w:tcBorders>
              <w:top w:val="double" w:sz="4" w:space="0" w:color="auto"/>
            </w:tcBorders>
          </w:tcPr>
          <w:p w14:paraId="13911A55" w14:textId="77777777" w:rsidR="00093C19" w:rsidRPr="00397542" w:rsidRDefault="00093C19" w:rsidP="00397542">
            <w:pPr>
              <w:spacing w:line="276" w:lineRule="auto"/>
              <w:jc w:val="center"/>
              <w:rPr>
                <w:rFonts w:ascii="Calibri" w:hAnsi="Calibri" w:cs="Calibri"/>
                <w:color w:val="000000"/>
                <w:sz w:val="24"/>
                <w:szCs w:val="24"/>
                <w:u w:color="000000"/>
              </w:rPr>
            </w:pPr>
            <w:r w:rsidRPr="00397542">
              <w:rPr>
                <w:rFonts w:ascii="Calibri" w:hAnsi="Calibri" w:cs="Calibri"/>
                <w:color w:val="000000"/>
                <w:sz w:val="24"/>
                <w:szCs w:val="24"/>
                <w:u w:color="000000"/>
              </w:rPr>
              <w:sym w:font="Wingdings" w:char="F0FC"/>
            </w:r>
          </w:p>
        </w:tc>
      </w:tr>
      <w:tr w:rsidR="00397542" w:rsidRPr="0079335A" w14:paraId="1BDEA552" w14:textId="77777777" w:rsidTr="00397542">
        <w:tc>
          <w:tcPr>
            <w:tcW w:w="1743" w:type="dxa"/>
            <w:tcBorders>
              <w:right w:val="double" w:sz="4" w:space="0" w:color="auto"/>
            </w:tcBorders>
            <w:shd w:val="clear" w:color="auto" w:fill="D9D9D9" w:themeFill="background1" w:themeFillShade="D9"/>
          </w:tcPr>
          <w:p w14:paraId="23945389" w14:textId="362ED28E" w:rsidR="00BE09B1" w:rsidRPr="00397542" w:rsidRDefault="00D56389" w:rsidP="00BE09B1">
            <w:pPr>
              <w:spacing w:line="240" w:lineRule="auto"/>
              <w:jc w:val="center"/>
              <w:rPr>
                <w:rFonts w:ascii="Calibri" w:hAnsi="Calibri" w:cs="Calibri"/>
                <w:color w:val="000000"/>
                <w:sz w:val="24"/>
                <w:szCs w:val="24"/>
                <w:u w:color="000000"/>
              </w:rPr>
            </w:pPr>
            <w:r>
              <w:rPr>
                <w:rFonts w:ascii="Calibri" w:hAnsi="Calibri" w:cs="Calibri"/>
                <w:color w:val="000000"/>
                <w:sz w:val="24"/>
                <w:szCs w:val="24"/>
                <w:u w:color="000000"/>
              </w:rPr>
              <w:t>RPMI-1640</w:t>
            </w:r>
            <w:r w:rsidR="008B0D2E">
              <w:rPr>
                <w:rFonts w:ascii="Calibri" w:hAnsi="Calibri" w:cs="Calibri"/>
                <w:color w:val="000000"/>
                <w:sz w:val="24"/>
                <w:szCs w:val="24"/>
                <w:u w:color="000000"/>
              </w:rPr>
              <w:t>-</w:t>
            </w:r>
            <w:r>
              <w:rPr>
                <w:rFonts w:ascii="Calibri" w:hAnsi="Calibri" w:cs="Calibri"/>
                <w:color w:val="000000"/>
                <w:sz w:val="24"/>
                <w:szCs w:val="24"/>
                <w:u w:color="000000"/>
              </w:rPr>
              <w:t xml:space="preserve"> phenol red</w:t>
            </w:r>
          </w:p>
        </w:tc>
        <w:tc>
          <w:tcPr>
            <w:tcW w:w="1743" w:type="dxa"/>
            <w:tcBorders>
              <w:left w:val="double" w:sz="4" w:space="0" w:color="auto"/>
            </w:tcBorders>
          </w:tcPr>
          <w:p w14:paraId="0C557415" w14:textId="77777777" w:rsidR="00093C19" w:rsidRPr="00397542" w:rsidRDefault="00093C19" w:rsidP="00397542">
            <w:pPr>
              <w:spacing w:line="276" w:lineRule="auto"/>
              <w:jc w:val="center"/>
              <w:rPr>
                <w:rFonts w:ascii="Calibri" w:hAnsi="Calibri" w:cs="Calibri"/>
                <w:color w:val="000000"/>
                <w:sz w:val="24"/>
                <w:szCs w:val="24"/>
                <w:u w:color="000000"/>
              </w:rPr>
            </w:pPr>
            <w:r w:rsidRPr="00397542">
              <w:rPr>
                <w:rFonts w:ascii="Calibri" w:hAnsi="Calibri" w:cs="Calibri"/>
                <w:color w:val="000000"/>
                <w:sz w:val="24"/>
                <w:szCs w:val="24"/>
                <w:u w:color="000000"/>
              </w:rPr>
              <w:t>TBD</w:t>
            </w:r>
          </w:p>
        </w:tc>
        <w:tc>
          <w:tcPr>
            <w:tcW w:w="1744" w:type="dxa"/>
          </w:tcPr>
          <w:p w14:paraId="4552FDC7" w14:textId="77777777" w:rsidR="00093C19" w:rsidRPr="00397542" w:rsidRDefault="00093C19" w:rsidP="00397542">
            <w:pPr>
              <w:spacing w:line="276" w:lineRule="auto"/>
              <w:jc w:val="center"/>
              <w:rPr>
                <w:rFonts w:ascii="Calibri" w:hAnsi="Calibri" w:cs="Calibri"/>
                <w:color w:val="000000"/>
                <w:sz w:val="24"/>
                <w:szCs w:val="24"/>
                <w:u w:color="000000"/>
              </w:rPr>
            </w:pPr>
            <w:r w:rsidRPr="00397542">
              <w:rPr>
                <w:rFonts w:ascii="Calibri" w:hAnsi="Calibri" w:cs="Calibri"/>
                <w:color w:val="000000"/>
                <w:sz w:val="24"/>
                <w:szCs w:val="24"/>
                <w:u w:color="000000"/>
              </w:rPr>
              <w:sym w:font="Wingdings" w:char="F0FC"/>
            </w:r>
          </w:p>
        </w:tc>
      </w:tr>
      <w:tr w:rsidR="00397542" w:rsidRPr="0079335A" w14:paraId="6C027528" w14:textId="77777777" w:rsidTr="00397542">
        <w:tc>
          <w:tcPr>
            <w:tcW w:w="1743" w:type="dxa"/>
            <w:tcBorders>
              <w:right w:val="double" w:sz="4" w:space="0" w:color="auto"/>
            </w:tcBorders>
            <w:shd w:val="clear" w:color="auto" w:fill="D9D9D9" w:themeFill="background1" w:themeFillShade="D9"/>
          </w:tcPr>
          <w:p w14:paraId="4778EF17" w14:textId="5EC70B41" w:rsidR="00BE09B1" w:rsidRPr="00397542" w:rsidRDefault="00093C19" w:rsidP="00BE09B1">
            <w:pPr>
              <w:spacing w:line="240" w:lineRule="auto"/>
              <w:jc w:val="center"/>
              <w:rPr>
                <w:rFonts w:ascii="Calibri" w:hAnsi="Calibri" w:cs="Calibri"/>
                <w:color w:val="000000"/>
                <w:sz w:val="24"/>
                <w:szCs w:val="24"/>
                <w:u w:color="000000"/>
              </w:rPr>
            </w:pPr>
            <w:r w:rsidRPr="00397542">
              <w:rPr>
                <w:rFonts w:ascii="Calibri" w:hAnsi="Calibri" w:cs="Calibri"/>
                <w:color w:val="000000"/>
                <w:sz w:val="24"/>
                <w:szCs w:val="24"/>
                <w:u w:color="000000"/>
              </w:rPr>
              <w:t>MEM</w:t>
            </w:r>
          </w:p>
        </w:tc>
        <w:tc>
          <w:tcPr>
            <w:tcW w:w="1743" w:type="dxa"/>
            <w:tcBorders>
              <w:left w:val="double" w:sz="4" w:space="0" w:color="auto"/>
            </w:tcBorders>
          </w:tcPr>
          <w:p w14:paraId="057916F5" w14:textId="77777777" w:rsidR="00093C19" w:rsidRPr="00397542" w:rsidRDefault="00093C19" w:rsidP="00397542">
            <w:pPr>
              <w:spacing w:line="276" w:lineRule="auto"/>
              <w:jc w:val="center"/>
              <w:rPr>
                <w:rFonts w:ascii="Calibri" w:hAnsi="Calibri" w:cs="Calibri"/>
                <w:color w:val="000000"/>
                <w:sz w:val="24"/>
                <w:szCs w:val="24"/>
                <w:u w:color="000000"/>
              </w:rPr>
            </w:pPr>
            <w:r w:rsidRPr="00397542">
              <w:rPr>
                <w:rFonts w:ascii="Calibri" w:hAnsi="Calibri" w:cs="Calibri"/>
                <w:color w:val="000000"/>
                <w:sz w:val="24"/>
                <w:szCs w:val="24"/>
                <w:u w:color="000000"/>
              </w:rPr>
              <w:sym w:font="Wingdings" w:char="F0FC"/>
            </w:r>
          </w:p>
        </w:tc>
        <w:tc>
          <w:tcPr>
            <w:tcW w:w="1744" w:type="dxa"/>
          </w:tcPr>
          <w:p w14:paraId="11726111" w14:textId="77777777" w:rsidR="00093C19" w:rsidRPr="00397542" w:rsidRDefault="00093C19" w:rsidP="00397542">
            <w:pPr>
              <w:spacing w:line="276" w:lineRule="auto"/>
              <w:jc w:val="center"/>
              <w:rPr>
                <w:rFonts w:ascii="Calibri" w:hAnsi="Calibri" w:cs="Calibri"/>
                <w:color w:val="000000"/>
                <w:sz w:val="24"/>
                <w:szCs w:val="24"/>
                <w:u w:color="000000"/>
              </w:rPr>
            </w:pPr>
            <w:r w:rsidRPr="00397542">
              <w:rPr>
                <w:rFonts w:ascii="Calibri" w:hAnsi="Calibri" w:cs="Calibri"/>
                <w:color w:val="000000"/>
                <w:sz w:val="24"/>
                <w:szCs w:val="24"/>
                <w:u w:color="000000"/>
              </w:rPr>
              <w:sym w:font="Wingdings" w:char="F0FC"/>
            </w:r>
          </w:p>
        </w:tc>
      </w:tr>
    </w:tbl>
    <w:p w14:paraId="4067747E" w14:textId="77777777" w:rsidR="00093C19" w:rsidRPr="0079335A" w:rsidRDefault="00093C19" w:rsidP="0079335A">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p>
    <w:p w14:paraId="4A5D771D" w14:textId="7A601F8E" w:rsidR="0079335A" w:rsidRPr="0079335A" w:rsidRDefault="0079335A" w:rsidP="0079335A">
      <w:pPr>
        <w:pBdr>
          <w:top w:val="nil"/>
          <w:left w:val="nil"/>
          <w:bottom w:val="nil"/>
          <w:right w:val="nil"/>
          <w:between w:val="nil"/>
          <w:bar w:val="nil"/>
        </w:pBdr>
        <w:spacing w:line="276" w:lineRule="auto"/>
        <w:rPr>
          <w:rFonts w:ascii="Calibri" w:eastAsia="Calibri" w:hAnsi="Calibri" w:cs="Calibri"/>
          <w:b/>
          <w:color w:val="000000"/>
          <w:sz w:val="24"/>
          <w:szCs w:val="24"/>
          <w:u w:color="000000"/>
          <w:bdr w:val="nil"/>
          <w:lang w:val="en-US" w:eastAsia="en-GB"/>
        </w:rPr>
      </w:pPr>
      <w:r w:rsidRPr="0079335A">
        <w:rPr>
          <w:rFonts w:ascii="Calibri" w:eastAsia="Calibri" w:hAnsi="Calibri" w:cs="Calibri"/>
          <w:b/>
          <w:color w:val="000000"/>
          <w:sz w:val="24"/>
          <w:szCs w:val="24"/>
          <w:u w:val="single" w:color="000000"/>
          <w:bdr w:val="nil"/>
          <w:lang w:val="en-US" w:eastAsia="en-GB"/>
        </w:rPr>
        <w:t>Aim 2</w:t>
      </w:r>
      <w:r w:rsidRPr="0079335A">
        <w:rPr>
          <w:rFonts w:ascii="Calibri" w:eastAsia="Calibri" w:hAnsi="Calibri" w:cs="Calibri"/>
          <w:color w:val="000000"/>
          <w:sz w:val="24"/>
          <w:szCs w:val="24"/>
          <w:u w:color="000000"/>
          <w:bdr w:val="nil"/>
          <w:lang w:val="en-US" w:eastAsia="en-GB"/>
        </w:rPr>
        <w:t xml:space="preserve">: </w:t>
      </w:r>
      <w:r w:rsidRPr="0079335A">
        <w:rPr>
          <w:rFonts w:ascii="Calibri" w:eastAsia="Calibri" w:hAnsi="Calibri" w:cs="Calibri"/>
          <w:b/>
          <w:color w:val="000000"/>
          <w:sz w:val="24"/>
          <w:szCs w:val="24"/>
          <w:u w:color="000000"/>
          <w:bdr w:val="nil"/>
          <w:lang w:val="en-US" w:eastAsia="en-GB"/>
        </w:rPr>
        <w:t>Investigate how bacterial cell wall components influence gene expression</w:t>
      </w:r>
      <w:ins w:id="74" w:author="Edward Wallace" w:date="2019-04-30T07:42:00Z">
        <w:r w:rsidR="00A03947">
          <w:rPr>
            <w:rFonts w:ascii="Calibri" w:eastAsia="Calibri" w:hAnsi="Calibri" w:cs="Calibri"/>
            <w:b/>
            <w:color w:val="000000"/>
            <w:sz w:val="24"/>
            <w:szCs w:val="24"/>
            <w:u w:color="000000"/>
            <w:bdr w:val="nil"/>
            <w:lang w:val="en-US" w:eastAsia="en-GB"/>
          </w:rPr>
          <w:t xml:space="preserve"> and morphology</w:t>
        </w:r>
      </w:ins>
      <w:r w:rsidRPr="0079335A">
        <w:rPr>
          <w:rFonts w:ascii="Calibri" w:eastAsia="Calibri" w:hAnsi="Calibri" w:cs="Calibri"/>
          <w:b/>
          <w:color w:val="000000"/>
          <w:sz w:val="24"/>
          <w:szCs w:val="24"/>
          <w:u w:color="000000"/>
          <w:bdr w:val="nil"/>
          <w:lang w:val="en-US" w:eastAsia="en-GB"/>
        </w:rPr>
        <w:t xml:space="preserve"> in </w:t>
      </w:r>
      <w:r w:rsidRPr="0079335A">
        <w:rPr>
          <w:rFonts w:ascii="Calibri" w:eastAsia="Calibri" w:hAnsi="Calibri" w:cs="Calibri"/>
          <w:b/>
          <w:i/>
          <w:color w:val="000000"/>
          <w:sz w:val="24"/>
          <w:szCs w:val="24"/>
          <w:u w:color="000000"/>
          <w:bdr w:val="nil"/>
          <w:lang w:val="en-US" w:eastAsia="en-GB"/>
        </w:rPr>
        <w:t>C. neoformans</w:t>
      </w:r>
      <w:r w:rsidRPr="0079335A">
        <w:rPr>
          <w:rFonts w:ascii="Calibri" w:eastAsia="Calibri" w:hAnsi="Calibri" w:cs="Calibri"/>
          <w:b/>
          <w:color w:val="000000"/>
          <w:sz w:val="24"/>
          <w:szCs w:val="24"/>
          <w:u w:color="000000"/>
          <w:bdr w:val="nil"/>
          <w:lang w:val="en-US" w:eastAsia="en-GB"/>
        </w:rPr>
        <w:t>.</w:t>
      </w:r>
    </w:p>
    <w:p w14:paraId="3A745E11" w14:textId="60229CBA" w:rsidR="002832AB" w:rsidRDefault="00F13A4F" w:rsidP="0079335A">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r>
        <w:rPr>
          <w:rFonts w:ascii="Calibri" w:eastAsia="Calibri" w:hAnsi="Calibri" w:cs="Calibri"/>
          <w:color w:val="000000"/>
          <w:sz w:val="24"/>
          <w:szCs w:val="24"/>
          <w:u w:color="000000"/>
          <w:bdr w:val="nil"/>
          <w:lang w:val="en-US" w:eastAsia="en-GB"/>
        </w:rPr>
        <w:t>B</w:t>
      </w:r>
      <w:r w:rsidR="000D547E" w:rsidRPr="000D547E">
        <w:rPr>
          <w:rFonts w:ascii="Calibri" w:eastAsia="Calibri" w:hAnsi="Calibri" w:cs="Calibri"/>
          <w:color w:val="000000"/>
          <w:sz w:val="24"/>
          <w:szCs w:val="24"/>
          <w:u w:color="000000"/>
          <w:bdr w:val="nil"/>
          <w:lang w:val="en-US" w:eastAsia="en-GB"/>
        </w:rPr>
        <w:t xml:space="preserve">acteria and fungi coexist and interact in nature competing for space and nutrients. Similar cross-species interactions are expected </w:t>
      </w:r>
      <w:r w:rsidR="00660F6E">
        <w:rPr>
          <w:rFonts w:ascii="Calibri" w:eastAsia="Calibri" w:hAnsi="Calibri" w:cs="Calibri"/>
          <w:color w:val="000000"/>
          <w:sz w:val="24"/>
          <w:szCs w:val="24"/>
          <w:u w:color="000000"/>
          <w:bdr w:val="nil"/>
          <w:lang w:val="en-US" w:eastAsia="en-GB"/>
        </w:rPr>
        <w:t>to occur between the wide range</w:t>
      </w:r>
      <w:r w:rsidR="000D547E" w:rsidRPr="000D547E">
        <w:rPr>
          <w:rFonts w:ascii="Calibri" w:eastAsia="Calibri" w:hAnsi="Calibri" w:cs="Calibri"/>
          <w:color w:val="000000"/>
          <w:sz w:val="24"/>
          <w:szCs w:val="24"/>
          <w:u w:color="000000"/>
          <w:bdr w:val="nil"/>
          <w:lang w:val="en-US" w:eastAsia="en-GB"/>
        </w:rPr>
        <w:t xml:space="preserve"> of micro-organisms that constitute the human microbiome</w:t>
      </w:r>
      <w:r w:rsidR="00F67C3E">
        <w:rPr>
          <w:rFonts w:ascii="Calibri" w:eastAsia="Calibri" w:hAnsi="Calibri" w:cs="Calibri"/>
          <w:color w:val="000000"/>
          <w:sz w:val="24"/>
          <w:szCs w:val="24"/>
          <w:u w:color="000000"/>
          <w:bdr w:val="nil"/>
          <w:lang w:val="en-US" w:eastAsia="en-GB"/>
        </w:rPr>
        <w:fldChar w:fldCharType="begin" w:fldLock="1"/>
      </w:r>
      <w:r w:rsidR="00012B2E">
        <w:rPr>
          <w:rFonts w:ascii="Calibri" w:eastAsia="Calibri" w:hAnsi="Calibri" w:cs="Calibri"/>
          <w:color w:val="000000"/>
          <w:sz w:val="24"/>
          <w:szCs w:val="24"/>
          <w:u w:color="000000"/>
          <w:bdr w:val="nil"/>
          <w:lang w:val="en-US" w:eastAsia="en-GB"/>
        </w:rPr>
        <w:instrText>ADDIN CSL_CITATION {"citationItems":[{"id":"ITEM-1","itemData":{"DOI":"10.1007/BF01644137","ISSN":"0300-8126","author":[{"dropping-particle":"","family":"Bauernfeind","given":"A.","non-dropping-particle":"","parse-names":false,"suffix":""},{"dropping-particle":"","family":"Hörl","given":"G.","non-dropping-particle":"","parse-names":false,"suffix":""},{"dropping-particle":"","family":"Jungwirth","given":"R.","non-dropping-particle":"","parse-names":false,"suffix":""},{"dropping-particle":"","family":"Petermüller","given":"C.","non-dropping-particle":"","parse-names":false,"suffix":""},{"dropping-particle":"","family":"Przyklenk","given":"B.","non-dropping-particle":"","parse-names":false,"suffix":""},{"dropping-particle":"","family":"Weisslein-Pfister","given":"C.","non-dropping-particle":"","parse-names":false,"suffix":""},{"dropping-particle":"","family":"Bertele","given":"R. M.","non-dropping-particle":"","parse-names":false,"suffix":""},{"dropping-particle":"","family":"Harms","given":"K.","non-dropping-particle":"","parse-names":false,"suffix":""}],"container-title":"Infection","id":"ITEM-1","issue":"4","issued":{"date-parts":[["1987","7"]]},"page":"270-277","publisher":"Springer-Verlag","title":"Qualitative and quantitative microbiological analysis of sputa of 102 patients with cystic fibrosis","type":"article-journal","volume":"15"},"uris":["http://www.mendeley.com/documents/?uuid=fc9a240f-dc12-3ec3-a5b1-1e27d1f36cac"]},{"id":"ITEM-2","itemData":{"DOI":"10.1034/j.1399-302x.2001.016005279.x","ISSN":"0902-0055","author":[{"dropping-particle":"","family":"Nikawa","given":"H.","non-dropping-particle":"","parse-names":false,"suffix":""},{"dropping-particle":"","family":"Egusa","given":"H.","non-dropping-particle":"","parse-names":false,"suffix":""},{"dropping-particle":"","family":"Makihira","given":"S.","non-dropping-particle":"","parse-names":false,"suffix":""},{"dropping-particle":"","family":"Yamashiro","given":"H.","non-dropping-particle":"","parse-names":false,"suffix":""},{"dropping-particle":"","family":"Fukushima","given":"H.","non-dropping-particle":"","parse-names":false,"suffix":""},{"dropping-particle":"","family":"Jin","given":"C.","non-dropping-particle":"","parse-names":false,"suffix":""},{"dropping-particle":"","family":"Nishimura","given":"M.","non-dropping-particle":"","parse-names":false,"suffix":""},{"dropping-particle":"","family":"Pudji","given":"R. R.","non-dropping-particle":"","parse-names":false,"suffix":""},{"dropping-particle":"","family":"Hamada","given":"T.","non-dropping-particle":"","parse-names":false,"suffix":""}],"container-title":"Oral Microbiology and Immunology","id":"ITEM-2","issue":"5","issued":{"date-parts":[["2001","10","1"]]},"page":"279-283","publisher":"Wiley/Blackwell (10.1111)","title":"Alteration of the coadherence of Candida albicans with oral bacteria by dietary sugars","type":"article-journal","volume":"16"},"uris":["http://www.mendeley.com/documents/?uuid=e09b88d6-66ad-367d-8df3-953803e112b5"]},{"id":"ITEM-3","itemData":{"DOI":"10.1128/mBio.01537-17","ISSN":"2150-7511","PMID":"28974618","abstract":"Bacteria interact with each other in nature and often compete for limited nutrient and space resources. However, it is largely unknown whether and how bacteria also interact with human fungal pathogens naturally found in the environment. Here, we identified a soil bacterium, Bacillus safensis, which potently blocked several key Cryptococcus neoformans virulence factors, including formation of the antioxidant pigment melanin and production of the antiphagocytic polysaccharide capsule. The bacterium also inhibited de novo cryptococcal biofilm formation but had only modest inhibitory effects on already formed biofilms or planktonic cell growth. The inhibition of fungal melanization was dependent on direct cell contact and live bacteria. B. safensis also had anti-virulence factor activity against another major human-associated fungal pathogen, Candida albicans Specifically, dual-species interaction studies revealed that the bacterium strongly inhibited C. albicans filamentation and biofilm formation. In particular, B. safensis physically attached to and degraded candidal filaments. Through genetic and phenotypic analyses, we demonstrated that bacterial chitinase activity against fungal cell wall chitin is a factor contributing to the antipathogen effect of B. safensisIMPORTANCE Pathogenic fungi are estimated to contribute to as many human deaths as tuberculosis or malaria. Two of the most common fungal pathogens, Cryptococcus neoformans and Candida albicans, account for up to 1.4 million infections per year with very high mortality rates. Few antifungal drugs are available for treatment, and development of novel therapies is complicated by the need for pathogen-specific targets. Therefore, there is an urgent need to identify novel drug targets and new drugs. Pathogens use virulence factors during infection, and it has recently been proposed that targeting these factors instead of the pathogen itself may represent a new approach to develop antimicrobials. Here, we identified a soil bacterium that specifically blocked virulence factor production and biofilm formation by C. neoformans and C. albicans We demonstrate that the bacterial antipathogen mechanism is based in part on targeting the fungal cell wall, a structure not found in human cells.","author":[{"dropping-particle":"","family":"Mayer","given":"François L","non-dropping-particle":"","parse-names":false,"suffix":""},{"dropping-particle":"","family":"Kronstad","given":"James W","non-dropping-particle":"","parse-names":false,"suffix":""}],"container-title":"mBio","id":"ITEM-3","issue":"5","issued":{"date-parts":[["2017","11","3"]]},"page":"e01537-17","publisher":"American Society for Microbiology","title":"Disarming Fungal Pathogens: Bacillus safensis Inhibits Virulence Factor Production and Biofilm Formation by Cryptococcus neoformans and Candida albicans.","type":"article-journal","volume":"8"},"uris":["http://www.mendeley.com/documents/?uuid=a1835272-e427-3fb2-8253-8f24dec844af"]}],"mendeley":{"formattedCitation":"&lt;sup&gt;17–19&lt;/sup&gt;","plainTextFormattedCitation":"17–19","previouslyFormattedCitation":"&lt;sup&gt;17–19&lt;/sup&gt;"},"properties":{"noteIndex":0},"schema":"https://github.com/citation-style-language/schema/raw/master/csl-citation.json"}</w:instrText>
      </w:r>
      <w:r w:rsidR="00F67C3E">
        <w:rPr>
          <w:rFonts w:ascii="Calibri" w:eastAsia="Calibri" w:hAnsi="Calibri" w:cs="Calibri"/>
          <w:color w:val="000000"/>
          <w:sz w:val="24"/>
          <w:szCs w:val="24"/>
          <w:u w:color="000000"/>
          <w:bdr w:val="nil"/>
          <w:lang w:val="en-US" w:eastAsia="en-GB"/>
        </w:rPr>
        <w:fldChar w:fldCharType="separate"/>
      </w:r>
      <w:r w:rsidR="00012B2E" w:rsidRPr="00012B2E">
        <w:rPr>
          <w:rFonts w:ascii="Calibri" w:eastAsia="Calibri" w:hAnsi="Calibri" w:cs="Calibri"/>
          <w:noProof/>
          <w:color w:val="000000"/>
          <w:sz w:val="24"/>
          <w:szCs w:val="24"/>
          <w:u w:color="000000"/>
          <w:bdr w:val="nil"/>
          <w:vertAlign w:val="superscript"/>
          <w:lang w:val="en-US" w:eastAsia="en-GB"/>
        </w:rPr>
        <w:t>17–19</w:t>
      </w:r>
      <w:r w:rsidR="00F67C3E">
        <w:rPr>
          <w:rFonts w:ascii="Calibri" w:eastAsia="Calibri" w:hAnsi="Calibri" w:cs="Calibri"/>
          <w:color w:val="000000"/>
          <w:sz w:val="24"/>
          <w:szCs w:val="24"/>
          <w:u w:color="000000"/>
          <w:bdr w:val="nil"/>
          <w:lang w:val="en-US" w:eastAsia="en-GB"/>
        </w:rPr>
        <w:fldChar w:fldCharType="end"/>
      </w:r>
      <w:r w:rsidR="002832AB">
        <w:rPr>
          <w:rFonts w:ascii="Calibri" w:eastAsia="Calibri" w:hAnsi="Calibri" w:cs="Calibri"/>
          <w:color w:val="000000"/>
          <w:sz w:val="24"/>
          <w:szCs w:val="24"/>
          <w:u w:color="000000"/>
          <w:bdr w:val="nil"/>
          <w:lang w:val="en-US" w:eastAsia="en-GB"/>
        </w:rPr>
        <w:t>.</w:t>
      </w:r>
      <w:r w:rsidR="00047350">
        <w:rPr>
          <w:rFonts w:ascii="Calibri" w:eastAsia="Calibri" w:hAnsi="Calibri" w:cs="Calibri"/>
          <w:color w:val="000000"/>
          <w:sz w:val="24"/>
          <w:szCs w:val="24"/>
          <w:u w:color="000000"/>
          <w:bdr w:val="nil"/>
          <w:lang w:val="en-US" w:eastAsia="en-GB"/>
        </w:rPr>
        <w:t xml:space="preserve"> </w:t>
      </w:r>
      <w:commentRangeStart w:id="75"/>
      <w:del w:id="76" w:author="Edward Wallace" w:date="2019-04-30T07:47:00Z">
        <w:r w:rsidR="002832AB" w:rsidDel="00A03947">
          <w:rPr>
            <w:rFonts w:ascii="Calibri" w:eastAsia="Calibri" w:hAnsi="Calibri" w:cs="Calibri"/>
            <w:color w:val="000000"/>
            <w:sz w:val="24"/>
            <w:szCs w:val="24"/>
            <w:u w:color="000000"/>
            <w:bdr w:val="nil"/>
            <w:lang w:val="en-US" w:eastAsia="en-GB"/>
          </w:rPr>
          <w:delText>Microbial cell wall components</w:delText>
        </w:r>
        <w:r w:rsidR="002832AB" w:rsidRPr="002832AB" w:rsidDel="00A03947">
          <w:rPr>
            <w:rFonts w:ascii="Calibri" w:eastAsia="Calibri" w:hAnsi="Calibri" w:cs="Calibri"/>
            <w:color w:val="000000"/>
            <w:sz w:val="24"/>
            <w:szCs w:val="24"/>
            <w:u w:color="000000"/>
            <w:bdr w:val="nil"/>
            <w:lang w:val="en-US" w:eastAsia="en-GB"/>
          </w:rPr>
          <w:delText xml:space="preserve"> are increasingly recognized as important signaling molecules that can inhibit growth and virulence factors and in</w:delText>
        </w:r>
        <w:r w:rsidR="002832AB" w:rsidDel="00A03947">
          <w:rPr>
            <w:rFonts w:ascii="Calibri" w:eastAsia="Calibri" w:hAnsi="Calibri" w:cs="Calibri"/>
            <w:color w:val="000000"/>
            <w:sz w:val="24"/>
            <w:szCs w:val="24"/>
            <w:u w:color="000000"/>
            <w:bdr w:val="nil"/>
            <w:lang w:val="en-US" w:eastAsia="en-GB"/>
          </w:rPr>
          <w:delText xml:space="preserve">fluence morphology of other microbes. </w:delText>
        </w:r>
      </w:del>
      <w:r w:rsidR="002832AB">
        <w:rPr>
          <w:rFonts w:ascii="Calibri" w:eastAsia="Calibri" w:hAnsi="Calibri" w:cs="Calibri"/>
          <w:color w:val="000000"/>
          <w:sz w:val="24"/>
          <w:szCs w:val="24"/>
          <w:u w:color="000000"/>
          <w:bdr w:val="nil"/>
          <w:lang w:val="en-US" w:eastAsia="en-GB"/>
        </w:rPr>
        <w:t>The lungs of immunocompromised people are frequently colonized by bacteria and fungi</w:t>
      </w:r>
      <w:r w:rsidR="002832AB">
        <w:rPr>
          <w:rFonts w:ascii="Calibri" w:eastAsia="Calibri" w:hAnsi="Calibri" w:cs="Calibri"/>
          <w:color w:val="000000"/>
          <w:sz w:val="24"/>
          <w:szCs w:val="24"/>
          <w:u w:color="000000"/>
          <w:bdr w:val="nil"/>
          <w:lang w:val="en-US" w:eastAsia="en-GB"/>
        </w:rPr>
        <w:fldChar w:fldCharType="begin" w:fldLock="1"/>
      </w:r>
      <w:r w:rsidR="00012B2E">
        <w:rPr>
          <w:rFonts w:ascii="Calibri" w:eastAsia="Calibri" w:hAnsi="Calibri" w:cs="Calibri"/>
          <w:color w:val="000000"/>
          <w:sz w:val="24"/>
          <w:szCs w:val="24"/>
          <w:u w:color="000000"/>
          <w:bdr w:val="nil"/>
          <w:lang w:val="en-US" w:eastAsia="en-GB"/>
        </w:rPr>
        <w:instrText>ADDIN CSL_CITATION {"citationItems":[{"id":"ITEM-1","itemData":{"DOI":"10.1038/nrmicro2313","ISSN":"1740-1526","abstract":"The human body plays host to interactions between a diverse range of microorganisms, including bacteria and fungi. In this Review, Mylonakis and colleagues describe the characteristics of medically important bacterial–fungal interactions and highlight how imbalances in these interactions can contribute to human disease.","author":[{"dropping-particle":"","family":"Peleg","given":"Anton Y.","non-dropping-particle":"","parse-names":false,"suffix":""},{"dropping-particle":"","family":"Hogan","given":"Deborah A.","non-dropping-particle":"","parse-names":false,"suffix":""},{"dropping-particle":"","family":"Mylonakis","given":"Eleftherios","non-dropping-particle":"","parse-names":false,"suffix":""}],"container-title":"Nature Reviews Microbiology","id":"ITEM-1","issue":"5","issued":{"date-parts":[["2010","5","29"]]},"page":"340-349","publisher":"Nature Publishing Group","title":"Medically important bacterial–fungal interactions","type":"article-journal","volume":"8"},"uris":["http://www.mendeley.com/documents/?uuid=a3cc2b6b-a531-34ee-9d86-16ad4496c1f2"]}],"mendeley":{"formattedCitation":"&lt;sup&gt;20&lt;/sup&gt;","plainTextFormattedCitation":"20","previouslyFormattedCitation":"&lt;sup&gt;20&lt;/sup&gt;"},"properties":{"noteIndex":0},"schema":"https://github.com/citation-style-language/schema/raw/master/csl-citation.json"}</w:instrText>
      </w:r>
      <w:r w:rsidR="002832AB">
        <w:rPr>
          <w:rFonts w:ascii="Calibri" w:eastAsia="Calibri" w:hAnsi="Calibri" w:cs="Calibri"/>
          <w:color w:val="000000"/>
          <w:sz w:val="24"/>
          <w:szCs w:val="24"/>
          <w:u w:color="000000"/>
          <w:bdr w:val="nil"/>
          <w:lang w:val="en-US" w:eastAsia="en-GB"/>
        </w:rPr>
        <w:fldChar w:fldCharType="separate"/>
      </w:r>
      <w:r w:rsidR="00012B2E" w:rsidRPr="00012B2E">
        <w:rPr>
          <w:rFonts w:ascii="Calibri" w:eastAsia="Calibri" w:hAnsi="Calibri" w:cs="Calibri"/>
          <w:noProof/>
          <w:color w:val="000000"/>
          <w:sz w:val="24"/>
          <w:szCs w:val="24"/>
          <w:u w:color="000000"/>
          <w:bdr w:val="nil"/>
          <w:vertAlign w:val="superscript"/>
          <w:lang w:val="en-US" w:eastAsia="en-GB"/>
        </w:rPr>
        <w:t>20</w:t>
      </w:r>
      <w:r w:rsidR="002832AB">
        <w:rPr>
          <w:rFonts w:ascii="Calibri" w:eastAsia="Calibri" w:hAnsi="Calibri" w:cs="Calibri"/>
          <w:color w:val="000000"/>
          <w:sz w:val="24"/>
          <w:szCs w:val="24"/>
          <w:u w:color="000000"/>
          <w:bdr w:val="nil"/>
          <w:lang w:val="en-US" w:eastAsia="en-GB"/>
        </w:rPr>
        <w:fldChar w:fldCharType="end"/>
      </w:r>
      <w:r w:rsidR="009A1DBE">
        <w:rPr>
          <w:rFonts w:ascii="Calibri" w:eastAsia="Calibri" w:hAnsi="Calibri" w:cs="Calibri"/>
          <w:color w:val="000000"/>
          <w:sz w:val="24"/>
          <w:szCs w:val="24"/>
          <w:u w:color="000000"/>
          <w:bdr w:val="nil"/>
          <w:lang w:val="en-US" w:eastAsia="en-GB"/>
        </w:rPr>
        <w:t xml:space="preserve"> which will disturb the natural microbiome within this organ</w:t>
      </w:r>
      <w:r w:rsidR="002832AB">
        <w:rPr>
          <w:rFonts w:ascii="Calibri" w:eastAsia="Calibri" w:hAnsi="Calibri" w:cs="Calibri"/>
          <w:color w:val="000000"/>
          <w:sz w:val="24"/>
          <w:szCs w:val="24"/>
          <w:u w:color="000000"/>
          <w:bdr w:val="nil"/>
          <w:lang w:val="en-US" w:eastAsia="en-GB"/>
        </w:rPr>
        <w:t>.</w:t>
      </w:r>
      <w:commentRangeEnd w:id="75"/>
      <w:r w:rsidR="00A03947">
        <w:rPr>
          <w:rStyle w:val="CommentReference"/>
        </w:rPr>
        <w:commentReference w:id="75"/>
      </w:r>
      <w:r w:rsidR="002832AB">
        <w:rPr>
          <w:rFonts w:ascii="Calibri" w:eastAsia="Calibri" w:hAnsi="Calibri" w:cs="Calibri"/>
          <w:color w:val="000000"/>
          <w:sz w:val="24"/>
          <w:szCs w:val="24"/>
          <w:u w:color="000000"/>
          <w:bdr w:val="nil"/>
          <w:lang w:val="en-US" w:eastAsia="en-GB"/>
        </w:rPr>
        <w:t xml:space="preserve"> </w:t>
      </w:r>
      <w:commentRangeStart w:id="77"/>
      <w:ins w:id="78" w:author="Edward Wallace" w:date="2019-04-30T07:47:00Z">
        <w:r w:rsidR="00A03947">
          <w:rPr>
            <w:rFonts w:ascii="Calibri" w:eastAsia="Calibri" w:hAnsi="Calibri" w:cs="Calibri"/>
            <w:color w:val="000000"/>
            <w:sz w:val="24"/>
            <w:szCs w:val="24"/>
            <w:u w:color="000000"/>
            <w:bdr w:val="nil"/>
            <w:lang w:val="en-US" w:eastAsia="en-GB"/>
          </w:rPr>
          <w:t>Microbial cell wall components</w:t>
        </w:r>
        <w:r w:rsidR="00A03947" w:rsidRPr="002832AB">
          <w:rPr>
            <w:rFonts w:ascii="Calibri" w:eastAsia="Calibri" w:hAnsi="Calibri" w:cs="Calibri"/>
            <w:color w:val="000000"/>
            <w:sz w:val="24"/>
            <w:szCs w:val="24"/>
            <w:u w:color="000000"/>
            <w:bdr w:val="nil"/>
            <w:lang w:val="en-US" w:eastAsia="en-GB"/>
          </w:rPr>
          <w:t xml:space="preserve"> are increasingly recognized as important signaling molecules that can inhibit growth and virulence factors and in</w:t>
        </w:r>
        <w:r w:rsidR="00A03947">
          <w:rPr>
            <w:rFonts w:ascii="Calibri" w:eastAsia="Calibri" w:hAnsi="Calibri" w:cs="Calibri"/>
            <w:color w:val="000000"/>
            <w:sz w:val="24"/>
            <w:szCs w:val="24"/>
            <w:u w:color="000000"/>
            <w:bdr w:val="nil"/>
            <w:lang w:val="en-US" w:eastAsia="en-GB"/>
          </w:rPr>
          <w:t>fluence morphology of other microbes</w:t>
        </w:r>
        <w:commentRangeEnd w:id="77"/>
        <w:r w:rsidR="00A03947">
          <w:rPr>
            <w:rStyle w:val="CommentReference"/>
          </w:rPr>
          <w:commentReference w:id="77"/>
        </w:r>
        <w:r w:rsidR="00A03947">
          <w:rPr>
            <w:rFonts w:ascii="Calibri" w:eastAsia="Calibri" w:hAnsi="Calibri" w:cs="Calibri"/>
            <w:color w:val="000000"/>
            <w:sz w:val="24"/>
            <w:szCs w:val="24"/>
            <w:u w:color="000000"/>
            <w:bdr w:val="nil"/>
            <w:lang w:val="en-US" w:eastAsia="en-GB"/>
          </w:rPr>
          <w:t xml:space="preserve">. </w:t>
        </w:r>
      </w:ins>
      <w:r w:rsidR="002832AB" w:rsidRPr="0079335A">
        <w:rPr>
          <w:rFonts w:ascii="Calibri" w:eastAsia="Calibri" w:hAnsi="Calibri" w:cs="Calibri"/>
          <w:color w:val="000000"/>
          <w:sz w:val="24"/>
          <w:szCs w:val="24"/>
          <w:u w:color="000000"/>
          <w:bdr w:val="nil"/>
          <w:lang w:val="en-US" w:eastAsia="en-GB"/>
        </w:rPr>
        <w:t xml:space="preserve">The Ballou lab have shown that </w:t>
      </w:r>
      <w:ins w:id="80" w:author="Edward Wallace" w:date="2019-04-29T23:32:00Z">
        <w:r w:rsidR="00FF7430">
          <w:rPr>
            <w:rFonts w:ascii="Calibri" w:eastAsia="Calibri" w:hAnsi="Calibri" w:cs="Calibri"/>
            <w:color w:val="000000"/>
            <w:sz w:val="24"/>
            <w:szCs w:val="24"/>
            <w:u w:color="000000"/>
            <w:bdr w:val="nil"/>
            <w:lang w:val="en-US" w:eastAsia="en-GB"/>
          </w:rPr>
          <w:t xml:space="preserve">the </w:t>
        </w:r>
      </w:ins>
      <w:del w:id="81" w:author="Edward Wallace" w:date="2019-04-29T23:32:00Z">
        <w:r w:rsidR="00A16858" w:rsidDel="00FF7430">
          <w:rPr>
            <w:rFonts w:ascii="Calibri" w:eastAsia="Calibri" w:hAnsi="Calibri" w:cs="Calibri"/>
            <w:color w:val="000000"/>
            <w:sz w:val="24"/>
            <w:szCs w:val="24"/>
            <w:u w:color="000000"/>
            <w:bdr w:val="nil"/>
            <w:lang w:val="en-US" w:eastAsia="en-GB"/>
          </w:rPr>
          <w:delText>the serum compound</w:delText>
        </w:r>
      </w:del>
      <w:ins w:id="82" w:author="Edward Wallace" w:date="2019-04-29T23:32:00Z">
        <w:r w:rsidR="00FF7430">
          <w:rPr>
            <w:rFonts w:ascii="Calibri" w:eastAsia="Calibri" w:hAnsi="Calibri" w:cs="Calibri"/>
            <w:color w:val="000000"/>
            <w:sz w:val="24"/>
            <w:szCs w:val="24"/>
            <w:u w:color="000000"/>
            <w:bdr w:val="nil"/>
            <w:lang w:val="en-US" w:eastAsia="en-GB"/>
          </w:rPr>
          <w:t>cell wall component</w:t>
        </w:r>
      </w:ins>
      <w:r w:rsidR="00A16858">
        <w:rPr>
          <w:rFonts w:ascii="Calibri" w:eastAsia="Calibri" w:hAnsi="Calibri" w:cs="Calibri"/>
          <w:color w:val="000000"/>
          <w:sz w:val="24"/>
          <w:szCs w:val="24"/>
          <w:u w:color="000000"/>
          <w:bdr w:val="nil"/>
          <w:lang w:val="en-US" w:eastAsia="en-GB"/>
        </w:rPr>
        <w:t xml:space="preserve">, Muramyl Dipeptide, </w:t>
      </w:r>
      <w:del w:id="83" w:author="Edward Wallace" w:date="2019-04-30T07:47:00Z">
        <w:r w:rsidR="00A16858" w:rsidDel="00A03947">
          <w:rPr>
            <w:rFonts w:ascii="Calibri" w:eastAsia="Calibri" w:hAnsi="Calibri" w:cs="Calibri"/>
            <w:color w:val="000000"/>
            <w:sz w:val="24"/>
            <w:szCs w:val="24"/>
            <w:u w:color="000000"/>
            <w:bdr w:val="nil"/>
            <w:lang w:val="en-US" w:eastAsia="en-GB"/>
          </w:rPr>
          <w:delText xml:space="preserve">can </w:delText>
        </w:r>
      </w:del>
      <w:del w:id="84" w:author="Edward Wallace" w:date="2019-04-30T07:42:00Z">
        <w:r w:rsidR="002832AB" w:rsidRPr="0079335A" w:rsidDel="00A03947">
          <w:rPr>
            <w:rFonts w:ascii="Calibri" w:eastAsia="Calibri" w:hAnsi="Calibri" w:cs="Calibri"/>
            <w:color w:val="000000"/>
            <w:sz w:val="24"/>
            <w:szCs w:val="24"/>
            <w:u w:color="000000"/>
            <w:bdr w:val="nil"/>
            <w:lang w:val="en-US" w:eastAsia="en-GB"/>
          </w:rPr>
          <w:delText xml:space="preserve">modify the morphology </w:delText>
        </w:r>
      </w:del>
      <w:ins w:id="85" w:author="Edward Wallace" w:date="2019-04-30T07:42:00Z">
        <w:r w:rsidR="00A03947">
          <w:rPr>
            <w:rFonts w:ascii="Calibri" w:eastAsia="Calibri" w:hAnsi="Calibri" w:cs="Calibri"/>
            <w:color w:val="000000"/>
            <w:sz w:val="24"/>
            <w:szCs w:val="24"/>
            <w:u w:color="000000"/>
            <w:bdr w:val="nil"/>
            <w:lang w:val="en-US" w:eastAsia="en-GB"/>
          </w:rPr>
          <w:t>induce</w:t>
        </w:r>
      </w:ins>
      <w:ins w:id="86" w:author="Edward Wallace" w:date="2019-04-30T07:47:00Z">
        <w:r w:rsidR="00A03947">
          <w:rPr>
            <w:rFonts w:ascii="Calibri" w:eastAsia="Calibri" w:hAnsi="Calibri" w:cs="Calibri"/>
            <w:color w:val="000000"/>
            <w:sz w:val="24"/>
            <w:szCs w:val="24"/>
            <w:u w:color="000000"/>
            <w:bdr w:val="nil"/>
            <w:lang w:val="en-US" w:eastAsia="en-GB"/>
          </w:rPr>
          <w:t>s</w:t>
        </w:r>
      </w:ins>
      <w:ins w:id="87" w:author="Edward Wallace" w:date="2019-04-30T07:42:00Z">
        <w:r w:rsidR="00A03947">
          <w:rPr>
            <w:rFonts w:ascii="Calibri" w:eastAsia="Calibri" w:hAnsi="Calibri" w:cs="Calibri"/>
            <w:color w:val="000000"/>
            <w:sz w:val="24"/>
            <w:szCs w:val="24"/>
            <w:u w:color="000000"/>
            <w:bdr w:val="nil"/>
            <w:lang w:val="en-US" w:eastAsia="en-GB"/>
          </w:rPr>
          <w:t xml:space="preserve"> a morphological change </w:t>
        </w:r>
      </w:ins>
      <w:r w:rsidR="002832AB" w:rsidRPr="0079335A">
        <w:rPr>
          <w:rFonts w:ascii="Calibri" w:eastAsia="Calibri" w:hAnsi="Calibri" w:cs="Calibri"/>
          <w:color w:val="000000"/>
          <w:sz w:val="24"/>
          <w:szCs w:val="24"/>
          <w:u w:color="000000"/>
          <w:bdr w:val="nil"/>
          <w:lang w:val="en-US" w:eastAsia="en-GB"/>
        </w:rPr>
        <w:t xml:space="preserve">of </w:t>
      </w:r>
      <w:r w:rsidR="002832AB" w:rsidRPr="0079335A">
        <w:rPr>
          <w:rFonts w:ascii="Calibri" w:eastAsia="Calibri" w:hAnsi="Calibri" w:cs="Calibri"/>
          <w:i/>
          <w:color w:val="000000"/>
          <w:sz w:val="24"/>
          <w:szCs w:val="24"/>
          <w:u w:color="000000"/>
          <w:bdr w:val="nil"/>
          <w:lang w:val="en-US" w:eastAsia="en-GB"/>
        </w:rPr>
        <w:t>C. neoformans</w:t>
      </w:r>
      <w:r w:rsidR="002832AB" w:rsidRPr="0079335A">
        <w:rPr>
          <w:rFonts w:ascii="Calibri" w:eastAsia="Calibri" w:hAnsi="Calibri" w:cs="Calibri"/>
          <w:color w:val="000000"/>
          <w:sz w:val="24"/>
          <w:szCs w:val="24"/>
          <w:u w:color="000000"/>
          <w:bdr w:val="nil"/>
          <w:lang w:val="en-US" w:eastAsia="en-GB"/>
        </w:rPr>
        <w:t xml:space="preserve"> from a normal yeast cell </w:t>
      </w:r>
      <w:r w:rsidR="002832AB">
        <w:rPr>
          <w:rFonts w:ascii="Calibri" w:eastAsia="Calibri" w:hAnsi="Calibri" w:cs="Calibri"/>
          <w:color w:val="000000"/>
          <w:sz w:val="24"/>
          <w:szCs w:val="24"/>
          <w:u w:color="000000"/>
          <w:bdr w:val="nil"/>
          <w:lang w:val="en-US" w:eastAsia="en-GB"/>
        </w:rPr>
        <w:t>to a large polyploid titan cell</w:t>
      </w:r>
      <w:r w:rsidR="002832AB" w:rsidRPr="0079335A">
        <w:rPr>
          <w:rFonts w:ascii="Calibri" w:eastAsia="Calibri" w:hAnsi="Calibri" w:cs="Calibri"/>
          <w:color w:val="000000"/>
          <w:sz w:val="24"/>
          <w:szCs w:val="24"/>
          <w:u w:color="000000"/>
          <w:bdr w:val="nil"/>
          <w:vertAlign w:val="superscript"/>
          <w:lang w:val="en-US" w:eastAsia="en-GB"/>
        </w:rPr>
        <w:fldChar w:fldCharType="begin" w:fldLock="1"/>
      </w:r>
      <w:r w:rsidR="00012B2E">
        <w:rPr>
          <w:rFonts w:ascii="Calibri" w:eastAsia="Calibri" w:hAnsi="Calibri" w:cs="Calibri"/>
          <w:color w:val="000000"/>
          <w:sz w:val="24"/>
          <w:szCs w:val="24"/>
          <w:u w:color="000000"/>
          <w:bdr w:val="nil"/>
          <w:lang w:val="en-US" w:eastAsia="en-GB"/>
        </w:rPr>
        <w:instrText>ADDIN CSL_CITATION {"citationItems":[{"id":"ITEM-1","itemData":{"DOI":"10.1371/journal.ppat.1006978","ISSN":"1553-7374","abstract":"Fungal cells change shape in response to environmental stimuli, and these morphogenic transitions drive pathogenesis and niche adaptation. For example, dimorphic fungi switch between yeast and hyphae in response to changing temperature. The basidiomycete Cryptococcus neoformans undergoes an unusual morphogenetic transition in the host lung from haploid yeast to large, highly polyploid cells termed Titan cells. Titan cells influence fungal interaction with host cells, including through increased drug resistance, altered cell size, and altered Pathogen Associated Molecular Pattern exposure. Despite the important role these cells play in pathogenesis, understanding the environmental stimuli that drive the morphological transition, and the molecular mechanisms underlying their unique biology, has been hampered by the lack of a reproducible in vitro induction system. Here we demonstrate reproducible in vitro Titan cell induction in response to environmental stimuli consistent with the host lung. In vitro Titan cells exhibit all the properties of in vivo generated Titan cells, the current gold standard, including altered capsule, cell wall, size, high mother cell ploidy, and aneuploid progeny. We identify the bacterial peptidoglycan subunit Muramyl Dipeptide as a serum compound associated with shift in cell size and ploidy, and demonstrate the capacity of bronchial lavage fluid and bacterial co-culture to induce Titanisation. Additionally, we demonstrate the capacity of our assay to identify established (cAMP/PKA) and previously undescribed (USV101) regulators of Titanisation in vitro. Finally, we investigate the Titanisation capacity of clinical isolates and their impact on disease outcome. Together, these findings provide new insight into the environmental stimuli and molecular mechanisms underlying the yeast-to-Titan transition and establish an essential in vitro model for the future characterization of this important morphotype.","author":[{"dropping-particle":"","family":"Dambuza","given":"Ivy M.","non-dropping-particle":"","parse-names":false,"suffix":""},{"dropping-particle":"","family":"Drake","given":"Thomas","non-dropping-particle":"","parse-names":false,"suffix":""},{"dropping-particle":"","family":"Chapuis","given":"Ambre","non-dropping-particle":"","parse-names":false,"suffix":""},{"dropping-particle":"","family":"Zhou","given":"Xin","non-dropping-particle":"","parse-names":false,"suffix":""},{"dropping-particle":"","family":"Correia","given":"Joao","non-dropping-particle":"","parse-names":false,"suffix":""},{"dropping-particle":"","family":"Taylor-Smith","given":"Leanne","non-dropping-particle":"","parse-names":false,"suffix":""},{"dropping-particle":"","family":"LeGrave","given":"Nathalie","non-dropping-particle":"","parse-names":false,"suffix":""},{"dropping-particle":"","family":"Rasmussen","given":"Tim","non-dropping-particle":"","parse-names":false,"suffix":""},{"dropping-particle":"","family":"Fisher","given":"Matthew C.","non-dropping-particle":"","parse-names":false,"suffix":""},{"dropping-particle":"","family":"Bicanic","given":"Tihana","non-dropping-particle":"","parse-names":false,"suffix":""},{"dropping-particle":"","family":"Harrison","given":"Thomas S.","non-dropping-particle":"","parse-names":false,"suffix":""},{"dropping-particle":"","family":"Jaspars","given":"Marcel","non-dropping-particle":"","parse-names":false,"suffix":""},{"dropping-particle":"","family":"May","given":"Robin C.","non-dropping-particle":"","parse-names":false,"suffix":""},{"dropping-particle":"","family":"Brown","given":"Gordon D.","non-dropping-particle":"","parse-names":false,"suffix":""},{"dropping-particle":"","family":"Yuecel","given":"Raif","non-dropping-particle":"","parse-names":false,"suffix":""},{"dropping-particle":"","family":"MacCallum","given":"Donna M.","non-dropping-particle":"","parse-names":false,"suffix":""},{"dropping-particle":"","family":"Ballou","given":"Elizabeth R.","non-dropping-particle":"","parse-names":false,"suffix":""}],"container-title":"PLOS Pathogens","editor":[{"dropping-particle":"","family":"Mitchell","given":"Aaron P.","non-dropping-particle":"","parse-names":false,"suffix":""}],"id":"ITEM-1","issue":"5","issued":{"date-parts":[["2018","5","18"]]},"page":"e1006978","publisher":"Public Library of Science","title":"The Cryptococcus neoformans Titan cell is an inducible and regulated morphotype underlying pathogenesis","type":"article-journal","volume":"14"},"uris":["http://www.mendeley.com/documents/?uuid=2f1ba7d9-0e59-3e1d-bae3-ed494d4bb3fa"]}],"mendeley":{"formattedCitation":"&lt;sup&gt;21&lt;/sup&gt;","plainTextFormattedCitation":"21","previouslyFormattedCitation":"&lt;sup&gt;21&lt;/sup&gt;"},"properties":{"noteIndex":0},"schema":"https://github.com/citation-style-language/schema/raw/master/csl-citation.json"}</w:instrText>
      </w:r>
      <w:r w:rsidR="002832AB" w:rsidRPr="0079335A">
        <w:rPr>
          <w:rFonts w:ascii="Calibri" w:eastAsia="Calibri" w:hAnsi="Calibri" w:cs="Calibri"/>
          <w:color w:val="000000"/>
          <w:sz w:val="24"/>
          <w:szCs w:val="24"/>
          <w:u w:color="000000"/>
          <w:bdr w:val="nil"/>
          <w:vertAlign w:val="superscript"/>
          <w:lang w:val="en-US" w:eastAsia="en-GB"/>
        </w:rPr>
        <w:fldChar w:fldCharType="separate"/>
      </w:r>
      <w:r w:rsidR="00012B2E" w:rsidRPr="00012B2E">
        <w:rPr>
          <w:rFonts w:ascii="Calibri" w:eastAsia="Calibri" w:hAnsi="Calibri" w:cs="Calibri"/>
          <w:bCs/>
          <w:noProof/>
          <w:color w:val="000000"/>
          <w:sz w:val="24"/>
          <w:szCs w:val="24"/>
          <w:u w:color="000000"/>
          <w:bdr w:val="nil"/>
          <w:vertAlign w:val="superscript"/>
          <w:lang w:val="en-US" w:eastAsia="en-GB"/>
        </w:rPr>
        <w:t>21</w:t>
      </w:r>
      <w:r w:rsidR="002832AB" w:rsidRPr="0079335A">
        <w:rPr>
          <w:rFonts w:ascii="Calibri" w:eastAsia="Calibri" w:hAnsi="Calibri" w:cs="Calibri"/>
          <w:color w:val="000000"/>
          <w:sz w:val="24"/>
          <w:szCs w:val="24"/>
          <w:u w:color="000000"/>
          <w:bdr w:val="nil"/>
          <w:vertAlign w:val="superscript"/>
          <w:lang w:val="en-US" w:eastAsia="en-GB"/>
        </w:rPr>
        <w:fldChar w:fldCharType="end"/>
      </w:r>
      <w:r w:rsidR="002832AB" w:rsidRPr="0079335A">
        <w:rPr>
          <w:rFonts w:ascii="Calibri" w:eastAsia="Calibri" w:hAnsi="Calibri" w:cs="Calibri"/>
          <w:color w:val="000000"/>
          <w:sz w:val="24"/>
          <w:szCs w:val="24"/>
          <w:u w:color="000000"/>
          <w:bdr w:val="nil"/>
          <w:lang w:val="en-US" w:eastAsia="en-GB"/>
        </w:rPr>
        <w:t xml:space="preserve">. </w:t>
      </w:r>
    </w:p>
    <w:p w14:paraId="19037E12" w14:textId="4041DB52" w:rsidR="00D8071E" w:rsidRDefault="002941C5" w:rsidP="0079335A">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r>
        <w:rPr>
          <w:rFonts w:ascii="Calibri" w:eastAsia="Calibri" w:hAnsi="Calibri" w:cs="Calibri"/>
          <w:color w:val="000000"/>
          <w:sz w:val="24"/>
          <w:szCs w:val="24"/>
          <w:u w:color="000000"/>
          <w:bdr w:val="nil"/>
          <w:lang w:val="en-US" w:eastAsia="en-GB"/>
        </w:rPr>
        <w:t>How c</w:t>
      </w:r>
      <w:r w:rsidR="002832AB">
        <w:rPr>
          <w:rFonts w:ascii="Calibri" w:eastAsia="Calibri" w:hAnsi="Calibri" w:cs="Calibri"/>
          <w:color w:val="000000"/>
          <w:sz w:val="24"/>
          <w:szCs w:val="24"/>
          <w:u w:color="000000"/>
          <w:bdr w:val="nil"/>
          <w:lang w:val="en-US" w:eastAsia="en-GB"/>
        </w:rPr>
        <w:t xml:space="preserve">an bacterial cell wall components influence the behavior of co-infecting fungal pathogens? Can these activities be exploited to attenuate fungal virulence and do other bacterial cell wall components have a similar effect? I will investigate the effect of bacterial cell wall components on </w:t>
      </w:r>
      <w:del w:id="88" w:author="Edward Wallace" w:date="2019-04-30T07:53:00Z">
        <w:r w:rsidR="002832AB" w:rsidRPr="00444B45" w:rsidDel="00444B45">
          <w:rPr>
            <w:rFonts w:ascii="Calibri" w:eastAsia="Calibri" w:hAnsi="Calibri" w:cs="Calibri"/>
            <w:i/>
            <w:color w:val="000000"/>
            <w:sz w:val="24"/>
            <w:szCs w:val="24"/>
            <w:u w:color="000000"/>
            <w:bdr w:val="nil"/>
            <w:lang w:val="en-US" w:eastAsia="en-GB"/>
            <w:rPrChange w:id="89" w:author="Edward Wallace" w:date="2019-04-30T07:53:00Z">
              <w:rPr>
                <w:rFonts w:ascii="Calibri" w:eastAsia="Calibri" w:hAnsi="Calibri" w:cs="Calibri"/>
                <w:color w:val="000000"/>
                <w:sz w:val="24"/>
                <w:szCs w:val="24"/>
                <w:u w:color="000000"/>
                <w:bdr w:val="nil"/>
                <w:lang w:val="en-US" w:eastAsia="en-GB"/>
              </w:rPr>
            </w:rPrChange>
          </w:rPr>
          <w:delText xml:space="preserve">the induction of capsule in </w:delText>
        </w:r>
      </w:del>
      <w:r w:rsidR="002832AB" w:rsidRPr="00444B45">
        <w:rPr>
          <w:rFonts w:ascii="Calibri" w:eastAsia="Calibri" w:hAnsi="Calibri" w:cs="Calibri"/>
          <w:i/>
          <w:color w:val="000000"/>
          <w:sz w:val="24"/>
          <w:szCs w:val="24"/>
          <w:u w:color="000000"/>
          <w:bdr w:val="nil"/>
          <w:lang w:val="en-US" w:eastAsia="en-GB"/>
          <w:rPrChange w:id="90" w:author="Edward Wallace" w:date="2019-04-30T07:53:00Z">
            <w:rPr>
              <w:rFonts w:ascii="Calibri" w:eastAsia="Calibri" w:hAnsi="Calibri" w:cs="Calibri"/>
              <w:color w:val="000000"/>
              <w:sz w:val="24"/>
              <w:szCs w:val="24"/>
              <w:u w:color="000000"/>
              <w:bdr w:val="nil"/>
              <w:lang w:val="en-US" w:eastAsia="en-GB"/>
            </w:rPr>
          </w:rPrChange>
        </w:rPr>
        <w:t>Cryptococcus</w:t>
      </w:r>
      <w:ins w:id="91" w:author="Edward Wallace" w:date="2019-04-30T07:53:00Z">
        <w:r w:rsidR="00444B45" w:rsidRPr="00444B45">
          <w:rPr>
            <w:rFonts w:ascii="Calibri" w:eastAsia="Calibri" w:hAnsi="Calibri" w:cs="Calibri"/>
            <w:color w:val="000000"/>
            <w:sz w:val="24"/>
            <w:szCs w:val="24"/>
            <w:u w:color="000000"/>
            <w:bdr w:val="nil"/>
            <w:lang w:val="en-US" w:eastAsia="en-GB"/>
            <w:rPrChange w:id="92" w:author="Edward Wallace" w:date="2019-04-30T07:53:00Z">
              <w:rPr>
                <w:rFonts w:ascii="Calibri" w:eastAsia="Calibri" w:hAnsi="Calibri" w:cs="Calibri"/>
                <w:i/>
                <w:color w:val="000000"/>
                <w:sz w:val="24"/>
                <w:szCs w:val="24"/>
                <w:u w:color="000000"/>
                <w:bdr w:val="nil"/>
                <w:lang w:val="en-US" w:eastAsia="en-GB"/>
              </w:rPr>
            </w:rPrChange>
          </w:rPr>
          <w:t xml:space="preserve"> phenotype</w:t>
        </w:r>
        <w:r w:rsidR="00444B45">
          <w:rPr>
            <w:rFonts w:ascii="Calibri" w:eastAsia="Calibri" w:hAnsi="Calibri" w:cs="Calibri"/>
            <w:color w:val="000000"/>
            <w:sz w:val="24"/>
            <w:szCs w:val="24"/>
            <w:u w:color="000000"/>
            <w:bdr w:val="nil"/>
            <w:lang w:val="en-US" w:eastAsia="en-GB"/>
          </w:rPr>
          <w:t xml:space="preserve"> and gene expression</w:t>
        </w:r>
      </w:ins>
      <w:r w:rsidR="002832AB">
        <w:rPr>
          <w:rFonts w:ascii="Calibri" w:eastAsia="Calibri" w:hAnsi="Calibri" w:cs="Calibri"/>
          <w:color w:val="000000"/>
          <w:sz w:val="24"/>
          <w:szCs w:val="24"/>
          <w:u w:color="000000"/>
          <w:bdr w:val="nil"/>
          <w:lang w:val="en-US" w:eastAsia="en-GB"/>
        </w:rPr>
        <w:t xml:space="preserve">, </w:t>
      </w:r>
      <w:ins w:id="93" w:author="Edward Wallace" w:date="2019-04-30T07:53:00Z">
        <w:r w:rsidR="00444B45">
          <w:rPr>
            <w:rFonts w:ascii="Calibri" w:eastAsia="Calibri" w:hAnsi="Calibri" w:cs="Calibri"/>
            <w:color w:val="000000"/>
            <w:sz w:val="24"/>
            <w:szCs w:val="24"/>
            <w:u w:color="000000"/>
            <w:bdr w:val="nil"/>
            <w:lang w:val="en-US" w:eastAsia="en-GB"/>
          </w:rPr>
          <w:t xml:space="preserve">including the </w:t>
        </w:r>
        <w:proofErr w:type="spellStart"/>
        <w:r w:rsidR="00444B45">
          <w:rPr>
            <w:rFonts w:ascii="Calibri" w:eastAsia="Calibri" w:hAnsi="Calibri" w:cs="Calibri"/>
            <w:color w:val="000000"/>
            <w:sz w:val="24"/>
            <w:szCs w:val="24"/>
            <w:u w:color="000000"/>
            <w:bdr w:val="nil"/>
            <w:lang w:val="en-US" w:eastAsia="en-GB"/>
          </w:rPr>
          <w:t>cirtical</w:t>
        </w:r>
        <w:proofErr w:type="spellEnd"/>
        <w:r w:rsidR="00444B45">
          <w:rPr>
            <w:rFonts w:ascii="Calibri" w:eastAsia="Calibri" w:hAnsi="Calibri" w:cs="Calibri"/>
            <w:color w:val="000000"/>
            <w:sz w:val="24"/>
            <w:szCs w:val="24"/>
            <w:u w:color="000000"/>
            <w:bdr w:val="nil"/>
            <w:lang w:val="en-US" w:eastAsia="en-GB"/>
          </w:rPr>
          <w:t xml:space="preserve"> virulence factor o</w:t>
        </w:r>
      </w:ins>
      <w:ins w:id="94" w:author="Edward Wallace" w:date="2019-04-30T07:54:00Z">
        <w:r w:rsidR="00444B45">
          <w:rPr>
            <w:rFonts w:ascii="Calibri" w:eastAsia="Calibri" w:hAnsi="Calibri" w:cs="Calibri"/>
            <w:color w:val="000000"/>
            <w:sz w:val="24"/>
            <w:szCs w:val="24"/>
            <w:u w:color="000000"/>
            <w:bdr w:val="nil"/>
            <w:lang w:val="en-US" w:eastAsia="en-GB"/>
          </w:rPr>
          <w:t>f capsule production.</w:t>
        </w:r>
      </w:ins>
      <w:del w:id="95" w:author="Edward Wallace" w:date="2019-04-30T07:54:00Z">
        <w:r w:rsidR="002832AB" w:rsidDel="00444B45">
          <w:rPr>
            <w:rFonts w:ascii="Calibri" w:eastAsia="Calibri" w:hAnsi="Calibri" w:cs="Calibri"/>
            <w:color w:val="000000"/>
            <w:sz w:val="24"/>
            <w:szCs w:val="24"/>
            <w:u w:color="000000"/>
            <w:bdr w:val="nil"/>
            <w:lang w:val="en-US" w:eastAsia="en-GB"/>
          </w:rPr>
          <w:delText>one of the main virulence factors and an early morphological response during infection</w:delText>
        </w:r>
      </w:del>
      <w:del w:id="96" w:author="Edward Wallace" w:date="2019-04-30T07:53:00Z">
        <w:r w:rsidR="002832AB" w:rsidDel="00444B45">
          <w:rPr>
            <w:rFonts w:ascii="Calibri" w:eastAsia="Calibri" w:hAnsi="Calibri" w:cs="Calibri"/>
            <w:color w:val="000000"/>
            <w:sz w:val="24"/>
            <w:szCs w:val="24"/>
            <w:u w:color="000000"/>
            <w:bdr w:val="nil"/>
            <w:lang w:val="en-US" w:eastAsia="en-GB"/>
          </w:rPr>
          <w:delText>,</w:delText>
        </w:r>
        <w:r w:rsidDel="00444B45">
          <w:rPr>
            <w:rFonts w:ascii="Calibri" w:eastAsia="Calibri" w:hAnsi="Calibri" w:cs="Calibri"/>
            <w:color w:val="000000"/>
            <w:sz w:val="24"/>
            <w:szCs w:val="24"/>
            <w:u w:color="000000"/>
            <w:bdr w:val="nil"/>
            <w:lang w:val="en-US" w:eastAsia="en-GB"/>
          </w:rPr>
          <w:delText xml:space="preserve"> and relate </w:delText>
        </w:r>
      </w:del>
      <w:del w:id="97" w:author="Edward Wallace" w:date="2019-04-29T23:33:00Z">
        <w:r w:rsidDel="00FF7430">
          <w:rPr>
            <w:rFonts w:ascii="Calibri" w:eastAsia="Calibri" w:hAnsi="Calibri" w:cs="Calibri"/>
            <w:color w:val="000000"/>
            <w:sz w:val="24"/>
            <w:szCs w:val="24"/>
            <w:u w:color="000000"/>
            <w:bdr w:val="nil"/>
            <w:lang w:val="en-US" w:eastAsia="en-GB"/>
          </w:rPr>
          <w:delText xml:space="preserve">any </w:delText>
        </w:r>
      </w:del>
      <w:del w:id="98" w:author="Edward Wallace" w:date="2019-04-30T07:53:00Z">
        <w:r w:rsidDel="00444B45">
          <w:rPr>
            <w:rFonts w:ascii="Calibri" w:eastAsia="Calibri" w:hAnsi="Calibri" w:cs="Calibri"/>
            <w:color w:val="000000"/>
            <w:sz w:val="24"/>
            <w:szCs w:val="24"/>
            <w:u w:color="000000"/>
            <w:bdr w:val="nil"/>
            <w:lang w:val="en-US" w:eastAsia="en-GB"/>
          </w:rPr>
          <w:delText>phenotypic change to gene regulation</w:delText>
        </w:r>
      </w:del>
      <w:del w:id="99" w:author="Edward Wallace" w:date="2019-04-30T07:54:00Z">
        <w:r w:rsidDel="00444B45">
          <w:rPr>
            <w:rFonts w:ascii="Calibri" w:eastAsia="Calibri" w:hAnsi="Calibri" w:cs="Calibri"/>
            <w:color w:val="000000"/>
            <w:sz w:val="24"/>
            <w:szCs w:val="24"/>
            <w:u w:color="000000"/>
            <w:bdr w:val="nil"/>
            <w:lang w:val="en-US" w:eastAsia="en-GB"/>
          </w:rPr>
          <w:delText>.</w:delText>
        </w:r>
      </w:del>
      <w:r>
        <w:rPr>
          <w:rFonts w:ascii="Calibri" w:eastAsia="Calibri" w:hAnsi="Calibri" w:cs="Calibri"/>
          <w:color w:val="000000"/>
          <w:sz w:val="24"/>
          <w:szCs w:val="24"/>
          <w:u w:color="000000"/>
          <w:bdr w:val="nil"/>
          <w:lang w:val="en-US" w:eastAsia="en-GB"/>
        </w:rPr>
        <w:t xml:space="preserve"> Studying the interactions of bacteria and fungi that colonize the lung </w:t>
      </w:r>
      <w:del w:id="100" w:author="Edward Wallace" w:date="2019-04-30T07:54:00Z">
        <w:r w:rsidDel="00444B45">
          <w:rPr>
            <w:rFonts w:ascii="Calibri" w:eastAsia="Calibri" w:hAnsi="Calibri" w:cs="Calibri"/>
            <w:color w:val="000000"/>
            <w:sz w:val="24"/>
            <w:szCs w:val="24"/>
            <w:u w:color="000000"/>
            <w:bdr w:val="nil"/>
            <w:lang w:val="en-US" w:eastAsia="en-GB"/>
          </w:rPr>
          <w:delText xml:space="preserve">in immunocompromised individuals </w:delText>
        </w:r>
      </w:del>
      <w:r>
        <w:rPr>
          <w:rFonts w:ascii="Calibri" w:eastAsia="Calibri" w:hAnsi="Calibri" w:cs="Calibri"/>
          <w:color w:val="000000"/>
          <w:sz w:val="24"/>
          <w:szCs w:val="24"/>
          <w:u w:color="000000"/>
          <w:bdr w:val="nil"/>
          <w:lang w:val="en-US" w:eastAsia="en-GB"/>
        </w:rPr>
        <w:t>and understanding how these interactions affect pathogenesis will be critical for developing novel methods to prevent these infections.</w:t>
      </w:r>
    </w:p>
    <w:p w14:paraId="2C0F2185" w14:textId="77777777" w:rsidR="0079335A" w:rsidRPr="0079335A" w:rsidRDefault="0079335A" w:rsidP="0079335A">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r w:rsidRPr="0079335A">
        <w:rPr>
          <w:rFonts w:ascii="Calibri" w:eastAsia="Calibri" w:hAnsi="Calibri" w:cs="Calibri"/>
          <w:b/>
          <w:color w:val="000000"/>
          <w:sz w:val="24"/>
          <w:szCs w:val="24"/>
          <w:u w:val="single" w:color="000000"/>
          <w:bdr w:val="nil"/>
          <w:lang w:val="en-US" w:eastAsia="en-GB"/>
        </w:rPr>
        <w:t>Objective</w:t>
      </w:r>
      <w:r w:rsidRPr="0079335A">
        <w:rPr>
          <w:rFonts w:ascii="Calibri" w:eastAsia="Calibri" w:hAnsi="Calibri" w:cs="Calibri"/>
          <w:b/>
          <w:color w:val="000000"/>
          <w:sz w:val="24"/>
          <w:szCs w:val="24"/>
          <w:u w:color="000000"/>
          <w:bdr w:val="nil"/>
          <w:lang w:val="en-US" w:eastAsia="en-GB"/>
        </w:rPr>
        <w:t>:</w:t>
      </w:r>
    </w:p>
    <w:p w14:paraId="694882A1" w14:textId="7EC289CE" w:rsidR="00CC70B7" w:rsidRDefault="00046482" w:rsidP="00046482">
      <w:pPr>
        <w:pBdr>
          <w:top w:val="nil"/>
          <w:left w:val="nil"/>
          <w:bottom w:val="nil"/>
          <w:right w:val="nil"/>
          <w:between w:val="nil"/>
          <w:bar w:val="nil"/>
        </w:pBdr>
        <w:spacing w:line="276" w:lineRule="auto"/>
        <w:rPr>
          <w:rFonts w:ascii="Calibri" w:eastAsia="Calibri" w:hAnsi="Calibri" w:cs="Calibri"/>
          <w:sz w:val="24"/>
          <w:szCs w:val="24"/>
          <w:u w:color="000000"/>
          <w:bdr w:val="nil"/>
          <w:lang w:val="en-US" w:eastAsia="en-GB"/>
        </w:rPr>
      </w:pPr>
      <w:r w:rsidRPr="0079335A">
        <w:rPr>
          <w:rFonts w:ascii="Calibri" w:eastAsia="Calibri" w:hAnsi="Calibri" w:cs="Calibri"/>
          <w:color w:val="000000"/>
          <w:sz w:val="24"/>
          <w:szCs w:val="24"/>
          <w:u w:color="000000"/>
          <w:bdr w:val="nil"/>
          <w:lang w:val="en-US" w:eastAsia="en-GB"/>
        </w:rPr>
        <w:t xml:space="preserve">I will examine the transcriptional response of </w:t>
      </w:r>
      <w:r w:rsidR="00D8071E">
        <w:rPr>
          <w:rFonts w:ascii="Calibri" w:eastAsia="Calibri" w:hAnsi="Calibri" w:cs="Calibri"/>
          <w:color w:val="000000"/>
          <w:sz w:val="24"/>
          <w:szCs w:val="24"/>
          <w:u w:color="000000"/>
          <w:bdr w:val="nil"/>
          <w:lang w:val="en-US" w:eastAsia="en-GB"/>
        </w:rPr>
        <w:t xml:space="preserve">serotypes A and D (H99 and JEC21) </w:t>
      </w:r>
      <w:r w:rsidRPr="0079335A">
        <w:rPr>
          <w:rFonts w:ascii="Calibri" w:eastAsia="Calibri" w:hAnsi="Calibri" w:cs="Calibri"/>
          <w:color w:val="000000"/>
          <w:sz w:val="24"/>
          <w:szCs w:val="24"/>
          <w:u w:color="000000"/>
          <w:bdr w:val="nil"/>
          <w:lang w:val="en-US" w:eastAsia="en-GB"/>
        </w:rPr>
        <w:t>to bacterial cell wal</w:t>
      </w:r>
      <w:r w:rsidR="00660F6E">
        <w:rPr>
          <w:rFonts w:ascii="Calibri" w:eastAsia="Calibri" w:hAnsi="Calibri" w:cs="Calibri"/>
          <w:color w:val="000000"/>
          <w:sz w:val="24"/>
          <w:szCs w:val="24"/>
          <w:u w:color="000000"/>
          <w:bdr w:val="nil"/>
          <w:lang w:val="en-US" w:eastAsia="en-GB"/>
        </w:rPr>
        <w:t>l components</w:t>
      </w:r>
      <w:r w:rsidRPr="0079335A">
        <w:rPr>
          <w:rFonts w:ascii="Calibri" w:eastAsia="Calibri" w:hAnsi="Calibri" w:cs="Calibri"/>
          <w:color w:val="000000"/>
          <w:sz w:val="24"/>
          <w:szCs w:val="24"/>
          <w:u w:color="000000"/>
          <w:bdr w:val="nil"/>
          <w:lang w:val="en-US" w:eastAsia="en-GB"/>
        </w:rPr>
        <w:t>. I will measure changes in gene expression and relate these, using microscopy, to key phenotypes to identify molecular mechanisms underlying these changes</w:t>
      </w:r>
      <w:r w:rsidR="00D81B6F">
        <w:rPr>
          <w:rFonts w:ascii="Calibri" w:eastAsia="Calibri" w:hAnsi="Calibri" w:cs="Calibri"/>
          <w:color w:val="000000"/>
          <w:sz w:val="24"/>
          <w:szCs w:val="24"/>
          <w:u w:color="000000"/>
          <w:bdr w:val="nil"/>
          <w:lang w:val="en-US" w:eastAsia="en-GB"/>
        </w:rPr>
        <w:t xml:space="preserve">. </w:t>
      </w:r>
      <w:r>
        <w:rPr>
          <w:rFonts w:ascii="Calibri" w:eastAsia="Calibri" w:hAnsi="Calibri" w:cs="Calibri"/>
          <w:sz w:val="24"/>
          <w:szCs w:val="24"/>
          <w:u w:color="000000"/>
          <w:bdr w:val="nil"/>
          <w:lang w:val="en-US" w:eastAsia="en-GB"/>
        </w:rPr>
        <w:t xml:space="preserve">I </w:t>
      </w:r>
      <w:r w:rsidRPr="0079335A">
        <w:rPr>
          <w:rFonts w:ascii="Calibri" w:eastAsia="Calibri" w:hAnsi="Calibri" w:cs="Calibri"/>
          <w:sz w:val="24"/>
          <w:szCs w:val="24"/>
          <w:u w:color="000000"/>
          <w:bdr w:val="nil"/>
          <w:lang w:val="en-US" w:eastAsia="en-GB"/>
        </w:rPr>
        <w:t xml:space="preserve">will extract RNA for analysis using RT-qPCR and RNA-seq to identify unknown enriched </w:t>
      </w:r>
      <w:r w:rsidRPr="0079335A">
        <w:rPr>
          <w:rFonts w:ascii="Calibri" w:eastAsia="Calibri" w:hAnsi="Calibri" w:cs="Calibri"/>
          <w:sz w:val="24"/>
          <w:szCs w:val="24"/>
          <w:u w:color="000000"/>
          <w:bdr w:val="nil"/>
          <w:lang w:val="en-US" w:eastAsia="en-GB"/>
        </w:rPr>
        <w:lastRenderedPageBreak/>
        <w:t>genes or pathways. This will involve training in RNA-seq</w:t>
      </w:r>
      <w:r w:rsidR="00396AD8">
        <w:rPr>
          <w:rFonts w:ascii="Calibri" w:eastAsia="Calibri" w:hAnsi="Calibri" w:cs="Calibri"/>
          <w:sz w:val="24"/>
          <w:szCs w:val="24"/>
          <w:u w:color="000000"/>
          <w:bdr w:val="nil"/>
          <w:lang w:val="en-US" w:eastAsia="en-GB"/>
        </w:rPr>
        <w:t xml:space="preserve"> (month</w:t>
      </w:r>
      <w:ins w:id="101" w:author="Edward Wallace" w:date="2019-04-29T23:33:00Z">
        <w:r w:rsidR="00FF7430">
          <w:rPr>
            <w:rFonts w:ascii="Calibri" w:eastAsia="Calibri" w:hAnsi="Calibri" w:cs="Calibri"/>
            <w:sz w:val="24"/>
            <w:szCs w:val="24"/>
            <w:u w:color="000000"/>
            <w:bdr w:val="nil"/>
            <w:lang w:val="en-US" w:eastAsia="en-GB"/>
          </w:rPr>
          <w:t xml:space="preserve">s </w:t>
        </w:r>
      </w:ins>
      <w:r w:rsidR="00396AD8">
        <w:rPr>
          <w:rFonts w:ascii="Calibri" w:eastAsia="Calibri" w:hAnsi="Calibri" w:cs="Calibri"/>
          <w:sz w:val="24"/>
          <w:szCs w:val="24"/>
          <w:u w:color="000000"/>
          <w:bdr w:val="nil"/>
          <w:lang w:val="en-US" w:eastAsia="en-GB"/>
        </w:rPr>
        <w:t>13-22</w:t>
      </w:r>
      <w:r w:rsidR="004B6CE0">
        <w:rPr>
          <w:rFonts w:ascii="Calibri" w:eastAsia="Calibri" w:hAnsi="Calibri" w:cs="Calibri"/>
          <w:sz w:val="24"/>
          <w:szCs w:val="24"/>
          <w:u w:color="000000"/>
          <w:bdr w:val="nil"/>
          <w:lang w:val="en-US" w:eastAsia="en-GB"/>
        </w:rPr>
        <w:t>)</w:t>
      </w:r>
      <w:r w:rsidRPr="0079335A">
        <w:rPr>
          <w:rFonts w:ascii="Calibri" w:eastAsia="Calibri" w:hAnsi="Calibri" w:cs="Calibri"/>
          <w:sz w:val="24"/>
          <w:szCs w:val="24"/>
          <w:u w:color="000000"/>
          <w:bdr w:val="nil"/>
          <w:lang w:val="en-US" w:eastAsia="en-GB"/>
        </w:rPr>
        <w:t xml:space="preserve"> and bioinformatics</w:t>
      </w:r>
      <w:r>
        <w:rPr>
          <w:rFonts w:ascii="Calibri" w:eastAsia="Calibri" w:hAnsi="Calibri" w:cs="Calibri"/>
          <w:sz w:val="24"/>
          <w:szCs w:val="24"/>
          <w:u w:color="000000"/>
          <w:bdr w:val="nil"/>
          <w:lang w:val="en-US" w:eastAsia="en-GB"/>
        </w:rPr>
        <w:t xml:space="preserve"> </w:t>
      </w:r>
      <w:r w:rsidR="004B6CE0">
        <w:rPr>
          <w:rFonts w:ascii="Calibri" w:eastAsia="Calibri" w:hAnsi="Calibri" w:cs="Calibri"/>
          <w:sz w:val="24"/>
          <w:szCs w:val="24"/>
          <w:u w:color="000000"/>
          <w:bdr w:val="nil"/>
          <w:lang w:val="en-US" w:eastAsia="en-GB"/>
        </w:rPr>
        <w:t>for data analysis</w:t>
      </w:r>
      <w:r w:rsidR="00A80B7B">
        <w:rPr>
          <w:rFonts w:ascii="Calibri" w:eastAsia="Calibri" w:hAnsi="Calibri" w:cs="Calibri"/>
          <w:sz w:val="24"/>
          <w:szCs w:val="24"/>
          <w:u w:color="000000"/>
          <w:bdr w:val="nil"/>
          <w:lang w:val="en-US" w:eastAsia="en-GB"/>
        </w:rPr>
        <w:t xml:space="preserve"> using </w:t>
      </w:r>
      <w:r w:rsidR="00A80B7B">
        <w:rPr>
          <w:rFonts w:ascii="Calibri" w:eastAsia="Arial Unicode MS" w:hAnsi="Calibri" w:cs="Calibri"/>
          <w:bCs/>
          <w:color w:val="000000"/>
          <w:sz w:val="24"/>
          <w:szCs w:val="24"/>
          <w:u w:color="000000"/>
          <w:bdr w:val="none" w:sz="0" w:space="0" w:color="auto" w:frame="1"/>
          <w:shd w:val="clear" w:color="auto" w:fill="FFFFFF"/>
          <w:lang w:val="en-US" w:eastAsia="en-GB"/>
        </w:rPr>
        <w:t>DESeq2</w:t>
      </w:r>
      <w:r w:rsidR="004B6CE0">
        <w:rPr>
          <w:rFonts w:ascii="Calibri" w:eastAsia="Calibri" w:hAnsi="Calibri" w:cs="Calibri"/>
          <w:sz w:val="24"/>
          <w:szCs w:val="24"/>
          <w:u w:color="000000"/>
          <w:bdr w:val="nil"/>
          <w:lang w:val="en-US" w:eastAsia="en-GB"/>
        </w:rPr>
        <w:t xml:space="preserve"> </w:t>
      </w:r>
      <w:r w:rsidR="00396AD8">
        <w:rPr>
          <w:rFonts w:ascii="Calibri" w:eastAsia="Calibri" w:hAnsi="Calibri" w:cs="Calibri"/>
          <w:sz w:val="24"/>
          <w:szCs w:val="24"/>
          <w:u w:color="000000"/>
          <w:bdr w:val="nil"/>
          <w:lang w:val="en-US" w:eastAsia="en-GB"/>
        </w:rPr>
        <w:t>(months 1-36</w:t>
      </w:r>
      <w:r>
        <w:rPr>
          <w:rFonts w:ascii="Calibri" w:eastAsia="Calibri" w:hAnsi="Calibri" w:cs="Calibri"/>
          <w:sz w:val="24"/>
          <w:szCs w:val="24"/>
          <w:u w:color="000000"/>
          <w:bdr w:val="nil"/>
          <w:lang w:val="en-US" w:eastAsia="en-GB"/>
        </w:rPr>
        <w:t>)</w:t>
      </w:r>
      <w:r w:rsidRPr="0079335A">
        <w:rPr>
          <w:rFonts w:ascii="Calibri" w:eastAsia="Calibri" w:hAnsi="Calibri" w:cs="Calibri"/>
          <w:sz w:val="24"/>
          <w:szCs w:val="24"/>
          <w:u w:color="000000"/>
          <w:bdr w:val="nil"/>
          <w:lang w:val="en-US" w:eastAsia="en-GB"/>
        </w:rPr>
        <w:t xml:space="preserve">. </w:t>
      </w:r>
    </w:p>
    <w:p w14:paraId="3B41F803" w14:textId="77777777" w:rsidR="00CC70B7" w:rsidRDefault="00CC70B7">
      <w:pPr>
        <w:rPr>
          <w:rFonts w:ascii="Calibri" w:eastAsia="Calibri" w:hAnsi="Calibri" w:cs="Calibri"/>
          <w:sz w:val="24"/>
          <w:szCs w:val="24"/>
          <w:u w:color="000000"/>
          <w:bdr w:val="nil"/>
          <w:lang w:val="en-US" w:eastAsia="en-GB"/>
        </w:rPr>
      </w:pPr>
      <w:r>
        <w:rPr>
          <w:rFonts w:ascii="Calibri" w:eastAsia="Calibri" w:hAnsi="Calibri" w:cs="Calibri"/>
          <w:sz w:val="24"/>
          <w:szCs w:val="24"/>
          <w:u w:color="000000"/>
          <w:bdr w:val="nil"/>
          <w:lang w:val="en-US" w:eastAsia="en-GB"/>
        </w:rPr>
        <w:br w:type="page"/>
      </w:r>
    </w:p>
    <w:p w14:paraId="35E96134" w14:textId="77777777" w:rsidR="0079335A" w:rsidRPr="0079335A" w:rsidRDefault="0079335A" w:rsidP="0079335A">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r w:rsidRPr="0079335A">
        <w:rPr>
          <w:rFonts w:ascii="Calibri" w:eastAsia="Calibri" w:hAnsi="Calibri" w:cs="Calibri"/>
          <w:b/>
          <w:color w:val="000000"/>
          <w:sz w:val="24"/>
          <w:szCs w:val="24"/>
          <w:u w:val="single" w:color="000000"/>
          <w:bdr w:val="nil"/>
          <w:lang w:val="en-US" w:eastAsia="en-GB"/>
        </w:rPr>
        <w:lastRenderedPageBreak/>
        <w:t>Method:</w:t>
      </w:r>
    </w:p>
    <w:p w14:paraId="5ABB0B78" w14:textId="4C1B738D" w:rsidR="00AC51B4" w:rsidRDefault="008B0631" w:rsidP="0079335A">
      <w:pPr>
        <w:pStyle w:val="BodyA"/>
        <w:rPr>
          <w:rFonts w:ascii="Calibri" w:eastAsia="Calibri" w:hAnsi="Calibri" w:cs="Calibri"/>
          <w:sz w:val="24"/>
          <w:szCs w:val="24"/>
        </w:rPr>
      </w:pPr>
      <w:r>
        <w:rPr>
          <w:rFonts w:ascii="Calibri" w:eastAsia="Calibri" w:hAnsi="Calibri" w:cs="Calibri"/>
          <w:sz w:val="24"/>
          <w:szCs w:val="24"/>
        </w:rPr>
        <w:t>I</w:t>
      </w:r>
      <w:r w:rsidR="00660F6E">
        <w:rPr>
          <w:rFonts w:ascii="Calibri" w:eastAsia="Calibri" w:hAnsi="Calibri" w:cs="Calibri"/>
          <w:sz w:val="24"/>
          <w:szCs w:val="24"/>
        </w:rPr>
        <w:t xml:space="preserve"> </w:t>
      </w:r>
      <w:r w:rsidR="00765EA4">
        <w:rPr>
          <w:rFonts w:ascii="Calibri" w:eastAsia="Calibri" w:hAnsi="Calibri" w:cs="Calibri"/>
          <w:sz w:val="24"/>
          <w:szCs w:val="24"/>
        </w:rPr>
        <w:t xml:space="preserve">will </w:t>
      </w:r>
      <w:r w:rsidR="00660F6E">
        <w:rPr>
          <w:rFonts w:ascii="Calibri" w:eastAsia="Calibri" w:hAnsi="Calibri" w:cs="Calibri"/>
          <w:sz w:val="24"/>
          <w:szCs w:val="24"/>
        </w:rPr>
        <w:t>identify interactions betwe</w:t>
      </w:r>
      <w:r w:rsidR="00C076B8">
        <w:rPr>
          <w:rFonts w:ascii="Calibri" w:eastAsia="Calibri" w:hAnsi="Calibri" w:cs="Calibri"/>
          <w:sz w:val="24"/>
          <w:szCs w:val="24"/>
        </w:rPr>
        <w:t xml:space="preserve">en </w:t>
      </w:r>
      <w:r w:rsidR="007B5ABD">
        <w:rPr>
          <w:rFonts w:ascii="Calibri" w:eastAsia="Calibri" w:hAnsi="Calibri" w:cs="Calibri"/>
          <w:sz w:val="24"/>
          <w:szCs w:val="24"/>
        </w:rPr>
        <w:t xml:space="preserve">the </w:t>
      </w:r>
      <w:r w:rsidR="00C076B8">
        <w:rPr>
          <w:rFonts w:ascii="Calibri" w:eastAsia="Calibri" w:hAnsi="Calibri" w:cs="Calibri"/>
          <w:sz w:val="24"/>
          <w:szCs w:val="24"/>
        </w:rPr>
        <w:t>fungal cell surface</w:t>
      </w:r>
      <w:r w:rsidR="00660F6E">
        <w:rPr>
          <w:rFonts w:ascii="Calibri" w:eastAsia="Calibri" w:hAnsi="Calibri" w:cs="Calibri"/>
          <w:sz w:val="24"/>
          <w:szCs w:val="24"/>
        </w:rPr>
        <w:t xml:space="preserve"> and bacterial cell wall components </w:t>
      </w:r>
      <w:r w:rsidR="007B5ABD">
        <w:rPr>
          <w:rFonts w:ascii="Calibri" w:eastAsia="Calibri" w:hAnsi="Calibri" w:cs="Calibri"/>
          <w:sz w:val="24"/>
          <w:szCs w:val="24"/>
        </w:rPr>
        <w:t xml:space="preserve">by  incubating </w:t>
      </w:r>
      <w:r w:rsidR="00AC51B4">
        <w:rPr>
          <w:rFonts w:ascii="Calibri" w:eastAsia="Calibri" w:hAnsi="Calibri" w:cs="Calibri"/>
          <w:sz w:val="24"/>
          <w:szCs w:val="24"/>
        </w:rPr>
        <w:t>GA-Cn-YPD</w:t>
      </w:r>
      <w:r w:rsidR="0079335A" w:rsidRPr="0079335A">
        <w:rPr>
          <w:rFonts w:ascii="Calibri" w:eastAsia="Calibri" w:hAnsi="Calibri" w:cs="Calibri"/>
          <w:sz w:val="24"/>
          <w:szCs w:val="24"/>
        </w:rPr>
        <w:t xml:space="preserve"> </w:t>
      </w:r>
      <w:r w:rsidR="00AC51B4">
        <w:rPr>
          <w:rFonts w:ascii="Calibri" w:eastAsia="Calibri" w:hAnsi="Calibri" w:cs="Calibri"/>
          <w:sz w:val="24"/>
          <w:szCs w:val="24"/>
        </w:rPr>
        <w:t>(</w:t>
      </w:r>
      <w:r w:rsidR="00886DBB">
        <w:rPr>
          <w:rFonts w:ascii="Calibri" w:eastAsia="Calibri" w:hAnsi="Calibri" w:cs="Calibri"/>
          <w:sz w:val="24"/>
          <w:szCs w:val="24"/>
        </w:rPr>
        <w:t>fast growing</w:t>
      </w:r>
      <w:r w:rsidR="00AC51B4">
        <w:rPr>
          <w:rFonts w:ascii="Calibri" w:eastAsia="Calibri" w:hAnsi="Calibri" w:cs="Calibri"/>
          <w:sz w:val="24"/>
          <w:szCs w:val="24"/>
        </w:rPr>
        <w:t>)</w:t>
      </w:r>
      <w:r w:rsidR="00886DBB">
        <w:rPr>
          <w:rFonts w:ascii="Calibri" w:eastAsia="Calibri" w:hAnsi="Calibri" w:cs="Calibri"/>
          <w:sz w:val="24"/>
          <w:szCs w:val="24"/>
        </w:rPr>
        <w:t xml:space="preserve"> </w:t>
      </w:r>
      <w:r w:rsidR="00AC51B4">
        <w:rPr>
          <w:rFonts w:ascii="Calibri" w:eastAsia="Calibri" w:hAnsi="Calibri" w:cs="Calibri"/>
          <w:sz w:val="24"/>
          <w:szCs w:val="24"/>
        </w:rPr>
        <w:t>and GA-</w:t>
      </w:r>
      <w:r w:rsidR="007B7223">
        <w:rPr>
          <w:rFonts w:ascii="Calibri" w:eastAsia="Calibri" w:hAnsi="Calibri" w:cs="Calibri"/>
          <w:sz w:val="24"/>
          <w:szCs w:val="24"/>
        </w:rPr>
        <w:t>Cn-YN</w:t>
      </w:r>
      <w:r w:rsidR="0079335A" w:rsidRPr="0079335A">
        <w:rPr>
          <w:rFonts w:ascii="Calibri" w:eastAsia="Calibri" w:hAnsi="Calibri" w:cs="Calibri"/>
          <w:sz w:val="24"/>
          <w:szCs w:val="24"/>
        </w:rPr>
        <w:t xml:space="preserve">D </w:t>
      </w:r>
      <w:r w:rsidR="00AC51B4">
        <w:rPr>
          <w:rFonts w:ascii="Calibri" w:eastAsia="Calibri" w:hAnsi="Calibri" w:cs="Calibri"/>
          <w:sz w:val="24"/>
          <w:szCs w:val="24"/>
        </w:rPr>
        <w:t xml:space="preserve">(starved) </w:t>
      </w:r>
      <w:r w:rsidR="00886DBB">
        <w:rPr>
          <w:rFonts w:ascii="Calibri" w:eastAsia="Calibri" w:hAnsi="Calibri" w:cs="Calibri"/>
          <w:sz w:val="24"/>
          <w:szCs w:val="24"/>
        </w:rPr>
        <w:t>yeast cells</w:t>
      </w:r>
      <w:r w:rsidR="0079335A" w:rsidRPr="0079335A">
        <w:rPr>
          <w:rFonts w:ascii="Calibri" w:eastAsia="Calibri" w:hAnsi="Calibri" w:cs="Calibri"/>
          <w:sz w:val="24"/>
          <w:szCs w:val="24"/>
        </w:rPr>
        <w:t xml:space="preserve"> in serum-free media</w:t>
      </w:r>
      <w:r w:rsidR="00B80851">
        <w:rPr>
          <w:rFonts w:ascii="Calibri" w:eastAsia="Calibri" w:hAnsi="Calibri" w:cs="Calibri"/>
          <w:sz w:val="24"/>
          <w:szCs w:val="24"/>
        </w:rPr>
        <w:t xml:space="preserve"> (RPMI</w:t>
      </w:r>
      <w:r w:rsidR="00D56389">
        <w:rPr>
          <w:rFonts w:ascii="Calibri" w:eastAsia="Calibri" w:hAnsi="Calibri" w:cs="Calibri"/>
          <w:sz w:val="24"/>
          <w:szCs w:val="24"/>
        </w:rPr>
        <w:t>-1640 and/or MEM depending on results from Aim 1</w:t>
      </w:r>
      <w:r w:rsidR="00B80851">
        <w:rPr>
          <w:rFonts w:ascii="Calibri" w:eastAsia="Calibri" w:hAnsi="Calibri" w:cs="Calibri"/>
          <w:sz w:val="24"/>
          <w:szCs w:val="24"/>
        </w:rPr>
        <w:t>)</w:t>
      </w:r>
      <w:r w:rsidR="0079335A" w:rsidRPr="0079335A">
        <w:rPr>
          <w:rFonts w:ascii="Calibri" w:eastAsia="Calibri" w:hAnsi="Calibri" w:cs="Calibri"/>
          <w:sz w:val="24"/>
          <w:szCs w:val="24"/>
        </w:rPr>
        <w:t xml:space="preserve"> with </w:t>
      </w:r>
      <w:r w:rsidR="007B5ABD">
        <w:rPr>
          <w:rFonts w:ascii="Calibri" w:eastAsia="Calibri" w:hAnsi="Calibri" w:cs="Calibri"/>
          <w:sz w:val="24"/>
          <w:szCs w:val="24"/>
        </w:rPr>
        <w:t xml:space="preserve">different concentrations of </w:t>
      </w:r>
      <w:r w:rsidR="0079335A" w:rsidRPr="0079335A">
        <w:rPr>
          <w:rFonts w:ascii="Calibri" w:eastAsia="Calibri" w:hAnsi="Calibri" w:cs="Calibri"/>
          <w:sz w:val="24"/>
          <w:szCs w:val="24"/>
        </w:rPr>
        <w:t xml:space="preserve">purified components of bacterial cell </w:t>
      </w:r>
      <w:r w:rsidR="00E171F5" w:rsidRPr="0079335A">
        <w:rPr>
          <w:rFonts w:ascii="Calibri" w:eastAsia="Calibri" w:hAnsi="Calibri" w:cs="Calibri"/>
          <w:sz w:val="24"/>
          <w:szCs w:val="24"/>
        </w:rPr>
        <w:t>walls</w:t>
      </w:r>
      <w:r w:rsidR="00E171F5">
        <w:rPr>
          <w:rFonts w:ascii="Calibri" w:eastAsia="Calibri" w:hAnsi="Calibri" w:cs="Calibri"/>
          <w:sz w:val="24"/>
          <w:szCs w:val="24"/>
        </w:rPr>
        <w:t>:</w:t>
      </w:r>
    </w:p>
    <w:p w14:paraId="32CDC35F" w14:textId="607B6E48" w:rsidR="00AC51B4" w:rsidRDefault="00B80851" w:rsidP="00B80851">
      <w:pPr>
        <w:pStyle w:val="BodyA"/>
        <w:numPr>
          <w:ilvl w:val="0"/>
          <w:numId w:val="23"/>
        </w:numPr>
        <w:spacing w:line="240" w:lineRule="auto"/>
        <w:rPr>
          <w:rFonts w:ascii="Calibri" w:eastAsia="Calibri" w:hAnsi="Calibri" w:cs="Calibri"/>
          <w:sz w:val="24"/>
          <w:szCs w:val="24"/>
        </w:rPr>
      </w:pPr>
      <w:r>
        <w:rPr>
          <w:rFonts w:ascii="Calibri" w:eastAsia="Calibri" w:hAnsi="Calibri" w:cs="Calibri"/>
          <w:sz w:val="24"/>
          <w:szCs w:val="24"/>
        </w:rPr>
        <w:tab/>
        <w:t>P</w:t>
      </w:r>
      <w:r w:rsidR="0079335A" w:rsidRPr="00AC51B4">
        <w:rPr>
          <w:rFonts w:ascii="Calibri" w:eastAsia="Calibri" w:hAnsi="Calibri" w:cs="Calibri"/>
          <w:sz w:val="24"/>
          <w:szCs w:val="24"/>
        </w:rPr>
        <w:t>eptidoglycan subu</w:t>
      </w:r>
      <w:r w:rsidR="00AC51B4" w:rsidRPr="00AC51B4">
        <w:rPr>
          <w:rFonts w:ascii="Calibri" w:eastAsia="Calibri" w:hAnsi="Calibri" w:cs="Calibri"/>
          <w:sz w:val="24"/>
          <w:szCs w:val="24"/>
        </w:rPr>
        <w:t>nits</w:t>
      </w:r>
      <w:r>
        <w:rPr>
          <w:rFonts w:ascii="Calibri" w:eastAsia="Calibri" w:hAnsi="Calibri" w:cs="Calibri"/>
          <w:sz w:val="24"/>
          <w:szCs w:val="24"/>
        </w:rPr>
        <w:t xml:space="preserve"> found in gram positive and gram negative bacteria:</w:t>
      </w:r>
    </w:p>
    <w:p w14:paraId="28F3DB12" w14:textId="77777777" w:rsidR="00647BB3" w:rsidRDefault="00647BB3" w:rsidP="00647BB3">
      <w:pPr>
        <w:pStyle w:val="BodyA"/>
        <w:numPr>
          <w:ilvl w:val="2"/>
          <w:numId w:val="25"/>
        </w:numPr>
        <w:spacing w:line="240" w:lineRule="auto"/>
        <w:ind w:left="2127" w:hanging="709"/>
        <w:rPr>
          <w:moveTo w:id="102" w:author="Edward Wallace" w:date="2019-04-30T07:41:00Z"/>
          <w:rFonts w:ascii="Calibri" w:eastAsia="Calibri" w:hAnsi="Calibri" w:cs="Calibri"/>
          <w:sz w:val="24"/>
          <w:szCs w:val="24"/>
        </w:rPr>
      </w:pPr>
      <w:moveToRangeStart w:id="103" w:author="Edward Wallace" w:date="2019-04-30T07:41:00Z" w:name="move7502523"/>
      <w:commentRangeStart w:id="104"/>
      <w:moveTo w:id="105" w:author="Edward Wallace" w:date="2019-04-30T07:41:00Z">
        <w:r>
          <w:rPr>
            <w:rFonts w:ascii="Calibri" w:eastAsia="Calibri" w:hAnsi="Calibri" w:cs="Calibri"/>
            <w:sz w:val="24"/>
            <w:szCs w:val="24"/>
          </w:rPr>
          <w:t>M</w:t>
        </w:r>
        <w:r w:rsidRPr="0079335A">
          <w:rPr>
            <w:rFonts w:ascii="Calibri" w:eastAsia="Calibri" w:hAnsi="Calibri" w:cs="Calibri"/>
            <w:sz w:val="24"/>
            <w:szCs w:val="24"/>
          </w:rPr>
          <w:t>uramyl dipeptide</w:t>
        </w:r>
        <w:r>
          <w:rPr>
            <w:rFonts w:ascii="Calibri" w:eastAsia="Calibri" w:hAnsi="Calibri" w:cs="Calibri"/>
            <w:sz w:val="24"/>
            <w:szCs w:val="24"/>
          </w:rPr>
          <w:t xml:space="preserve"> (</w:t>
        </w:r>
        <w:proofErr w:type="spellStart"/>
        <w:r>
          <w:rPr>
            <w:rFonts w:ascii="Calibri" w:eastAsia="Calibri" w:hAnsi="Calibri" w:cs="Calibri"/>
            <w:sz w:val="24"/>
            <w:szCs w:val="24"/>
          </w:rPr>
          <w:t>MdP</w:t>
        </w:r>
        <w:proofErr w:type="spellEnd"/>
        <w:r>
          <w:rPr>
            <w:rFonts w:ascii="Calibri" w:eastAsia="Calibri" w:hAnsi="Calibri" w:cs="Calibri"/>
            <w:sz w:val="24"/>
            <w:szCs w:val="24"/>
          </w:rPr>
          <w:t>)</w:t>
        </w:r>
        <w:r w:rsidRPr="0079335A">
          <w:rPr>
            <w:rFonts w:ascii="Calibri" w:eastAsia="Calibri" w:hAnsi="Calibri" w:cs="Calibri"/>
            <w:sz w:val="24"/>
            <w:szCs w:val="24"/>
          </w:rPr>
          <w:t xml:space="preserve"> </w:t>
        </w:r>
      </w:moveTo>
      <w:commentRangeEnd w:id="104"/>
      <w:r w:rsidR="00A03947">
        <w:rPr>
          <w:rStyle w:val="CommentReference"/>
          <w:rFonts w:asciiTheme="minorHAnsi" w:eastAsiaTheme="minorHAnsi" w:hAnsiTheme="minorHAnsi" w:cstheme="minorBidi"/>
          <w:color w:val="auto"/>
          <w:bdr w:val="none" w:sz="0" w:space="0" w:color="auto"/>
          <w:lang w:val="en-GB" w:eastAsia="en-US"/>
        </w:rPr>
        <w:commentReference w:id="104"/>
      </w:r>
    </w:p>
    <w:moveToRangeEnd w:id="103"/>
    <w:p w14:paraId="30732B49" w14:textId="481FD8F5" w:rsidR="00AC51B4" w:rsidRDefault="00AC51B4" w:rsidP="00B80851">
      <w:pPr>
        <w:pStyle w:val="BodyA"/>
        <w:numPr>
          <w:ilvl w:val="2"/>
          <w:numId w:val="25"/>
        </w:numPr>
        <w:spacing w:line="240" w:lineRule="auto"/>
        <w:ind w:left="2127" w:hanging="709"/>
        <w:rPr>
          <w:rFonts w:ascii="Calibri" w:eastAsia="Calibri" w:hAnsi="Calibri" w:cs="Calibri"/>
          <w:sz w:val="24"/>
          <w:szCs w:val="24"/>
        </w:rPr>
      </w:pPr>
      <w:r w:rsidRPr="00AC51B4">
        <w:rPr>
          <w:rFonts w:ascii="Calibri" w:eastAsia="Calibri" w:hAnsi="Calibri" w:cs="Calibri"/>
          <w:sz w:val="24"/>
          <w:szCs w:val="24"/>
        </w:rPr>
        <w:t>N-acetyl glucosamine (NAG)</w:t>
      </w:r>
    </w:p>
    <w:p w14:paraId="04CD9B43" w14:textId="68450B54" w:rsidR="00AC51B4" w:rsidRPr="00AC51B4" w:rsidRDefault="0079335A" w:rsidP="00B80851">
      <w:pPr>
        <w:pStyle w:val="BodyA"/>
        <w:numPr>
          <w:ilvl w:val="2"/>
          <w:numId w:val="25"/>
        </w:numPr>
        <w:spacing w:line="240" w:lineRule="auto"/>
        <w:ind w:left="2127" w:hanging="709"/>
        <w:rPr>
          <w:rFonts w:ascii="Calibri" w:eastAsia="Calibri" w:hAnsi="Calibri" w:cs="Calibri"/>
          <w:sz w:val="24"/>
          <w:szCs w:val="24"/>
        </w:rPr>
      </w:pPr>
      <w:r w:rsidRPr="00AC51B4">
        <w:rPr>
          <w:rFonts w:ascii="Calibri" w:eastAsia="Calibri" w:hAnsi="Calibri" w:cs="Calibri"/>
          <w:sz w:val="24"/>
          <w:szCs w:val="24"/>
        </w:rPr>
        <w:t>N-acetyl muramic acid (NAM)</w:t>
      </w:r>
    </w:p>
    <w:p w14:paraId="120FAE97" w14:textId="392F4065" w:rsidR="00AC51B4" w:rsidDel="00647BB3" w:rsidRDefault="00B80851" w:rsidP="00B80851">
      <w:pPr>
        <w:pStyle w:val="BodyA"/>
        <w:numPr>
          <w:ilvl w:val="2"/>
          <w:numId w:val="25"/>
        </w:numPr>
        <w:spacing w:line="240" w:lineRule="auto"/>
        <w:ind w:left="2127" w:hanging="709"/>
        <w:rPr>
          <w:moveFrom w:id="106" w:author="Edward Wallace" w:date="2019-04-30T07:41:00Z"/>
          <w:rFonts w:ascii="Calibri" w:eastAsia="Calibri" w:hAnsi="Calibri" w:cs="Calibri"/>
          <w:sz w:val="24"/>
          <w:szCs w:val="24"/>
        </w:rPr>
      </w:pPr>
      <w:moveFromRangeStart w:id="107" w:author="Edward Wallace" w:date="2019-04-30T07:41:00Z" w:name="move7502523"/>
      <w:moveFrom w:id="108" w:author="Edward Wallace" w:date="2019-04-30T07:41:00Z">
        <w:r w:rsidDel="00647BB3">
          <w:rPr>
            <w:rFonts w:ascii="Calibri" w:eastAsia="Calibri" w:hAnsi="Calibri" w:cs="Calibri"/>
            <w:sz w:val="24"/>
            <w:szCs w:val="24"/>
          </w:rPr>
          <w:t>M</w:t>
        </w:r>
        <w:r w:rsidR="0079335A" w:rsidRPr="0079335A" w:rsidDel="00647BB3">
          <w:rPr>
            <w:rFonts w:ascii="Calibri" w:eastAsia="Calibri" w:hAnsi="Calibri" w:cs="Calibri"/>
            <w:sz w:val="24"/>
            <w:szCs w:val="24"/>
          </w:rPr>
          <w:t>uramyl dipeptide</w:t>
        </w:r>
        <w:r w:rsidR="00886DBB" w:rsidDel="00647BB3">
          <w:rPr>
            <w:rFonts w:ascii="Calibri" w:eastAsia="Calibri" w:hAnsi="Calibri" w:cs="Calibri"/>
            <w:sz w:val="24"/>
            <w:szCs w:val="24"/>
          </w:rPr>
          <w:t xml:space="preserve"> (MdP)</w:t>
        </w:r>
        <w:r w:rsidR="0079335A" w:rsidRPr="0079335A" w:rsidDel="00647BB3">
          <w:rPr>
            <w:rFonts w:ascii="Calibri" w:eastAsia="Calibri" w:hAnsi="Calibri" w:cs="Calibri"/>
            <w:sz w:val="24"/>
            <w:szCs w:val="24"/>
          </w:rPr>
          <w:t xml:space="preserve"> </w:t>
        </w:r>
      </w:moveFrom>
    </w:p>
    <w:moveFromRangeEnd w:id="107"/>
    <w:p w14:paraId="4D208307" w14:textId="4F303D11" w:rsidR="00AC51B4" w:rsidRDefault="00B80851" w:rsidP="00B80851">
      <w:pPr>
        <w:pStyle w:val="BodyA"/>
        <w:numPr>
          <w:ilvl w:val="0"/>
          <w:numId w:val="23"/>
        </w:numPr>
        <w:spacing w:line="240" w:lineRule="auto"/>
        <w:rPr>
          <w:rFonts w:ascii="Calibri" w:eastAsia="Calibri" w:hAnsi="Calibri" w:cs="Calibri"/>
          <w:sz w:val="24"/>
          <w:szCs w:val="24"/>
        </w:rPr>
      </w:pPr>
      <w:r>
        <w:rPr>
          <w:rFonts w:ascii="Calibri" w:eastAsia="Calibri" w:hAnsi="Calibri" w:cs="Calibri"/>
          <w:sz w:val="24"/>
          <w:szCs w:val="24"/>
        </w:rPr>
        <w:tab/>
        <w:t>L</w:t>
      </w:r>
      <w:r w:rsidR="0079335A" w:rsidRPr="0079335A">
        <w:rPr>
          <w:rFonts w:ascii="Calibri" w:eastAsia="Calibri" w:hAnsi="Calibri" w:cs="Calibri"/>
          <w:sz w:val="24"/>
          <w:szCs w:val="24"/>
        </w:rPr>
        <w:t>ipopolysaccharide</w:t>
      </w:r>
      <w:r w:rsidR="00886DBB">
        <w:rPr>
          <w:rFonts w:ascii="Calibri" w:eastAsia="Calibri" w:hAnsi="Calibri" w:cs="Calibri"/>
          <w:sz w:val="24"/>
          <w:szCs w:val="24"/>
        </w:rPr>
        <w:t xml:space="preserve"> (LPS)</w:t>
      </w:r>
      <w:r w:rsidR="0079335A" w:rsidRPr="0079335A">
        <w:rPr>
          <w:rFonts w:ascii="Calibri" w:eastAsia="Calibri" w:hAnsi="Calibri" w:cs="Calibri"/>
          <w:sz w:val="24"/>
          <w:szCs w:val="24"/>
        </w:rPr>
        <w:t xml:space="preserve"> found in gram negative bacteria and </w:t>
      </w:r>
    </w:p>
    <w:p w14:paraId="4C925E60" w14:textId="08A395E9" w:rsidR="00AC51B4" w:rsidRDefault="00B80851" w:rsidP="00B80851">
      <w:pPr>
        <w:pStyle w:val="BodyA"/>
        <w:numPr>
          <w:ilvl w:val="0"/>
          <w:numId w:val="23"/>
        </w:numPr>
        <w:spacing w:line="240" w:lineRule="auto"/>
        <w:rPr>
          <w:rFonts w:ascii="Calibri" w:eastAsia="Calibri" w:hAnsi="Calibri" w:cs="Calibri"/>
          <w:sz w:val="24"/>
          <w:szCs w:val="24"/>
        </w:rPr>
      </w:pPr>
      <w:r>
        <w:rPr>
          <w:rFonts w:ascii="Calibri" w:eastAsia="Calibri" w:hAnsi="Calibri" w:cs="Calibri"/>
          <w:sz w:val="24"/>
          <w:szCs w:val="24"/>
        </w:rPr>
        <w:tab/>
        <w:t>T</w:t>
      </w:r>
      <w:r w:rsidR="0079335A" w:rsidRPr="0079335A">
        <w:rPr>
          <w:rFonts w:ascii="Calibri" w:eastAsia="Calibri" w:hAnsi="Calibri" w:cs="Calibri"/>
          <w:sz w:val="24"/>
          <w:szCs w:val="24"/>
        </w:rPr>
        <w:t>eichoic</w:t>
      </w:r>
      <w:r>
        <w:rPr>
          <w:rFonts w:ascii="Calibri" w:eastAsia="Calibri" w:hAnsi="Calibri" w:cs="Calibri"/>
          <w:sz w:val="24"/>
          <w:szCs w:val="24"/>
        </w:rPr>
        <w:t xml:space="preserve"> A</w:t>
      </w:r>
      <w:r w:rsidR="0079335A" w:rsidRPr="0079335A">
        <w:rPr>
          <w:rFonts w:ascii="Calibri" w:eastAsia="Calibri" w:hAnsi="Calibri" w:cs="Calibri"/>
          <w:sz w:val="24"/>
          <w:szCs w:val="24"/>
        </w:rPr>
        <w:t>cid</w:t>
      </w:r>
      <w:r w:rsidR="00886DBB">
        <w:rPr>
          <w:rFonts w:ascii="Calibri" w:eastAsia="Calibri" w:hAnsi="Calibri" w:cs="Calibri"/>
          <w:sz w:val="24"/>
          <w:szCs w:val="24"/>
        </w:rPr>
        <w:t xml:space="preserve"> (TA)</w:t>
      </w:r>
      <w:r w:rsidR="0079335A" w:rsidRPr="0079335A">
        <w:rPr>
          <w:rFonts w:ascii="Calibri" w:eastAsia="Calibri" w:hAnsi="Calibri" w:cs="Calibri"/>
          <w:sz w:val="24"/>
          <w:szCs w:val="24"/>
        </w:rPr>
        <w:t xml:space="preserve"> found in gram positive bacteria. </w:t>
      </w:r>
    </w:p>
    <w:p w14:paraId="08723C2D" w14:textId="77777777" w:rsidR="00A510D1" w:rsidRDefault="0079335A" w:rsidP="0079335A">
      <w:pPr>
        <w:pStyle w:val="BodyA"/>
        <w:rPr>
          <w:rFonts w:ascii="Calibri" w:eastAsia="Calibri" w:hAnsi="Calibri" w:cs="Calibri"/>
          <w:sz w:val="24"/>
          <w:szCs w:val="24"/>
        </w:rPr>
      </w:pPr>
      <w:r w:rsidRPr="0079335A">
        <w:rPr>
          <w:rFonts w:ascii="Calibri" w:eastAsia="Calibri" w:hAnsi="Calibri" w:cs="Calibri"/>
          <w:sz w:val="24"/>
          <w:szCs w:val="24"/>
        </w:rPr>
        <w:t>These reagents are all commercially available. I will incubate cells at 25⁰C and 37⁰C if capsule was i</w:t>
      </w:r>
      <w:r w:rsidR="007B7223">
        <w:rPr>
          <w:rFonts w:ascii="Calibri" w:eastAsia="Calibri" w:hAnsi="Calibri" w:cs="Calibri"/>
          <w:sz w:val="24"/>
          <w:szCs w:val="24"/>
        </w:rPr>
        <w:t>nduced at both temperatures in A</w:t>
      </w:r>
      <w:r w:rsidRPr="0079335A">
        <w:rPr>
          <w:rFonts w:ascii="Calibri" w:eastAsia="Calibri" w:hAnsi="Calibri" w:cs="Calibri"/>
          <w:sz w:val="24"/>
          <w:szCs w:val="24"/>
        </w:rPr>
        <w:t xml:space="preserve">im 1. Otherwise, I will only carry out these </w:t>
      </w:r>
      <w:r w:rsidR="004B6CE0">
        <w:rPr>
          <w:rFonts w:ascii="Calibri" w:eastAsia="Calibri" w:hAnsi="Calibri" w:cs="Calibri"/>
          <w:sz w:val="24"/>
          <w:szCs w:val="24"/>
        </w:rPr>
        <w:t xml:space="preserve">experiments at 37⁰C. </w:t>
      </w:r>
      <w:r w:rsidRPr="0079335A">
        <w:rPr>
          <w:rFonts w:ascii="Calibri" w:eastAsia="Calibri" w:hAnsi="Calibri" w:cs="Calibri"/>
          <w:sz w:val="24"/>
          <w:szCs w:val="24"/>
        </w:rPr>
        <w:t>Depending on results from pilot studies I will further</w:t>
      </w:r>
      <w:r>
        <w:rPr>
          <w:rFonts w:ascii="Calibri" w:eastAsia="Calibri" w:hAnsi="Calibri" w:cs="Calibri"/>
          <w:sz w:val="24"/>
          <w:szCs w:val="24"/>
        </w:rPr>
        <w:t xml:space="preserve"> </w:t>
      </w:r>
      <w:r w:rsidRPr="0079335A">
        <w:rPr>
          <w:rFonts w:ascii="Calibri" w:eastAsia="Calibri" w:hAnsi="Calibri" w:cs="Calibri"/>
          <w:sz w:val="24"/>
          <w:szCs w:val="24"/>
        </w:rPr>
        <w:t xml:space="preserve">characterize the effect of lipopolysaccharide by incubating yeast cells with the subunits lipid-A (antigenic), core polysaccharide and/or o-polysaccharide. </w:t>
      </w:r>
    </w:p>
    <w:p w14:paraId="5542E147" w14:textId="7EB07514" w:rsidR="00076A1B" w:rsidRPr="00A510D1" w:rsidRDefault="00D8071E" w:rsidP="0079335A">
      <w:pPr>
        <w:pStyle w:val="BodyA"/>
        <w:rPr>
          <w:rFonts w:ascii="Calibri" w:eastAsia="Calibri" w:hAnsi="Calibri" w:cs="Calibri"/>
          <w:color w:val="000000" w:themeColor="text1"/>
          <w:sz w:val="24"/>
          <w:szCs w:val="24"/>
        </w:rPr>
      </w:pPr>
      <w:r>
        <w:rPr>
          <w:rFonts w:ascii="Calibri" w:eastAsia="Calibri" w:hAnsi="Calibri" w:cs="Calibri"/>
          <w:sz w:val="24"/>
          <w:szCs w:val="24"/>
        </w:rPr>
        <w:t>If time allows I will extend this study to other fungal species of the respiratory microbiome and other surfaces (e.g</w:t>
      </w:r>
      <w:r w:rsidRPr="00A510D1">
        <w:rPr>
          <w:rFonts w:ascii="Calibri" w:eastAsia="Calibri" w:hAnsi="Calibri" w:cs="Calibri"/>
          <w:color w:val="000000" w:themeColor="text1"/>
          <w:sz w:val="24"/>
          <w:szCs w:val="24"/>
        </w:rPr>
        <w:t xml:space="preserve">. </w:t>
      </w:r>
      <w:r w:rsidRPr="00A510D1">
        <w:rPr>
          <w:rFonts w:ascii="Calibri" w:eastAsia="Calibri" w:hAnsi="Calibri" w:cs="Calibri"/>
          <w:i/>
          <w:color w:val="000000" w:themeColor="text1"/>
          <w:sz w:val="24"/>
          <w:szCs w:val="24"/>
        </w:rPr>
        <w:t>Saccharomyces cerevisiae</w:t>
      </w:r>
      <w:r w:rsidRPr="00A510D1">
        <w:rPr>
          <w:rFonts w:ascii="Calibri" w:eastAsia="Calibri" w:hAnsi="Calibri" w:cs="Calibri"/>
          <w:color w:val="000000" w:themeColor="text1"/>
          <w:sz w:val="24"/>
          <w:szCs w:val="24"/>
        </w:rPr>
        <w:t xml:space="preserve"> and </w:t>
      </w:r>
      <w:r w:rsidR="00076A1B" w:rsidRPr="00A510D1">
        <w:rPr>
          <w:rFonts w:ascii="Calibri" w:eastAsia="Calibri" w:hAnsi="Calibri" w:cs="Calibri"/>
          <w:i/>
          <w:color w:val="000000" w:themeColor="text1"/>
          <w:sz w:val="24"/>
          <w:szCs w:val="24"/>
        </w:rPr>
        <w:t xml:space="preserve">Candida, Aspergillus, Pneumocystis, </w:t>
      </w:r>
      <w:proofErr w:type="spellStart"/>
      <w:r w:rsidR="00076A1B" w:rsidRPr="00A510D1">
        <w:rPr>
          <w:rFonts w:ascii="Calibri" w:eastAsia="Calibri" w:hAnsi="Calibri" w:cs="Calibri"/>
          <w:i/>
          <w:color w:val="000000" w:themeColor="text1"/>
          <w:sz w:val="24"/>
          <w:szCs w:val="24"/>
        </w:rPr>
        <w:t>Cladospo</w:t>
      </w:r>
      <w:r w:rsidR="00A510D1">
        <w:rPr>
          <w:rFonts w:ascii="Calibri" w:eastAsia="Calibri" w:hAnsi="Calibri" w:cs="Calibri"/>
          <w:i/>
          <w:color w:val="000000" w:themeColor="text1"/>
          <w:sz w:val="24"/>
          <w:szCs w:val="24"/>
        </w:rPr>
        <w:t>rium</w:t>
      </w:r>
      <w:proofErr w:type="spellEnd"/>
      <w:r w:rsidR="00A510D1">
        <w:rPr>
          <w:rFonts w:ascii="Calibri" w:eastAsia="Calibri" w:hAnsi="Calibri" w:cs="Calibri"/>
          <w:i/>
          <w:color w:val="000000" w:themeColor="text1"/>
          <w:sz w:val="24"/>
          <w:szCs w:val="24"/>
        </w:rPr>
        <w:t xml:space="preserve">, </w:t>
      </w:r>
      <w:proofErr w:type="spellStart"/>
      <w:r w:rsidR="00A510D1">
        <w:rPr>
          <w:rFonts w:ascii="Calibri" w:eastAsia="Calibri" w:hAnsi="Calibri" w:cs="Calibri"/>
          <w:i/>
          <w:color w:val="000000" w:themeColor="text1"/>
          <w:sz w:val="24"/>
          <w:szCs w:val="24"/>
        </w:rPr>
        <w:t>Eurotium</w:t>
      </w:r>
      <w:proofErr w:type="spellEnd"/>
      <w:r w:rsidR="00A510D1">
        <w:rPr>
          <w:rFonts w:ascii="Calibri" w:eastAsia="Calibri" w:hAnsi="Calibri" w:cs="Calibri"/>
          <w:i/>
          <w:color w:val="000000" w:themeColor="text1"/>
          <w:sz w:val="24"/>
          <w:szCs w:val="24"/>
        </w:rPr>
        <w:t xml:space="preserve">, </w:t>
      </w:r>
      <w:proofErr w:type="spellStart"/>
      <w:r w:rsidR="00A510D1">
        <w:rPr>
          <w:rFonts w:ascii="Calibri" w:eastAsia="Calibri" w:hAnsi="Calibri" w:cs="Calibri"/>
          <w:i/>
          <w:color w:val="000000" w:themeColor="text1"/>
          <w:sz w:val="24"/>
          <w:szCs w:val="24"/>
        </w:rPr>
        <w:t>Penicillium</w:t>
      </w:r>
      <w:proofErr w:type="spellEnd"/>
      <w:r w:rsidR="00A510D1">
        <w:rPr>
          <w:rFonts w:ascii="Calibri" w:eastAsia="Calibri" w:hAnsi="Calibri" w:cs="Calibri"/>
          <w:i/>
          <w:color w:val="000000" w:themeColor="text1"/>
          <w:sz w:val="24"/>
          <w:szCs w:val="24"/>
        </w:rPr>
        <w:t xml:space="preserve"> </w:t>
      </w:r>
      <w:proofErr w:type="spellStart"/>
      <w:r w:rsidR="00A510D1">
        <w:rPr>
          <w:rFonts w:ascii="Calibri" w:eastAsia="Calibri" w:hAnsi="Calibri" w:cs="Calibri"/>
          <w:i/>
          <w:color w:val="000000" w:themeColor="text1"/>
          <w:sz w:val="24"/>
          <w:szCs w:val="24"/>
        </w:rPr>
        <w:t>sp</w:t>
      </w:r>
      <w:proofErr w:type="spellEnd"/>
      <w:r w:rsidR="00076A1B" w:rsidRPr="00A510D1">
        <w:rPr>
          <w:rFonts w:ascii="Calibri" w:eastAsia="Calibri" w:hAnsi="Calibri" w:cs="Calibri"/>
          <w:i/>
          <w:color w:val="000000" w:themeColor="text1"/>
          <w:sz w:val="24"/>
          <w:szCs w:val="24"/>
        </w:rPr>
        <w:t>)</w:t>
      </w:r>
      <w:r w:rsidR="004A072E">
        <w:rPr>
          <w:rFonts w:ascii="Calibri" w:eastAsia="Calibri" w:hAnsi="Calibri" w:cs="Calibri"/>
          <w:color w:val="000000" w:themeColor="text1"/>
          <w:sz w:val="24"/>
          <w:szCs w:val="24"/>
        </w:rPr>
        <w:t xml:space="preserve"> and </w:t>
      </w:r>
      <w:r w:rsidR="007D32BE">
        <w:rPr>
          <w:rFonts w:ascii="Calibri" w:eastAsia="Calibri" w:hAnsi="Calibri" w:cs="Calibri"/>
          <w:color w:val="000000" w:themeColor="text1"/>
          <w:sz w:val="24"/>
          <w:szCs w:val="24"/>
        </w:rPr>
        <w:t>correlate the results to investigate whether expression of virulence factors is regulated by similar mechanisms/pathways.</w:t>
      </w:r>
      <w:r w:rsidR="00CC70B7">
        <w:rPr>
          <w:rFonts w:ascii="Calibri" w:eastAsia="Calibri" w:hAnsi="Calibri" w:cs="Calibri"/>
          <w:color w:val="000000" w:themeColor="text1"/>
          <w:sz w:val="24"/>
          <w:szCs w:val="24"/>
        </w:rPr>
        <w:t xml:space="preserve"> This will provide preliminary data for further grant applications</w:t>
      </w:r>
      <w:ins w:id="109" w:author="Edward Wallace" w:date="2019-04-29T23:33:00Z">
        <w:r w:rsidR="00F71E72">
          <w:rPr>
            <w:rFonts w:ascii="Calibri" w:eastAsia="Calibri" w:hAnsi="Calibri" w:cs="Calibri"/>
            <w:color w:val="000000" w:themeColor="text1"/>
            <w:sz w:val="24"/>
            <w:szCs w:val="24"/>
          </w:rPr>
          <w:t xml:space="preserve">, such as a BBSRC project grant addressing wider questions of </w:t>
        </w:r>
      </w:ins>
      <w:ins w:id="110" w:author="Edward Wallace" w:date="2019-04-30T07:41:00Z">
        <w:r w:rsidR="00647BB3">
          <w:rPr>
            <w:rFonts w:ascii="Calibri" w:eastAsia="Calibri" w:hAnsi="Calibri" w:cs="Calibri"/>
            <w:color w:val="000000" w:themeColor="text1"/>
            <w:sz w:val="24"/>
            <w:szCs w:val="24"/>
          </w:rPr>
          <w:t>fungal-bacterial</w:t>
        </w:r>
      </w:ins>
      <w:ins w:id="111" w:author="Edward Wallace" w:date="2019-04-29T23:34:00Z">
        <w:r w:rsidR="00F71E72">
          <w:rPr>
            <w:rFonts w:ascii="Calibri" w:eastAsia="Calibri" w:hAnsi="Calibri" w:cs="Calibri"/>
            <w:color w:val="000000" w:themeColor="text1"/>
            <w:sz w:val="24"/>
            <w:szCs w:val="24"/>
          </w:rPr>
          <w:t xml:space="preserve"> interaction</w:t>
        </w:r>
      </w:ins>
      <w:r w:rsidR="00CC70B7">
        <w:rPr>
          <w:rFonts w:ascii="Calibri" w:eastAsia="Calibri" w:hAnsi="Calibri" w:cs="Calibri"/>
          <w:color w:val="000000" w:themeColor="text1"/>
          <w:sz w:val="24"/>
          <w:szCs w:val="24"/>
        </w:rPr>
        <w:t xml:space="preserve">. </w:t>
      </w:r>
    </w:p>
    <w:p w14:paraId="10EC0F72" w14:textId="77777777" w:rsidR="00076A1B" w:rsidRDefault="00076A1B">
      <w:pPr>
        <w:rPr>
          <w:rFonts w:ascii="Calibri" w:eastAsia="Calibri" w:hAnsi="Calibri" w:cs="Calibri"/>
          <w:color w:val="000000"/>
          <w:sz w:val="24"/>
          <w:szCs w:val="24"/>
          <w:u w:color="000000"/>
          <w:bdr w:val="nil"/>
          <w:lang w:val="en-US" w:eastAsia="en-GB"/>
        </w:rPr>
      </w:pPr>
      <w:r>
        <w:rPr>
          <w:rFonts w:ascii="Calibri" w:eastAsia="Calibri" w:hAnsi="Calibri" w:cs="Calibri"/>
          <w:sz w:val="24"/>
          <w:szCs w:val="24"/>
        </w:rPr>
        <w:br w:type="page"/>
      </w:r>
    </w:p>
    <w:p w14:paraId="6FBF15B6" w14:textId="4EFFF772" w:rsidR="00093C19" w:rsidRPr="0079335A" w:rsidRDefault="002D57AD" w:rsidP="00093C19">
      <w:pPr>
        <w:pBdr>
          <w:top w:val="nil"/>
          <w:left w:val="nil"/>
          <w:bottom w:val="nil"/>
          <w:right w:val="nil"/>
          <w:between w:val="nil"/>
          <w:bar w:val="nil"/>
        </w:pBdr>
        <w:spacing w:line="276" w:lineRule="auto"/>
        <w:rPr>
          <w:rFonts w:ascii="Calibri" w:eastAsia="Arial Unicode MS" w:hAnsi="Calibri" w:cs="Calibri"/>
          <w:b/>
          <w:color w:val="000000"/>
          <w:sz w:val="32"/>
          <w:szCs w:val="32"/>
          <w:u w:color="000000"/>
          <w:bdr w:val="nil"/>
          <w:lang w:val="en-US" w:eastAsia="en-GB"/>
        </w:rPr>
      </w:pPr>
      <w:r>
        <w:rPr>
          <w:rFonts w:ascii="Calibri" w:eastAsia="Arial Unicode MS" w:hAnsi="Calibri" w:cs="Calibri"/>
          <w:color w:val="000000"/>
          <w:sz w:val="24"/>
          <w:szCs w:val="24"/>
          <w:u w:color="000000"/>
          <w:bdr w:val="nil"/>
          <w:lang w:val="en-US" w:eastAsia="en-GB"/>
        </w:rPr>
        <w:lastRenderedPageBreak/>
        <w:t>Table 4</w:t>
      </w:r>
      <w:r w:rsidR="00093C19" w:rsidRPr="00093C19">
        <w:rPr>
          <w:rFonts w:ascii="Calibri" w:eastAsia="Arial Unicode MS" w:hAnsi="Calibri" w:cs="Calibri"/>
          <w:color w:val="000000"/>
          <w:sz w:val="24"/>
          <w:szCs w:val="24"/>
          <w:u w:color="000000"/>
          <w:bdr w:val="nil"/>
          <w:lang w:val="en-US" w:eastAsia="en-GB"/>
        </w:rPr>
        <w:t>:</w:t>
      </w:r>
      <w:r w:rsidR="00093C19">
        <w:rPr>
          <w:rFonts w:ascii="Calibri" w:eastAsia="Arial Unicode MS" w:hAnsi="Calibri" w:cs="Calibri"/>
          <w:color w:val="000000"/>
          <w:sz w:val="24"/>
          <w:szCs w:val="24"/>
          <w:u w:color="000000"/>
          <w:bdr w:val="nil"/>
          <w:lang w:val="en-US" w:eastAsia="en-GB"/>
        </w:rPr>
        <w:t xml:space="preserve"> E</w:t>
      </w:r>
      <w:r w:rsidR="00F81F24">
        <w:rPr>
          <w:rFonts w:ascii="Calibri" w:eastAsia="Arial Unicode MS" w:hAnsi="Calibri" w:cs="Calibri"/>
          <w:color w:val="000000"/>
          <w:sz w:val="24"/>
          <w:szCs w:val="24"/>
          <w:u w:color="000000"/>
          <w:bdr w:val="nil"/>
          <w:lang w:val="en-US" w:eastAsia="en-GB"/>
        </w:rPr>
        <w:t>xperimental P</w:t>
      </w:r>
      <w:r w:rsidR="00093C19" w:rsidRPr="0079335A">
        <w:rPr>
          <w:rFonts w:ascii="Calibri" w:eastAsia="Arial Unicode MS" w:hAnsi="Calibri" w:cs="Calibri"/>
          <w:color w:val="000000"/>
          <w:sz w:val="24"/>
          <w:szCs w:val="24"/>
          <w:u w:color="000000"/>
          <w:bdr w:val="nil"/>
          <w:lang w:val="en-US" w:eastAsia="en-GB"/>
        </w:rPr>
        <w:t>lan</w:t>
      </w:r>
      <w:r>
        <w:rPr>
          <w:rFonts w:ascii="Calibri" w:eastAsia="Arial Unicode MS" w:hAnsi="Calibri" w:cs="Calibri"/>
          <w:color w:val="000000"/>
          <w:sz w:val="24"/>
          <w:szCs w:val="24"/>
          <w:u w:color="000000"/>
          <w:bdr w:val="nil"/>
          <w:lang w:val="en-US" w:eastAsia="en-GB"/>
        </w:rPr>
        <w:t>-Aim 2</w:t>
      </w:r>
      <w:r w:rsidR="00093C19" w:rsidRPr="0079335A">
        <w:rPr>
          <w:rFonts w:ascii="Calibri" w:eastAsia="Arial Unicode MS" w:hAnsi="Calibri" w:cs="Calibri"/>
          <w:color w:val="000000"/>
          <w:sz w:val="24"/>
          <w:szCs w:val="24"/>
          <w:u w:color="000000"/>
          <w:bdr w:val="nil"/>
          <w:lang w:val="en-US" w:eastAsia="en-GB"/>
        </w:rPr>
        <w:t>.</w:t>
      </w:r>
    </w:p>
    <w:tbl>
      <w:tblPr>
        <w:tblW w:w="9057"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1545"/>
        <w:gridCol w:w="1701"/>
        <w:gridCol w:w="1452"/>
        <w:gridCol w:w="1453"/>
        <w:gridCol w:w="1453"/>
        <w:gridCol w:w="1453"/>
      </w:tblGrid>
      <w:tr w:rsidR="007B5ABD" w:rsidRPr="0079335A" w14:paraId="389AD4C7" w14:textId="77777777" w:rsidTr="007B5ABD">
        <w:trPr>
          <w:trHeight w:val="718"/>
        </w:trPr>
        <w:tc>
          <w:tcPr>
            <w:tcW w:w="1545" w:type="dxa"/>
            <w:vMerge w:val="restart"/>
            <w:tcBorders>
              <w:right w:val="double" w:sz="4" w:space="0" w:color="auto"/>
            </w:tcBorders>
            <w:shd w:val="clear" w:color="auto" w:fill="D9D9D9" w:themeFill="background1" w:themeFillShade="D9"/>
          </w:tcPr>
          <w:p w14:paraId="10B0DB09" w14:textId="533ECF1C" w:rsidR="007B5ABD" w:rsidRPr="00BE09B1" w:rsidRDefault="007B5ABD" w:rsidP="00BE09B1">
            <w:pPr>
              <w:spacing w:line="276" w:lineRule="auto"/>
              <w:jc w:val="center"/>
              <w:rPr>
                <w:rFonts w:ascii="Calibri" w:hAnsi="Calibri" w:cs="Calibri"/>
                <w:color w:val="000000"/>
                <w:sz w:val="24"/>
                <w:szCs w:val="24"/>
                <w:u w:color="000000"/>
              </w:rPr>
            </w:pPr>
            <w:r w:rsidRPr="00397542">
              <w:rPr>
                <w:rFonts w:ascii="Calibri" w:hAnsi="Calibri" w:cs="Calibri"/>
                <w:color w:val="000000"/>
                <w:sz w:val="24"/>
                <w:szCs w:val="24"/>
                <w:u w:color="000000"/>
              </w:rPr>
              <w:t>RPMI</w:t>
            </w:r>
            <w:r w:rsidR="000D73C0">
              <w:rPr>
                <w:rFonts w:ascii="Calibri" w:hAnsi="Calibri" w:cs="Calibri"/>
                <w:color w:val="000000"/>
                <w:sz w:val="24"/>
                <w:szCs w:val="24"/>
                <w:u w:color="000000"/>
              </w:rPr>
              <w:t xml:space="preserve">-1640 and/or MEM  </w:t>
            </w:r>
          </w:p>
        </w:tc>
        <w:tc>
          <w:tcPr>
            <w:tcW w:w="1701" w:type="dxa"/>
            <w:vMerge w:val="restart"/>
            <w:tcBorders>
              <w:left w:val="double" w:sz="4" w:space="0" w:color="auto"/>
            </w:tcBorders>
            <w:shd w:val="clear" w:color="auto" w:fill="D9D9D9" w:themeFill="background1" w:themeFillShade="D9"/>
          </w:tcPr>
          <w:p w14:paraId="6BCF9BBE" w14:textId="1F55BAC7" w:rsidR="007B5ABD" w:rsidRPr="00397542" w:rsidRDefault="007B5ABD" w:rsidP="00397542">
            <w:pPr>
              <w:spacing w:line="240" w:lineRule="auto"/>
              <w:jc w:val="center"/>
              <w:rPr>
                <w:rFonts w:ascii="Calibri" w:hAnsi="Calibri" w:cs="Calibri"/>
                <w:color w:val="000000"/>
                <w:sz w:val="24"/>
                <w:szCs w:val="24"/>
                <w:u w:color="000000"/>
              </w:rPr>
            </w:pPr>
            <w:r w:rsidRPr="00397542">
              <w:rPr>
                <w:rFonts w:ascii="Calibri" w:hAnsi="Calibri" w:cs="Calibri"/>
                <w:color w:val="000000"/>
                <w:sz w:val="24"/>
                <w:szCs w:val="24"/>
                <w:u w:color="000000"/>
              </w:rPr>
              <w:t>Supplemented with</w:t>
            </w:r>
            <w:r>
              <w:rPr>
                <w:rFonts w:ascii="Calibri" w:hAnsi="Calibri" w:cs="Calibri"/>
                <w:color w:val="000000"/>
                <w:sz w:val="24"/>
                <w:szCs w:val="24"/>
                <w:u w:color="000000"/>
              </w:rPr>
              <w:t xml:space="preserve">                0-20µg of</w:t>
            </w:r>
          </w:p>
        </w:tc>
        <w:tc>
          <w:tcPr>
            <w:tcW w:w="2905" w:type="dxa"/>
            <w:gridSpan w:val="2"/>
            <w:shd w:val="clear" w:color="auto" w:fill="D9D9D9" w:themeFill="background1" w:themeFillShade="D9"/>
          </w:tcPr>
          <w:p w14:paraId="755B3E12" w14:textId="60F96A36" w:rsidR="007B5ABD" w:rsidRPr="00397542" w:rsidRDefault="007B5ABD" w:rsidP="007B5ABD">
            <w:pPr>
              <w:spacing w:line="240" w:lineRule="auto"/>
              <w:jc w:val="center"/>
              <w:rPr>
                <w:rFonts w:ascii="Calibri" w:hAnsi="Calibri" w:cs="Calibri"/>
                <w:color w:val="000000"/>
                <w:sz w:val="24"/>
                <w:szCs w:val="24"/>
                <w:u w:color="000000"/>
              </w:rPr>
            </w:pPr>
            <w:r w:rsidRPr="00397542">
              <w:rPr>
                <w:rFonts w:ascii="Calibri" w:hAnsi="Calibri" w:cs="Calibri"/>
                <w:color w:val="000000"/>
                <w:sz w:val="24"/>
                <w:szCs w:val="24"/>
                <w:u w:color="000000"/>
              </w:rPr>
              <w:t>GA-Cn-YPD (fast growing)</w:t>
            </w:r>
          </w:p>
        </w:tc>
        <w:tc>
          <w:tcPr>
            <w:tcW w:w="2906" w:type="dxa"/>
            <w:gridSpan w:val="2"/>
            <w:shd w:val="clear" w:color="auto" w:fill="D9D9D9" w:themeFill="background1" w:themeFillShade="D9"/>
          </w:tcPr>
          <w:p w14:paraId="0D23FC83" w14:textId="6ACF9E96" w:rsidR="007B5ABD" w:rsidRPr="00397542" w:rsidRDefault="007B5ABD" w:rsidP="007B5ABD">
            <w:pPr>
              <w:spacing w:line="240" w:lineRule="auto"/>
              <w:jc w:val="center"/>
              <w:rPr>
                <w:rFonts w:ascii="Calibri" w:hAnsi="Calibri" w:cs="Calibri"/>
                <w:color w:val="000000"/>
                <w:sz w:val="24"/>
                <w:szCs w:val="24"/>
                <w:u w:color="000000"/>
              </w:rPr>
            </w:pPr>
            <w:r w:rsidRPr="00397542">
              <w:rPr>
                <w:rFonts w:ascii="Calibri" w:hAnsi="Calibri" w:cs="Calibri"/>
                <w:color w:val="000000"/>
                <w:sz w:val="24"/>
                <w:szCs w:val="24"/>
                <w:u w:color="000000"/>
              </w:rPr>
              <w:t>GA-Cn-YND (starved)</w:t>
            </w:r>
          </w:p>
        </w:tc>
      </w:tr>
      <w:tr w:rsidR="007B5ABD" w:rsidRPr="0079335A" w14:paraId="758E1B7C" w14:textId="77777777" w:rsidTr="007B5ABD">
        <w:trPr>
          <w:trHeight w:val="718"/>
        </w:trPr>
        <w:tc>
          <w:tcPr>
            <w:tcW w:w="1545" w:type="dxa"/>
            <w:vMerge/>
            <w:tcBorders>
              <w:bottom w:val="double" w:sz="4" w:space="0" w:color="auto"/>
              <w:right w:val="double" w:sz="4" w:space="0" w:color="auto"/>
            </w:tcBorders>
            <w:shd w:val="clear" w:color="auto" w:fill="D9D9D9" w:themeFill="background1" w:themeFillShade="D9"/>
          </w:tcPr>
          <w:p w14:paraId="26E1B00F" w14:textId="01DEF4B0" w:rsidR="007B5ABD" w:rsidRPr="00397542" w:rsidRDefault="007B5ABD" w:rsidP="00397542">
            <w:pPr>
              <w:spacing w:line="276" w:lineRule="auto"/>
              <w:jc w:val="center"/>
              <w:rPr>
                <w:rFonts w:ascii="Calibri" w:hAnsi="Calibri" w:cs="Calibri"/>
                <w:color w:val="000000"/>
                <w:sz w:val="24"/>
                <w:szCs w:val="24"/>
                <w:u w:color="000000"/>
              </w:rPr>
            </w:pPr>
          </w:p>
        </w:tc>
        <w:tc>
          <w:tcPr>
            <w:tcW w:w="1701" w:type="dxa"/>
            <w:vMerge/>
            <w:tcBorders>
              <w:left w:val="double" w:sz="4" w:space="0" w:color="auto"/>
              <w:bottom w:val="double" w:sz="4" w:space="0" w:color="auto"/>
            </w:tcBorders>
            <w:shd w:val="clear" w:color="auto" w:fill="D9D9D9" w:themeFill="background1" w:themeFillShade="D9"/>
          </w:tcPr>
          <w:p w14:paraId="3B2BFA27" w14:textId="77777777" w:rsidR="007B5ABD" w:rsidRPr="00397542" w:rsidRDefault="007B5ABD" w:rsidP="00397542">
            <w:pPr>
              <w:spacing w:line="276" w:lineRule="auto"/>
              <w:jc w:val="center"/>
              <w:rPr>
                <w:rFonts w:ascii="Calibri" w:hAnsi="Calibri" w:cs="Calibri"/>
                <w:color w:val="000000"/>
                <w:sz w:val="24"/>
                <w:szCs w:val="24"/>
                <w:u w:color="000000"/>
              </w:rPr>
            </w:pPr>
          </w:p>
        </w:tc>
        <w:tc>
          <w:tcPr>
            <w:tcW w:w="1452" w:type="dxa"/>
            <w:tcBorders>
              <w:bottom w:val="double" w:sz="4" w:space="0" w:color="auto"/>
            </w:tcBorders>
            <w:shd w:val="clear" w:color="auto" w:fill="D9D9D9" w:themeFill="background1" w:themeFillShade="D9"/>
          </w:tcPr>
          <w:p w14:paraId="212887AE" w14:textId="77777777" w:rsidR="007B5ABD" w:rsidRPr="00397542" w:rsidRDefault="007B5ABD" w:rsidP="007B5ABD">
            <w:pPr>
              <w:spacing w:line="276" w:lineRule="auto"/>
              <w:jc w:val="center"/>
              <w:rPr>
                <w:rFonts w:ascii="Calibri" w:hAnsi="Calibri" w:cs="Calibri"/>
                <w:color w:val="000000"/>
                <w:sz w:val="24"/>
                <w:szCs w:val="24"/>
                <w:u w:color="000000"/>
              </w:rPr>
            </w:pPr>
            <w:r w:rsidRPr="00397542">
              <w:rPr>
                <w:rFonts w:ascii="Calibri" w:hAnsi="Calibri" w:cs="Calibri"/>
                <w:color w:val="000000"/>
                <w:sz w:val="24"/>
                <w:szCs w:val="24"/>
                <w:u w:color="000000"/>
              </w:rPr>
              <w:t>25⁰C</w:t>
            </w:r>
          </w:p>
        </w:tc>
        <w:tc>
          <w:tcPr>
            <w:tcW w:w="1453" w:type="dxa"/>
            <w:tcBorders>
              <w:bottom w:val="double" w:sz="4" w:space="0" w:color="auto"/>
            </w:tcBorders>
            <w:shd w:val="clear" w:color="auto" w:fill="D9D9D9" w:themeFill="background1" w:themeFillShade="D9"/>
          </w:tcPr>
          <w:p w14:paraId="2AE9EC10" w14:textId="77777777" w:rsidR="007B5ABD" w:rsidRPr="00397542" w:rsidRDefault="007B5ABD" w:rsidP="007B5ABD">
            <w:pPr>
              <w:spacing w:line="276" w:lineRule="auto"/>
              <w:jc w:val="center"/>
              <w:rPr>
                <w:rFonts w:ascii="Calibri" w:hAnsi="Calibri" w:cs="Calibri"/>
                <w:color w:val="000000"/>
                <w:sz w:val="24"/>
                <w:szCs w:val="24"/>
                <w:u w:color="000000"/>
              </w:rPr>
            </w:pPr>
            <w:r w:rsidRPr="00397542">
              <w:rPr>
                <w:rFonts w:ascii="Calibri" w:hAnsi="Calibri" w:cs="Calibri"/>
                <w:color w:val="000000"/>
                <w:sz w:val="24"/>
                <w:szCs w:val="24"/>
                <w:u w:color="000000"/>
              </w:rPr>
              <w:t>37⁰C</w:t>
            </w:r>
          </w:p>
        </w:tc>
        <w:tc>
          <w:tcPr>
            <w:tcW w:w="1453" w:type="dxa"/>
            <w:tcBorders>
              <w:bottom w:val="double" w:sz="4" w:space="0" w:color="auto"/>
            </w:tcBorders>
            <w:shd w:val="clear" w:color="auto" w:fill="D9D9D9" w:themeFill="background1" w:themeFillShade="D9"/>
          </w:tcPr>
          <w:p w14:paraId="6B11F116" w14:textId="77777777" w:rsidR="007B5ABD" w:rsidRPr="00397542" w:rsidRDefault="007B5ABD" w:rsidP="007B5ABD">
            <w:pPr>
              <w:spacing w:line="276" w:lineRule="auto"/>
              <w:jc w:val="center"/>
              <w:rPr>
                <w:rFonts w:ascii="Calibri" w:hAnsi="Calibri" w:cs="Calibri"/>
                <w:color w:val="000000"/>
                <w:sz w:val="24"/>
                <w:szCs w:val="24"/>
                <w:u w:color="000000"/>
              </w:rPr>
            </w:pPr>
            <w:r w:rsidRPr="00397542">
              <w:rPr>
                <w:rFonts w:ascii="Calibri" w:hAnsi="Calibri" w:cs="Calibri"/>
                <w:color w:val="000000"/>
                <w:sz w:val="24"/>
                <w:szCs w:val="24"/>
                <w:u w:color="000000"/>
              </w:rPr>
              <w:t>25⁰C</w:t>
            </w:r>
          </w:p>
        </w:tc>
        <w:tc>
          <w:tcPr>
            <w:tcW w:w="1453" w:type="dxa"/>
            <w:tcBorders>
              <w:bottom w:val="double" w:sz="4" w:space="0" w:color="auto"/>
            </w:tcBorders>
            <w:shd w:val="clear" w:color="auto" w:fill="D9D9D9" w:themeFill="background1" w:themeFillShade="D9"/>
          </w:tcPr>
          <w:p w14:paraId="2A5AB994" w14:textId="77777777" w:rsidR="007B5ABD" w:rsidRPr="00397542" w:rsidRDefault="007B5ABD" w:rsidP="007B5ABD">
            <w:pPr>
              <w:spacing w:line="276" w:lineRule="auto"/>
              <w:jc w:val="center"/>
              <w:rPr>
                <w:rFonts w:ascii="Calibri" w:hAnsi="Calibri" w:cs="Calibri"/>
                <w:color w:val="000000"/>
                <w:sz w:val="24"/>
                <w:szCs w:val="24"/>
                <w:u w:color="000000"/>
              </w:rPr>
            </w:pPr>
            <w:r w:rsidRPr="00397542">
              <w:rPr>
                <w:rFonts w:ascii="Calibri" w:hAnsi="Calibri" w:cs="Calibri"/>
                <w:color w:val="000000"/>
                <w:sz w:val="24"/>
                <w:szCs w:val="24"/>
                <w:u w:color="000000"/>
              </w:rPr>
              <w:t>37⁰C</w:t>
            </w:r>
          </w:p>
        </w:tc>
      </w:tr>
      <w:tr w:rsidR="00397542" w:rsidRPr="0079335A" w14:paraId="71570B83" w14:textId="77777777" w:rsidTr="007B5ABD">
        <w:tc>
          <w:tcPr>
            <w:tcW w:w="1545" w:type="dxa"/>
            <w:vMerge w:val="restart"/>
            <w:tcBorders>
              <w:top w:val="double" w:sz="4" w:space="0" w:color="auto"/>
              <w:right w:val="double" w:sz="4" w:space="0" w:color="auto"/>
            </w:tcBorders>
            <w:shd w:val="clear" w:color="auto" w:fill="D9D9D9" w:themeFill="background1" w:themeFillShade="D9"/>
          </w:tcPr>
          <w:p w14:paraId="67C15124" w14:textId="77777777" w:rsidR="00397542" w:rsidRPr="00397542" w:rsidRDefault="00397542" w:rsidP="00397542">
            <w:pPr>
              <w:spacing w:line="276" w:lineRule="auto"/>
              <w:jc w:val="center"/>
              <w:rPr>
                <w:rFonts w:ascii="Calibri" w:hAnsi="Calibri" w:cs="Calibri"/>
                <w:color w:val="000000"/>
                <w:sz w:val="24"/>
                <w:szCs w:val="24"/>
                <w:u w:color="000000"/>
              </w:rPr>
            </w:pPr>
          </w:p>
        </w:tc>
        <w:tc>
          <w:tcPr>
            <w:tcW w:w="1701" w:type="dxa"/>
            <w:tcBorders>
              <w:top w:val="double" w:sz="4" w:space="0" w:color="auto"/>
              <w:left w:val="double" w:sz="4" w:space="0" w:color="auto"/>
            </w:tcBorders>
          </w:tcPr>
          <w:p w14:paraId="7E52BDE5" w14:textId="77777777" w:rsidR="00397542" w:rsidRPr="00397542" w:rsidRDefault="00397542" w:rsidP="00397542">
            <w:pPr>
              <w:spacing w:line="276" w:lineRule="auto"/>
              <w:jc w:val="center"/>
              <w:rPr>
                <w:rFonts w:ascii="Calibri" w:hAnsi="Calibri" w:cs="Calibri"/>
                <w:color w:val="000000"/>
                <w:sz w:val="24"/>
                <w:szCs w:val="24"/>
                <w:u w:color="000000"/>
              </w:rPr>
            </w:pPr>
            <w:r w:rsidRPr="00397542">
              <w:rPr>
                <w:rFonts w:ascii="Calibri" w:hAnsi="Calibri" w:cs="Calibri"/>
                <w:color w:val="000000"/>
                <w:sz w:val="24"/>
                <w:szCs w:val="24"/>
                <w:u w:color="000000"/>
              </w:rPr>
              <w:t>NAG</w:t>
            </w:r>
          </w:p>
        </w:tc>
        <w:tc>
          <w:tcPr>
            <w:tcW w:w="1452" w:type="dxa"/>
            <w:tcBorders>
              <w:top w:val="double" w:sz="4" w:space="0" w:color="auto"/>
            </w:tcBorders>
          </w:tcPr>
          <w:p w14:paraId="474C0901" w14:textId="77777777" w:rsidR="00397542" w:rsidRPr="00397542" w:rsidRDefault="00397542" w:rsidP="00397542">
            <w:pPr>
              <w:spacing w:line="276" w:lineRule="auto"/>
              <w:jc w:val="center"/>
              <w:rPr>
                <w:rFonts w:ascii="Calibri" w:hAnsi="Calibri" w:cs="Calibri"/>
                <w:color w:val="000000"/>
                <w:sz w:val="24"/>
                <w:szCs w:val="24"/>
                <w:u w:color="000000"/>
              </w:rPr>
            </w:pPr>
            <w:r w:rsidRPr="00397542">
              <w:rPr>
                <w:rFonts w:ascii="Calibri" w:hAnsi="Calibri" w:cs="Calibri"/>
                <w:color w:val="000000"/>
                <w:sz w:val="24"/>
                <w:szCs w:val="24"/>
                <w:u w:color="000000"/>
              </w:rPr>
              <w:t>TBD</w:t>
            </w:r>
          </w:p>
        </w:tc>
        <w:tc>
          <w:tcPr>
            <w:tcW w:w="1453" w:type="dxa"/>
            <w:tcBorders>
              <w:top w:val="double" w:sz="4" w:space="0" w:color="auto"/>
            </w:tcBorders>
          </w:tcPr>
          <w:p w14:paraId="4B024D4B" w14:textId="77777777" w:rsidR="00397542" w:rsidRPr="00397542" w:rsidRDefault="00397542" w:rsidP="00397542">
            <w:pPr>
              <w:spacing w:line="276" w:lineRule="auto"/>
              <w:jc w:val="center"/>
              <w:rPr>
                <w:rFonts w:ascii="Calibri" w:hAnsi="Calibri" w:cs="Calibri"/>
                <w:color w:val="000000"/>
                <w:sz w:val="24"/>
                <w:szCs w:val="24"/>
                <w:u w:color="000000"/>
              </w:rPr>
            </w:pPr>
            <w:r w:rsidRPr="00397542">
              <w:rPr>
                <w:rFonts w:ascii="Calibri" w:hAnsi="Calibri" w:cs="Calibri"/>
                <w:color w:val="000000"/>
                <w:sz w:val="24"/>
                <w:szCs w:val="24"/>
                <w:u w:color="000000"/>
              </w:rPr>
              <w:sym w:font="Wingdings" w:char="F0FC"/>
            </w:r>
          </w:p>
        </w:tc>
        <w:tc>
          <w:tcPr>
            <w:tcW w:w="1453" w:type="dxa"/>
            <w:tcBorders>
              <w:top w:val="double" w:sz="4" w:space="0" w:color="auto"/>
            </w:tcBorders>
          </w:tcPr>
          <w:p w14:paraId="325C1F99" w14:textId="77777777" w:rsidR="00397542" w:rsidRPr="00397542" w:rsidRDefault="00397542" w:rsidP="00397542">
            <w:pPr>
              <w:jc w:val="center"/>
              <w:rPr>
                <w:rFonts w:ascii="Helvetica Neue" w:hAnsi="Helvetica Neue" w:cs="Times New Roman"/>
                <w:sz w:val="24"/>
                <w:szCs w:val="24"/>
              </w:rPr>
            </w:pPr>
            <w:r w:rsidRPr="00397542">
              <w:rPr>
                <w:rFonts w:ascii="Calibri" w:hAnsi="Calibri" w:cs="Calibri"/>
                <w:sz w:val="24"/>
                <w:szCs w:val="24"/>
              </w:rPr>
              <w:t>TBD</w:t>
            </w:r>
          </w:p>
        </w:tc>
        <w:tc>
          <w:tcPr>
            <w:tcW w:w="1453" w:type="dxa"/>
            <w:tcBorders>
              <w:top w:val="double" w:sz="4" w:space="0" w:color="auto"/>
            </w:tcBorders>
          </w:tcPr>
          <w:p w14:paraId="1334F2E6" w14:textId="77777777" w:rsidR="00397542" w:rsidRPr="00397542" w:rsidRDefault="00397542" w:rsidP="00397542">
            <w:pPr>
              <w:jc w:val="center"/>
              <w:rPr>
                <w:rFonts w:ascii="Helvetica Neue" w:hAnsi="Helvetica Neue" w:cs="Times New Roman"/>
                <w:sz w:val="24"/>
                <w:szCs w:val="24"/>
              </w:rPr>
            </w:pPr>
            <w:r w:rsidRPr="00397542">
              <w:rPr>
                <w:rFonts w:ascii="Calibri" w:hAnsi="Calibri" w:cs="Calibri"/>
                <w:sz w:val="24"/>
                <w:szCs w:val="24"/>
              </w:rPr>
              <w:sym w:font="Wingdings" w:char="F0FC"/>
            </w:r>
          </w:p>
        </w:tc>
      </w:tr>
      <w:tr w:rsidR="00397542" w:rsidRPr="0079335A" w14:paraId="5D31D8BC" w14:textId="77777777" w:rsidTr="007B5ABD">
        <w:tc>
          <w:tcPr>
            <w:tcW w:w="1545" w:type="dxa"/>
            <w:vMerge/>
            <w:tcBorders>
              <w:right w:val="double" w:sz="4" w:space="0" w:color="auto"/>
            </w:tcBorders>
            <w:shd w:val="clear" w:color="auto" w:fill="D9D9D9" w:themeFill="background1" w:themeFillShade="D9"/>
          </w:tcPr>
          <w:p w14:paraId="33619601" w14:textId="77777777" w:rsidR="00397542" w:rsidRPr="00397542" w:rsidRDefault="00397542" w:rsidP="00397542">
            <w:pPr>
              <w:spacing w:line="276" w:lineRule="auto"/>
              <w:jc w:val="center"/>
              <w:rPr>
                <w:rFonts w:ascii="Calibri" w:hAnsi="Calibri" w:cs="Calibri"/>
                <w:color w:val="000000"/>
                <w:sz w:val="24"/>
                <w:szCs w:val="24"/>
                <w:u w:color="000000"/>
              </w:rPr>
            </w:pPr>
          </w:p>
        </w:tc>
        <w:tc>
          <w:tcPr>
            <w:tcW w:w="1701" w:type="dxa"/>
            <w:tcBorders>
              <w:left w:val="double" w:sz="4" w:space="0" w:color="auto"/>
            </w:tcBorders>
          </w:tcPr>
          <w:p w14:paraId="41C4701E" w14:textId="77777777" w:rsidR="00397542" w:rsidRPr="00397542" w:rsidRDefault="00397542" w:rsidP="00397542">
            <w:pPr>
              <w:spacing w:line="276" w:lineRule="auto"/>
              <w:jc w:val="center"/>
              <w:rPr>
                <w:rFonts w:ascii="Calibri" w:hAnsi="Calibri" w:cs="Calibri"/>
                <w:color w:val="000000"/>
                <w:sz w:val="24"/>
                <w:szCs w:val="24"/>
                <w:u w:color="000000"/>
              </w:rPr>
            </w:pPr>
            <w:r w:rsidRPr="00397542">
              <w:rPr>
                <w:rFonts w:ascii="Calibri" w:hAnsi="Calibri" w:cs="Calibri"/>
                <w:color w:val="000000"/>
                <w:sz w:val="24"/>
                <w:szCs w:val="24"/>
                <w:u w:color="000000"/>
              </w:rPr>
              <w:t>NAM</w:t>
            </w:r>
          </w:p>
        </w:tc>
        <w:tc>
          <w:tcPr>
            <w:tcW w:w="1452" w:type="dxa"/>
          </w:tcPr>
          <w:p w14:paraId="280DFAE1" w14:textId="77777777" w:rsidR="00397542" w:rsidRPr="00397542" w:rsidRDefault="00397542" w:rsidP="00397542">
            <w:pPr>
              <w:jc w:val="center"/>
              <w:rPr>
                <w:rFonts w:ascii="Helvetica Neue" w:hAnsi="Helvetica Neue" w:cs="Times New Roman"/>
                <w:sz w:val="24"/>
                <w:szCs w:val="24"/>
              </w:rPr>
            </w:pPr>
            <w:r w:rsidRPr="00397542">
              <w:rPr>
                <w:rFonts w:ascii="Calibri" w:hAnsi="Calibri" w:cs="Calibri"/>
                <w:sz w:val="24"/>
                <w:szCs w:val="24"/>
              </w:rPr>
              <w:t>TBD</w:t>
            </w:r>
          </w:p>
        </w:tc>
        <w:tc>
          <w:tcPr>
            <w:tcW w:w="1453" w:type="dxa"/>
          </w:tcPr>
          <w:p w14:paraId="3B5E4442" w14:textId="77777777" w:rsidR="00397542" w:rsidRPr="00397542" w:rsidRDefault="00397542" w:rsidP="00397542">
            <w:pPr>
              <w:jc w:val="center"/>
              <w:rPr>
                <w:rFonts w:ascii="Helvetica Neue" w:hAnsi="Helvetica Neue" w:cs="Times New Roman"/>
                <w:sz w:val="24"/>
                <w:szCs w:val="24"/>
              </w:rPr>
            </w:pPr>
            <w:r w:rsidRPr="00397542">
              <w:rPr>
                <w:rFonts w:ascii="Calibri" w:hAnsi="Calibri" w:cs="Calibri"/>
                <w:sz w:val="24"/>
                <w:szCs w:val="24"/>
              </w:rPr>
              <w:sym w:font="Wingdings" w:char="F0FC"/>
            </w:r>
          </w:p>
        </w:tc>
        <w:tc>
          <w:tcPr>
            <w:tcW w:w="1453" w:type="dxa"/>
          </w:tcPr>
          <w:p w14:paraId="2A6D6C7F" w14:textId="77777777" w:rsidR="00397542" w:rsidRPr="00397542" w:rsidRDefault="00397542" w:rsidP="00397542">
            <w:pPr>
              <w:jc w:val="center"/>
              <w:rPr>
                <w:rFonts w:ascii="Helvetica Neue" w:hAnsi="Helvetica Neue" w:cs="Times New Roman"/>
                <w:sz w:val="24"/>
                <w:szCs w:val="24"/>
              </w:rPr>
            </w:pPr>
            <w:r w:rsidRPr="00397542">
              <w:rPr>
                <w:rFonts w:ascii="Calibri" w:hAnsi="Calibri" w:cs="Calibri"/>
                <w:sz w:val="24"/>
                <w:szCs w:val="24"/>
              </w:rPr>
              <w:t>TBD</w:t>
            </w:r>
          </w:p>
        </w:tc>
        <w:tc>
          <w:tcPr>
            <w:tcW w:w="1453" w:type="dxa"/>
          </w:tcPr>
          <w:p w14:paraId="42E819C8" w14:textId="77777777" w:rsidR="00397542" w:rsidRPr="00397542" w:rsidRDefault="00397542" w:rsidP="00397542">
            <w:pPr>
              <w:jc w:val="center"/>
              <w:rPr>
                <w:rFonts w:ascii="Helvetica Neue" w:hAnsi="Helvetica Neue" w:cs="Times New Roman"/>
                <w:sz w:val="24"/>
                <w:szCs w:val="24"/>
              </w:rPr>
            </w:pPr>
            <w:r w:rsidRPr="00397542">
              <w:rPr>
                <w:rFonts w:ascii="Calibri" w:hAnsi="Calibri" w:cs="Calibri"/>
                <w:sz w:val="24"/>
                <w:szCs w:val="24"/>
              </w:rPr>
              <w:sym w:font="Wingdings" w:char="F0FC"/>
            </w:r>
          </w:p>
        </w:tc>
      </w:tr>
      <w:tr w:rsidR="00397542" w:rsidRPr="0079335A" w14:paraId="38E849F9" w14:textId="77777777" w:rsidTr="007B5ABD">
        <w:tc>
          <w:tcPr>
            <w:tcW w:w="1545" w:type="dxa"/>
            <w:vMerge/>
            <w:tcBorders>
              <w:right w:val="double" w:sz="4" w:space="0" w:color="auto"/>
            </w:tcBorders>
            <w:shd w:val="clear" w:color="auto" w:fill="D9D9D9" w:themeFill="background1" w:themeFillShade="D9"/>
          </w:tcPr>
          <w:p w14:paraId="5C547E49" w14:textId="77777777" w:rsidR="00397542" w:rsidRPr="00397542" w:rsidRDefault="00397542" w:rsidP="00397542">
            <w:pPr>
              <w:spacing w:line="276" w:lineRule="auto"/>
              <w:jc w:val="center"/>
              <w:rPr>
                <w:rFonts w:ascii="Calibri" w:hAnsi="Calibri" w:cs="Calibri"/>
                <w:color w:val="000000"/>
                <w:sz w:val="24"/>
                <w:szCs w:val="24"/>
                <w:u w:color="000000"/>
              </w:rPr>
            </w:pPr>
          </w:p>
        </w:tc>
        <w:tc>
          <w:tcPr>
            <w:tcW w:w="1701" w:type="dxa"/>
            <w:tcBorders>
              <w:left w:val="double" w:sz="4" w:space="0" w:color="auto"/>
            </w:tcBorders>
          </w:tcPr>
          <w:p w14:paraId="307D9621" w14:textId="53932934" w:rsidR="00397542" w:rsidRPr="00397542" w:rsidRDefault="00886DBB" w:rsidP="00397542">
            <w:pPr>
              <w:spacing w:line="276" w:lineRule="auto"/>
              <w:jc w:val="center"/>
              <w:rPr>
                <w:rFonts w:ascii="Calibri" w:hAnsi="Calibri" w:cs="Calibri"/>
                <w:color w:val="000000"/>
                <w:sz w:val="24"/>
                <w:szCs w:val="24"/>
                <w:u w:color="000000"/>
              </w:rPr>
            </w:pPr>
            <w:proofErr w:type="spellStart"/>
            <w:r>
              <w:rPr>
                <w:rFonts w:ascii="Calibri" w:hAnsi="Calibri" w:cs="Calibri"/>
                <w:color w:val="000000"/>
                <w:sz w:val="24"/>
                <w:szCs w:val="24"/>
                <w:u w:color="000000"/>
              </w:rPr>
              <w:t>MdP</w:t>
            </w:r>
            <w:proofErr w:type="spellEnd"/>
          </w:p>
        </w:tc>
        <w:tc>
          <w:tcPr>
            <w:tcW w:w="1452" w:type="dxa"/>
          </w:tcPr>
          <w:p w14:paraId="5CF54122" w14:textId="77777777" w:rsidR="00397542" w:rsidRPr="00397542" w:rsidRDefault="00397542" w:rsidP="00397542">
            <w:pPr>
              <w:jc w:val="center"/>
              <w:rPr>
                <w:rFonts w:ascii="Helvetica Neue" w:hAnsi="Helvetica Neue" w:cs="Times New Roman"/>
                <w:sz w:val="24"/>
                <w:szCs w:val="24"/>
              </w:rPr>
            </w:pPr>
            <w:r w:rsidRPr="00397542">
              <w:rPr>
                <w:rFonts w:ascii="Calibri" w:hAnsi="Calibri" w:cs="Calibri"/>
                <w:sz w:val="24"/>
                <w:szCs w:val="24"/>
              </w:rPr>
              <w:t>TBD</w:t>
            </w:r>
          </w:p>
        </w:tc>
        <w:tc>
          <w:tcPr>
            <w:tcW w:w="1453" w:type="dxa"/>
          </w:tcPr>
          <w:p w14:paraId="47D0AAB0" w14:textId="77777777" w:rsidR="00397542" w:rsidRPr="00397542" w:rsidRDefault="00397542" w:rsidP="00397542">
            <w:pPr>
              <w:jc w:val="center"/>
              <w:rPr>
                <w:rFonts w:ascii="Helvetica Neue" w:hAnsi="Helvetica Neue" w:cs="Times New Roman"/>
                <w:sz w:val="24"/>
                <w:szCs w:val="24"/>
              </w:rPr>
            </w:pPr>
            <w:r w:rsidRPr="00397542">
              <w:rPr>
                <w:rFonts w:ascii="Calibri" w:hAnsi="Calibri" w:cs="Calibri"/>
                <w:sz w:val="24"/>
                <w:szCs w:val="24"/>
              </w:rPr>
              <w:sym w:font="Wingdings" w:char="F0FC"/>
            </w:r>
          </w:p>
        </w:tc>
        <w:tc>
          <w:tcPr>
            <w:tcW w:w="1453" w:type="dxa"/>
          </w:tcPr>
          <w:p w14:paraId="2B310D03" w14:textId="77777777" w:rsidR="00397542" w:rsidRPr="00397542" w:rsidRDefault="00397542" w:rsidP="00397542">
            <w:pPr>
              <w:jc w:val="center"/>
              <w:rPr>
                <w:rFonts w:ascii="Helvetica Neue" w:hAnsi="Helvetica Neue" w:cs="Times New Roman"/>
                <w:sz w:val="24"/>
                <w:szCs w:val="24"/>
              </w:rPr>
            </w:pPr>
            <w:r w:rsidRPr="00397542">
              <w:rPr>
                <w:rFonts w:ascii="Calibri" w:hAnsi="Calibri" w:cs="Calibri"/>
                <w:sz w:val="24"/>
                <w:szCs w:val="24"/>
              </w:rPr>
              <w:t>TBD</w:t>
            </w:r>
          </w:p>
        </w:tc>
        <w:tc>
          <w:tcPr>
            <w:tcW w:w="1453" w:type="dxa"/>
          </w:tcPr>
          <w:p w14:paraId="13CCF539" w14:textId="77777777" w:rsidR="00397542" w:rsidRPr="00397542" w:rsidRDefault="00397542" w:rsidP="00397542">
            <w:pPr>
              <w:jc w:val="center"/>
              <w:rPr>
                <w:rFonts w:ascii="Helvetica Neue" w:hAnsi="Helvetica Neue" w:cs="Times New Roman"/>
                <w:sz w:val="24"/>
                <w:szCs w:val="24"/>
              </w:rPr>
            </w:pPr>
            <w:r w:rsidRPr="00397542">
              <w:rPr>
                <w:rFonts w:ascii="Calibri" w:hAnsi="Calibri" w:cs="Calibri"/>
                <w:sz w:val="24"/>
                <w:szCs w:val="24"/>
              </w:rPr>
              <w:sym w:font="Wingdings" w:char="F0FC"/>
            </w:r>
          </w:p>
        </w:tc>
      </w:tr>
      <w:tr w:rsidR="00397542" w:rsidRPr="0079335A" w14:paraId="07CE2231" w14:textId="77777777" w:rsidTr="007B5ABD">
        <w:tc>
          <w:tcPr>
            <w:tcW w:w="1545" w:type="dxa"/>
            <w:vMerge/>
            <w:tcBorders>
              <w:right w:val="double" w:sz="4" w:space="0" w:color="auto"/>
            </w:tcBorders>
            <w:shd w:val="clear" w:color="auto" w:fill="D9D9D9" w:themeFill="background1" w:themeFillShade="D9"/>
          </w:tcPr>
          <w:p w14:paraId="426AAD20" w14:textId="77777777" w:rsidR="00397542" w:rsidRPr="00397542" w:rsidRDefault="00397542" w:rsidP="00397542">
            <w:pPr>
              <w:spacing w:line="276" w:lineRule="auto"/>
              <w:jc w:val="center"/>
              <w:rPr>
                <w:rFonts w:ascii="Calibri" w:hAnsi="Calibri" w:cs="Calibri"/>
                <w:color w:val="000000"/>
                <w:sz w:val="24"/>
                <w:szCs w:val="24"/>
                <w:u w:color="000000"/>
              </w:rPr>
            </w:pPr>
          </w:p>
        </w:tc>
        <w:tc>
          <w:tcPr>
            <w:tcW w:w="1701" w:type="dxa"/>
            <w:tcBorders>
              <w:left w:val="double" w:sz="4" w:space="0" w:color="auto"/>
            </w:tcBorders>
          </w:tcPr>
          <w:p w14:paraId="11806C09" w14:textId="77777777" w:rsidR="00397542" w:rsidRPr="00397542" w:rsidRDefault="00397542" w:rsidP="00397542">
            <w:pPr>
              <w:spacing w:line="276" w:lineRule="auto"/>
              <w:jc w:val="center"/>
              <w:rPr>
                <w:rFonts w:ascii="Calibri" w:hAnsi="Calibri" w:cs="Calibri"/>
                <w:color w:val="000000"/>
                <w:sz w:val="24"/>
                <w:szCs w:val="24"/>
                <w:u w:color="000000"/>
              </w:rPr>
            </w:pPr>
            <w:r w:rsidRPr="00397542">
              <w:rPr>
                <w:rFonts w:ascii="Calibri" w:hAnsi="Calibri" w:cs="Calibri"/>
                <w:color w:val="000000"/>
                <w:sz w:val="24"/>
                <w:szCs w:val="24"/>
                <w:u w:color="000000"/>
              </w:rPr>
              <w:t>LPS</w:t>
            </w:r>
          </w:p>
        </w:tc>
        <w:tc>
          <w:tcPr>
            <w:tcW w:w="1452" w:type="dxa"/>
          </w:tcPr>
          <w:p w14:paraId="06BD4CB8" w14:textId="77777777" w:rsidR="00397542" w:rsidRPr="00397542" w:rsidRDefault="00397542" w:rsidP="00397542">
            <w:pPr>
              <w:jc w:val="center"/>
              <w:rPr>
                <w:rFonts w:ascii="Helvetica Neue" w:hAnsi="Helvetica Neue" w:cs="Times New Roman"/>
                <w:sz w:val="24"/>
                <w:szCs w:val="24"/>
              </w:rPr>
            </w:pPr>
            <w:r w:rsidRPr="00397542">
              <w:rPr>
                <w:rFonts w:ascii="Calibri" w:hAnsi="Calibri" w:cs="Calibri"/>
                <w:sz w:val="24"/>
                <w:szCs w:val="24"/>
              </w:rPr>
              <w:t>TBD</w:t>
            </w:r>
          </w:p>
        </w:tc>
        <w:tc>
          <w:tcPr>
            <w:tcW w:w="1453" w:type="dxa"/>
          </w:tcPr>
          <w:p w14:paraId="2734F235" w14:textId="77777777" w:rsidR="00397542" w:rsidRPr="00397542" w:rsidRDefault="00397542" w:rsidP="00397542">
            <w:pPr>
              <w:jc w:val="center"/>
              <w:rPr>
                <w:rFonts w:ascii="Helvetica Neue" w:hAnsi="Helvetica Neue" w:cs="Times New Roman"/>
                <w:sz w:val="24"/>
                <w:szCs w:val="24"/>
              </w:rPr>
            </w:pPr>
            <w:r w:rsidRPr="00397542">
              <w:rPr>
                <w:rFonts w:ascii="Calibri" w:hAnsi="Calibri" w:cs="Calibri"/>
                <w:sz w:val="24"/>
                <w:szCs w:val="24"/>
              </w:rPr>
              <w:sym w:font="Wingdings" w:char="F0FC"/>
            </w:r>
          </w:p>
        </w:tc>
        <w:tc>
          <w:tcPr>
            <w:tcW w:w="1453" w:type="dxa"/>
          </w:tcPr>
          <w:p w14:paraId="353C9A0B" w14:textId="77777777" w:rsidR="00397542" w:rsidRPr="00397542" w:rsidRDefault="00397542" w:rsidP="00397542">
            <w:pPr>
              <w:jc w:val="center"/>
              <w:rPr>
                <w:rFonts w:ascii="Helvetica Neue" w:hAnsi="Helvetica Neue" w:cs="Times New Roman"/>
                <w:sz w:val="24"/>
                <w:szCs w:val="24"/>
              </w:rPr>
            </w:pPr>
            <w:r w:rsidRPr="00397542">
              <w:rPr>
                <w:rFonts w:ascii="Calibri" w:hAnsi="Calibri" w:cs="Calibri"/>
                <w:sz w:val="24"/>
                <w:szCs w:val="24"/>
              </w:rPr>
              <w:t>TBD</w:t>
            </w:r>
          </w:p>
        </w:tc>
        <w:tc>
          <w:tcPr>
            <w:tcW w:w="1453" w:type="dxa"/>
          </w:tcPr>
          <w:p w14:paraId="70EE7A13" w14:textId="77777777" w:rsidR="00397542" w:rsidRPr="00397542" w:rsidRDefault="00397542" w:rsidP="00397542">
            <w:pPr>
              <w:jc w:val="center"/>
              <w:rPr>
                <w:rFonts w:ascii="Helvetica Neue" w:hAnsi="Helvetica Neue" w:cs="Times New Roman"/>
                <w:sz w:val="24"/>
                <w:szCs w:val="24"/>
              </w:rPr>
            </w:pPr>
            <w:r w:rsidRPr="00397542">
              <w:rPr>
                <w:rFonts w:ascii="Calibri" w:hAnsi="Calibri" w:cs="Calibri"/>
                <w:sz w:val="24"/>
                <w:szCs w:val="24"/>
              </w:rPr>
              <w:sym w:font="Wingdings" w:char="F0FC"/>
            </w:r>
          </w:p>
        </w:tc>
      </w:tr>
      <w:tr w:rsidR="00397542" w:rsidRPr="0079335A" w14:paraId="195DA9ED" w14:textId="77777777" w:rsidTr="007B5ABD">
        <w:tc>
          <w:tcPr>
            <w:tcW w:w="1545" w:type="dxa"/>
            <w:vMerge/>
            <w:tcBorders>
              <w:right w:val="double" w:sz="4" w:space="0" w:color="auto"/>
            </w:tcBorders>
            <w:shd w:val="clear" w:color="auto" w:fill="D9D9D9" w:themeFill="background1" w:themeFillShade="D9"/>
          </w:tcPr>
          <w:p w14:paraId="0A026BE0" w14:textId="77777777" w:rsidR="00397542" w:rsidRPr="00397542" w:rsidRDefault="00397542" w:rsidP="00397542">
            <w:pPr>
              <w:spacing w:line="276" w:lineRule="auto"/>
              <w:jc w:val="center"/>
              <w:rPr>
                <w:rFonts w:ascii="Calibri" w:hAnsi="Calibri" w:cs="Calibri"/>
                <w:color w:val="000000"/>
                <w:sz w:val="24"/>
                <w:szCs w:val="24"/>
                <w:u w:color="000000"/>
              </w:rPr>
            </w:pPr>
          </w:p>
        </w:tc>
        <w:tc>
          <w:tcPr>
            <w:tcW w:w="1701" w:type="dxa"/>
            <w:tcBorders>
              <w:left w:val="double" w:sz="4" w:space="0" w:color="auto"/>
            </w:tcBorders>
          </w:tcPr>
          <w:p w14:paraId="19F11B16" w14:textId="77777777" w:rsidR="00397542" w:rsidRPr="00397542" w:rsidRDefault="00397542" w:rsidP="00397542">
            <w:pPr>
              <w:spacing w:line="276" w:lineRule="auto"/>
              <w:jc w:val="center"/>
              <w:rPr>
                <w:rFonts w:ascii="Calibri" w:hAnsi="Calibri" w:cs="Calibri"/>
                <w:color w:val="000000"/>
                <w:sz w:val="24"/>
                <w:szCs w:val="24"/>
                <w:u w:color="000000"/>
              </w:rPr>
            </w:pPr>
            <w:r w:rsidRPr="00397542">
              <w:rPr>
                <w:rFonts w:ascii="Calibri" w:hAnsi="Calibri" w:cs="Calibri"/>
                <w:color w:val="000000"/>
                <w:sz w:val="24"/>
                <w:szCs w:val="24"/>
                <w:u w:color="000000"/>
              </w:rPr>
              <w:t>TA</w:t>
            </w:r>
          </w:p>
        </w:tc>
        <w:tc>
          <w:tcPr>
            <w:tcW w:w="1452" w:type="dxa"/>
          </w:tcPr>
          <w:p w14:paraId="51A8E2FF" w14:textId="77777777" w:rsidR="00397542" w:rsidRPr="00397542" w:rsidRDefault="00397542" w:rsidP="00397542">
            <w:pPr>
              <w:jc w:val="center"/>
              <w:rPr>
                <w:rFonts w:ascii="Helvetica Neue" w:hAnsi="Helvetica Neue" w:cs="Times New Roman"/>
                <w:sz w:val="24"/>
                <w:szCs w:val="24"/>
              </w:rPr>
            </w:pPr>
            <w:r w:rsidRPr="00397542">
              <w:rPr>
                <w:rFonts w:ascii="Calibri" w:hAnsi="Calibri" w:cs="Calibri"/>
                <w:sz w:val="24"/>
                <w:szCs w:val="24"/>
              </w:rPr>
              <w:t>TBD</w:t>
            </w:r>
          </w:p>
        </w:tc>
        <w:tc>
          <w:tcPr>
            <w:tcW w:w="1453" w:type="dxa"/>
          </w:tcPr>
          <w:p w14:paraId="57193FD4" w14:textId="77777777" w:rsidR="00397542" w:rsidRPr="00397542" w:rsidRDefault="00397542" w:rsidP="00397542">
            <w:pPr>
              <w:jc w:val="center"/>
              <w:rPr>
                <w:rFonts w:ascii="Helvetica Neue" w:hAnsi="Helvetica Neue" w:cs="Times New Roman"/>
                <w:sz w:val="24"/>
                <w:szCs w:val="24"/>
              </w:rPr>
            </w:pPr>
            <w:r w:rsidRPr="00397542">
              <w:rPr>
                <w:rFonts w:ascii="Calibri" w:hAnsi="Calibri" w:cs="Calibri"/>
                <w:sz w:val="24"/>
                <w:szCs w:val="24"/>
              </w:rPr>
              <w:sym w:font="Wingdings" w:char="F0FC"/>
            </w:r>
          </w:p>
        </w:tc>
        <w:tc>
          <w:tcPr>
            <w:tcW w:w="1453" w:type="dxa"/>
          </w:tcPr>
          <w:p w14:paraId="7EB29721" w14:textId="77777777" w:rsidR="00397542" w:rsidRPr="00397542" w:rsidRDefault="00397542" w:rsidP="00397542">
            <w:pPr>
              <w:jc w:val="center"/>
              <w:rPr>
                <w:rFonts w:ascii="Helvetica Neue" w:hAnsi="Helvetica Neue" w:cs="Times New Roman"/>
                <w:sz w:val="24"/>
                <w:szCs w:val="24"/>
              </w:rPr>
            </w:pPr>
            <w:r w:rsidRPr="00397542">
              <w:rPr>
                <w:rFonts w:ascii="Calibri" w:hAnsi="Calibri" w:cs="Calibri"/>
                <w:sz w:val="24"/>
                <w:szCs w:val="24"/>
              </w:rPr>
              <w:t>TBD</w:t>
            </w:r>
          </w:p>
        </w:tc>
        <w:tc>
          <w:tcPr>
            <w:tcW w:w="1453" w:type="dxa"/>
          </w:tcPr>
          <w:p w14:paraId="245CDB81" w14:textId="77777777" w:rsidR="00397542" w:rsidRPr="00397542" w:rsidRDefault="00397542" w:rsidP="00397542">
            <w:pPr>
              <w:jc w:val="center"/>
              <w:rPr>
                <w:rFonts w:ascii="Helvetica Neue" w:hAnsi="Helvetica Neue" w:cs="Times New Roman"/>
                <w:sz w:val="24"/>
                <w:szCs w:val="24"/>
              </w:rPr>
            </w:pPr>
            <w:r w:rsidRPr="00397542">
              <w:rPr>
                <w:rFonts w:ascii="Calibri" w:hAnsi="Calibri" w:cs="Calibri"/>
                <w:sz w:val="24"/>
                <w:szCs w:val="24"/>
              </w:rPr>
              <w:sym w:font="Wingdings" w:char="F0FC"/>
            </w:r>
          </w:p>
        </w:tc>
      </w:tr>
    </w:tbl>
    <w:p w14:paraId="35557146" w14:textId="77777777" w:rsidR="00093C19" w:rsidRDefault="00093C19" w:rsidP="0079335A">
      <w:pPr>
        <w:pStyle w:val="BodyA"/>
        <w:rPr>
          <w:rFonts w:ascii="Calibri" w:eastAsia="Calibri" w:hAnsi="Calibri" w:cs="Calibri"/>
          <w:sz w:val="24"/>
          <w:szCs w:val="24"/>
        </w:rPr>
      </w:pPr>
    </w:p>
    <w:p w14:paraId="2470B26A" w14:textId="71D791C8" w:rsidR="00DC0EB5" w:rsidRDefault="0079335A" w:rsidP="0079335A">
      <w:pPr>
        <w:pBdr>
          <w:top w:val="nil"/>
          <w:left w:val="nil"/>
          <w:bottom w:val="nil"/>
          <w:right w:val="nil"/>
          <w:between w:val="nil"/>
          <w:bar w:val="nil"/>
        </w:pBdr>
        <w:spacing w:line="276" w:lineRule="auto"/>
        <w:rPr>
          <w:rFonts w:ascii="Calibri" w:eastAsia="Calibri" w:hAnsi="Calibri" w:cs="Calibri"/>
          <w:i/>
          <w:color w:val="000000"/>
          <w:sz w:val="24"/>
          <w:szCs w:val="24"/>
          <w:bdr w:val="nil"/>
          <w:lang w:val="en-US" w:eastAsia="en-GB"/>
        </w:rPr>
      </w:pPr>
      <w:r w:rsidRPr="0079335A">
        <w:rPr>
          <w:rFonts w:ascii="Calibri" w:eastAsia="Calibri" w:hAnsi="Calibri" w:cs="Calibri"/>
          <w:b/>
          <w:color w:val="000000"/>
          <w:sz w:val="24"/>
          <w:szCs w:val="24"/>
          <w:u w:val="single" w:color="000000"/>
          <w:bdr w:val="nil"/>
          <w:lang w:val="en-US" w:eastAsia="en-GB"/>
        </w:rPr>
        <w:t>Aim 3</w:t>
      </w:r>
      <w:r w:rsidR="003C4348">
        <w:rPr>
          <w:rFonts w:ascii="Calibri" w:eastAsia="Calibri" w:hAnsi="Calibri" w:cs="Calibri"/>
          <w:b/>
          <w:color w:val="000000"/>
          <w:sz w:val="24"/>
          <w:szCs w:val="24"/>
          <w:u w:val="single" w:color="000000"/>
          <w:bdr w:val="nil"/>
          <w:lang w:val="en-US" w:eastAsia="en-GB"/>
        </w:rPr>
        <w:t xml:space="preserve">: </w:t>
      </w:r>
      <w:r w:rsidR="004A072E">
        <w:rPr>
          <w:rFonts w:ascii="Calibri" w:eastAsia="Calibri" w:hAnsi="Calibri" w:cs="Calibri"/>
          <w:color w:val="000000"/>
          <w:sz w:val="24"/>
          <w:szCs w:val="24"/>
          <w:bdr w:val="nil"/>
          <w:lang w:val="en-US" w:eastAsia="en-GB"/>
        </w:rPr>
        <w:t>Functional characterization</w:t>
      </w:r>
      <w:r w:rsidR="00DC0EB5">
        <w:rPr>
          <w:rFonts w:ascii="Calibri" w:eastAsia="Calibri" w:hAnsi="Calibri" w:cs="Calibri"/>
          <w:color w:val="000000"/>
          <w:sz w:val="24"/>
          <w:szCs w:val="24"/>
          <w:bdr w:val="nil"/>
          <w:lang w:val="en-US" w:eastAsia="en-GB"/>
        </w:rPr>
        <w:t xml:space="preserve"> of </w:t>
      </w:r>
      <w:del w:id="112" w:author="Edward Wallace" w:date="2019-04-30T07:55:00Z">
        <w:r w:rsidR="00DC0EB5" w:rsidDel="00444B45">
          <w:rPr>
            <w:rFonts w:ascii="Calibri" w:eastAsia="Calibri" w:hAnsi="Calibri" w:cs="Calibri"/>
            <w:color w:val="000000"/>
            <w:sz w:val="24"/>
            <w:szCs w:val="24"/>
            <w:bdr w:val="nil"/>
            <w:lang w:val="en-US" w:eastAsia="en-GB"/>
          </w:rPr>
          <w:delText>essential</w:delText>
        </w:r>
        <w:r w:rsidR="004A072E" w:rsidDel="00444B45">
          <w:rPr>
            <w:rFonts w:ascii="Calibri" w:eastAsia="Calibri" w:hAnsi="Calibri" w:cs="Calibri"/>
            <w:color w:val="000000"/>
            <w:sz w:val="24"/>
            <w:szCs w:val="24"/>
            <w:bdr w:val="nil"/>
            <w:lang w:val="en-US" w:eastAsia="en-GB"/>
          </w:rPr>
          <w:delText xml:space="preserve"> </w:delText>
        </w:r>
      </w:del>
      <w:ins w:id="113" w:author="Edward Wallace" w:date="2019-04-30T07:55:00Z">
        <w:r w:rsidR="00444B45">
          <w:rPr>
            <w:rFonts w:ascii="Calibri" w:eastAsia="Calibri" w:hAnsi="Calibri" w:cs="Calibri"/>
            <w:color w:val="000000"/>
            <w:sz w:val="24"/>
            <w:szCs w:val="24"/>
            <w:bdr w:val="nil"/>
            <w:lang w:val="en-US" w:eastAsia="en-GB"/>
          </w:rPr>
          <w:t xml:space="preserve">environmental response </w:t>
        </w:r>
      </w:ins>
      <w:r w:rsidR="00EB7561">
        <w:rPr>
          <w:rFonts w:ascii="Calibri" w:eastAsia="Calibri" w:hAnsi="Calibri" w:cs="Calibri"/>
          <w:color w:val="000000"/>
          <w:sz w:val="24"/>
          <w:szCs w:val="24"/>
          <w:bdr w:val="nil"/>
          <w:lang w:val="en-US" w:eastAsia="en-GB"/>
        </w:rPr>
        <w:t xml:space="preserve">genes </w:t>
      </w:r>
      <w:r w:rsidR="004A072E">
        <w:rPr>
          <w:rFonts w:ascii="Calibri" w:eastAsia="Calibri" w:hAnsi="Calibri" w:cs="Calibri"/>
          <w:color w:val="000000"/>
          <w:sz w:val="24"/>
          <w:szCs w:val="24"/>
          <w:bdr w:val="nil"/>
          <w:lang w:val="en-US" w:eastAsia="en-GB"/>
        </w:rPr>
        <w:t xml:space="preserve">in </w:t>
      </w:r>
      <w:r w:rsidR="004A072E" w:rsidRPr="004A072E">
        <w:rPr>
          <w:rFonts w:ascii="Calibri" w:eastAsia="Calibri" w:hAnsi="Calibri" w:cs="Calibri"/>
          <w:i/>
          <w:color w:val="000000"/>
          <w:sz w:val="24"/>
          <w:szCs w:val="24"/>
          <w:bdr w:val="nil"/>
          <w:lang w:val="en-US" w:eastAsia="en-GB"/>
        </w:rPr>
        <w:t>Cryptococcus neoformans</w:t>
      </w:r>
      <w:r w:rsidR="00DC0EB5">
        <w:rPr>
          <w:rFonts w:ascii="Calibri" w:eastAsia="Calibri" w:hAnsi="Calibri" w:cs="Calibri"/>
          <w:i/>
          <w:color w:val="000000"/>
          <w:sz w:val="24"/>
          <w:szCs w:val="24"/>
          <w:bdr w:val="nil"/>
          <w:lang w:val="en-US" w:eastAsia="en-GB"/>
        </w:rPr>
        <w:t>.</w:t>
      </w:r>
    </w:p>
    <w:p w14:paraId="58C3555B" w14:textId="124CB1B0" w:rsidR="009A1DBE" w:rsidRDefault="00D11F00" w:rsidP="00DC0EB5">
      <w:pPr>
        <w:pBdr>
          <w:top w:val="nil"/>
          <w:left w:val="nil"/>
          <w:bottom w:val="nil"/>
          <w:right w:val="nil"/>
          <w:between w:val="nil"/>
          <w:bar w:val="nil"/>
        </w:pBdr>
        <w:spacing w:line="276" w:lineRule="auto"/>
        <w:rPr>
          <w:rFonts w:ascii="Calibri" w:eastAsia="Calibri" w:hAnsi="Calibri" w:cs="Calibri"/>
          <w:color w:val="000000"/>
          <w:sz w:val="24"/>
          <w:szCs w:val="24"/>
          <w:bdr w:val="nil"/>
          <w:lang w:val="en-US" w:eastAsia="en-GB"/>
        </w:rPr>
      </w:pPr>
      <w:r w:rsidRPr="009A1DBE">
        <w:rPr>
          <w:rFonts w:ascii="Calibri" w:eastAsia="Calibri" w:hAnsi="Calibri" w:cs="Calibri"/>
          <w:b/>
          <w:color w:val="000000"/>
          <w:sz w:val="24"/>
          <w:szCs w:val="24"/>
          <w:u w:val="single"/>
          <w:bdr w:val="nil"/>
          <w:lang w:val="en-US" w:eastAsia="en-GB"/>
        </w:rPr>
        <w:t>Objective</w:t>
      </w:r>
      <w:r w:rsidR="009A1DBE" w:rsidRPr="009A1DBE">
        <w:rPr>
          <w:rFonts w:ascii="Calibri" w:eastAsia="Calibri" w:hAnsi="Calibri" w:cs="Calibri"/>
          <w:b/>
          <w:color w:val="000000"/>
          <w:sz w:val="24"/>
          <w:szCs w:val="24"/>
          <w:u w:val="single"/>
          <w:bdr w:val="nil"/>
          <w:lang w:val="en-US" w:eastAsia="en-GB"/>
        </w:rPr>
        <w:t>:</w:t>
      </w:r>
    </w:p>
    <w:p w14:paraId="0BFFB5C1" w14:textId="03CEDA6B" w:rsidR="00EB7561" w:rsidDel="007D1AD2" w:rsidRDefault="00DC0EB5">
      <w:pPr>
        <w:pBdr>
          <w:top w:val="nil"/>
          <w:left w:val="nil"/>
          <w:bottom w:val="nil"/>
          <w:right w:val="nil"/>
          <w:between w:val="nil"/>
          <w:bar w:val="nil"/>
        </w:pBdr>
        <w:spacing w:line="276" w:lineRule="auto"/>
        <w:rPr>
          <w:del w:id="114" w:author="Edward Wallace" w:date="2019-04-30T08:06:00Z"/>
          <w:rFonts w:ascii="Calibri" w:eastAsia="Calibri" w:hAnsi="Calibri" w:cs="Calibri"/>
          <w:color w:val="000000"/>
          <w:sz w:val="24"/>
          <w:szCs w:val="24"/>
          <w:bdr w:val="nil"/>
          <w:lang w:val="en-US" w:eastAsia="en-GB"/>
        </w:rPr>
      </w:pPr>
      <w:del w:id="115" w:author="Edward Wallace" w:date="2019-04-30T08:00:00Z">
        <w:r w:rsidDel="00444B45">
          <w:rPr>
            <w:rFonts w:ascii="Calibri" w:eastAsia="Calibri" w:hAnsi="Calibri" w:cs="Calibri"/>
            <w:color w:val="000000"/>
            <w:sz w:val="24"/>
            <w:szCs w:val="24"/>
            <w:bdr w:val="nil"/>
            <w:lang w:val="en-US" w:eastAsia="en-GB"/>
          </w:rPr>
          <w:delText>From the data obtai</w:delText>
        </w:r>
        <w:r w:rsidR="00EB7561" w:rsidDel="00444B45">
          <w:rPr>
            <w:rFonts w:ascii="Calibri" w:eastAsia="Calibri" w:hAnsi="Calibri" w:cs="Calibri"/>
            <w:color w:val="000000"/>
            <w:sz w:val="24"/>
            <w:szCs w:val="24"/>
            <w:bdr w:val="nil"/>
            <w:lang w:val="en-US" w:eastAsia="en-GB"/>
          </w:rPr>
          <w:delText xml:space="preserve">ned from Aims </w:delText>
        </w:r>
        <w:r w:rsidDel="00444B45">
          <w:rPr>
            <w:rFonts w:ascii="Calibri" w:eastAsia="Calibri" w:hAnsi="Calibri" w:cs="Calibri"/>
            <w:color w:val="000000"/>
            <w:sz w:val="24"/>
            <w:szCs w:val="24"/>
            <w:bdr w:val="nil"/>
            <w:lang w:val="en-US" w:eastAsia="en-GB"/>
          </w:rPr>
          <w:delText xml:space="preserve">1 and 2 </w:delText>
        </w:r>
      </w:del>
      <w:r>
        <w:rPr>
          <w:rFonts w:ascii="Calibri" w:eastAsia="Calibri" w:hAnsi="Calibri" w:cs="Calibri"/>
          <w:color w:val="000000"/>
          <w:sz w:val="24"/>
          <w:szCs w:val="24"/>
          <w:bdr w:val="nil"/>
          <w:lang w:val="en-US" w:eastAsia="en-GB"/>
        </w:rPr>
        <w:t xml:space="preserve">I will </w:t>
      </w:r>
      <w:del w:id="116" w:author="Edward Wallace" w:date="2019-04-30T08:00:00Z">
        <w:r w:rsidDel="00444B45">
          <w:rPr>
            <w:rFonts w:ascii="Calibri" w:eastAsia="Calibri" w:hAnsi="Calibri" w:cs="Calibri"/>
            <w:color w:val="000000"/>
            <w:sz w:val="24"/>
            <w:szCs w:val="24"/>
            <w:bdr w:val="nil"/>
            <w:lang w:val="en-US" w:eastAsia="en-GB"/>
          </w:rPr>
          <w:delText>use a</w:delText>
        </w:r>
        <w:r w:rsidR="00A7151E" w:rsidDel="00444B45">
          <w:rPr>
            <w:rFonts w:ascii="Calibri" w:eastAsia="Calibri" w:hAnsi="Calibri" w:cs="Calibri"/>
            <w:color w:val="000000"/>
            <w:sz w:val="24"/>
            <w:szCs w:val="24"/>
            <w:bdr w:val="nil"/>
            <w:lang w:val="en-US" w:eastAsia="en-GB"/>
          </w:rPr>
          <w:delText xml:space="preserve"> combination of integrative </w:delText>
        </w:r>
        <w:r w:rsidR="00D11F00" w:rsidDel="00444B45">
          <w:rPr>
            <w:rFonts w:ascii="Calibri" w:eastAsia="Calibri" w:hAnsi="Calibri" w:cs="Calibri"/>
            <w:color w:val="000000"/>
            <w:sz w:val="24"/>
            <w:szCs w:val="24"/>
            <w:bdr w:val="nil"/>
            <w:lang w:val="en-US" w:eastAsia="en-GB"/>
          </w:rPr>
          <w:delText>skills</w:delText>
        </w:r>
        <w:r w:rsidR="00A7151E" w:rsidRPr="00A7151E" w:rsidDel="00444B45">
          <w:rPr>
            <w:rFonts w:ascii="Calibri" w:eastAsia="Calibri" w:hAnsi="Calibri" w:cs="Calibri"/>
            <w:color w:val="000000"/>
            <w:sz w:val="24"/>
            <w:szCs w:val="24"/>
            <w:bdr w:val="nil"/>
            <w:lang w:val="en-US" w:eastAsia="en-GB"/>
          </w:rPr>
          <w:delText xml:space="preserve"> </w:delText>
        </w:r>
        <w:r w:rsidR="00D11F00" w:rsidDel="00444B45">
          <w:rPr>
            <w:rFonts w:ascii="Calibri" w:eastAsia="Calibri" w:hAnsi="Calibri" w:cs="Calibri"/>
            <w:color w:val="000000"/>
            <w:sz w:val="24"/>
            <w:szCs w:val="24"/>
            <w:bdr w:val="nil"/>
            <w:lang w:val="en-US" w:eastAsia="en-GB"/>
          </w:rPr>
          <w:delText>and methodologies</w:delText>
        </w:r>
        <w:r w:rsidDel="00444B45">
          <w:rPr>
            <w:rFonts w:ascii="Calibri" w:eastAsia="Calibri" w:hAnsi="Calibri" w:cs="Calibri"/>
            <w:color w:val="000000"/>
            <w:sz w:val="24"/>
            <w:szCs w:val="24"/>
            <w:bdr w:val="nil"/>
            <w:lang w:val="en-US" w:eastAsia="en-GB"/>
          </w:rPr>
          <w:delText xml:space="preserve"> to </w:delText>
        </w:r>
      </w:del>
      <w:r>
        <w:rPr>
          <w:rFonts w:ascii="Calibri" w:eastAsia="Calibri" w:hAnsi="Calibri" w:cs="Calibri"/>
          <w:color w:val="000000"/>
          <w:sz w:val="24"/>
          <w:szCs w:val="24"/>
          <w:bdr w:val="nil"/>
          <w:lang w:val="en-US" w:eastAsia="en-GB"/>
        </w:rPr>
        <w:t xml:space="preserve">identify </w:t>
      </w:r>
      <w:del w:id="117" w:author="Edward Wallace" w:date="2019-04-30T08:00:00Z">
        <w:r w:rsidDel="00444B45">
          <w:rPr>
            <w:rFonts w:ascii="Calibri" w:eastAsia="Calibri" w:hAnsi="Calibri" w:cs="Calibri"/>
            <w:color w:val="000000"/>
            <w:sz w:val="24"/>
            <w:szCs w:val="24"/>
            <w:bdr w:val="nil"/>
            <w:lang w:val="en-US" w:eastAsia="en-GB"/>
          </w:rPr>
          <w:delText xml:space="preserve">essential </w:delText>
        </w:r>
      </w:del>
      <w:ins w:id="118" w:author="Edward Wallace" w:date="2019-04-30T08:00:00Z">
        <w:r w:rsidR="00444B45">
          <w:rPr>
            <w:rFonts w:ascii="Calibri" w:eastAsia="Calibri" w:hAnsi="Calibri" w:cs="Calibri"/>
            <w:color w:val="000000"/>
            <w:sz w:val="24"/>
            <w:szCs w:val="24"/>
            <w:bdr w:val="nil"/>
            <w:lang w:val="en-US" w:eastAsia="en-GB"/>
          </w:rPr>
          <w:t xml:space="preserve">critical </w:t>
        </w:r>
      </w:ins>
      <w:r>
        <w:rPr>
          <w:rFonts w:ascii="Calibri" w:eastAsia="Calibri" w:hAnsi="Calibri" w:cs="Calibri"/>
          <w:color w:val="000000"/>
          <w:sz w:val="24"/>
          <w:szCs w:val="24"/>
          <w:bdr w:val="nil"/>
          <w:lang w:val="en-US" w:eastAsia="en-GB"/>
        </w:rPr>
        <w:t>genes</w:t>
      </w:r>
      <w:r w:rsidR="00EB7561">
        <w:rPr>
          <w:rFonts w:ascii="Calibri" w:eastAsia="Calibri" w:hAnsi="Calibri" w:cs="Calibri"/>
          <w:color w:val="000000"/>
          <w:sz w:val="24"/>
          <w:szCs w:val="24"/>
          <w:bdr w:val="nil"/>
          <w:lang w:val="en-US" w:eastAsia="en-GB"/>
        </w:rPr>
        <w:t xml:space="preserve"> and </w:t>
      </w:r>
      <w:del w:id="119" w:author="Edward Wallace" w:date="2019-04-30T08:01:00Z">
        <w:r w:rsidR="00A7151E" w:rsidDel="00444B45">
          <w:rPr>
            <w:rFonts w:ascii="Calibri" w:eastAsia="Calibri" w:hAnsi="Calibri" w:cs="Calibri"/>
            <w:color w:val="000000"/>
            <w:sz w:val="24"/>
            <w:szCs w:val="24"/>
            <w:bdr w:val="nil"/>
            <w:lang w:val="en-US" w:eastAsia="en-GB"/>
          </w:rPr>
          <w:delText xml:space="preserve">understand </w:delText>
        </w:r>
      </w:del>
      <w:ins w:id="120" w:author="Edward Wallace" w:date="2019-04-30T08:01:00Z">
        <w:r w:rsidR="00444B45">
          <w:rPr>
            <w:rFonts w:ascii="Calibri" w:eastAsia="Calibri" w:hAnsi="Calibri" w:cs="Calibri"/>
            <w:color w:val="000000"/>
            <w:sz w:val="24"/>
            <w:szCs w:val="24"/>
            <w:bdr w:val="nil"/>
            <w:lang w:val="en-US" w:eastAsia="en-GB"/>
          </w:rPr>
          <w:t xml:space="preserve">probe </w:t>
        </w:r>
      </w:ins>
      <w:r w:rsidR="00A7151E">
        <w:rPr>
          <w:rFonts w:ascii="Calibri" w:eastAsia="Calibri" w:hAnsi="Calibri" w:cs="Calibri"/>
          <w:color w:val="000000"/>
          <w:sz w:val="24"/>
          <w:szCs w:val="24"/>
          <w:bdr w:val="nil"/>
          <w:lang w:val="en-US" w:eastAsia="en-GB"/>
        </w:rPr>
        <w:t>their biological function</w:t>
      </w:r>
      <w:r>
        <w:rPr>
          <w:rFonts w:ascii="Calibri" w:eastAsia="Calibri" w:hAnsi="Calibri" w:cs="Calibri"/>
          <w:color w:val="000000"/>
          <w:sz w:val="24"/>
          <w:szCs w:val="24"/>
          <w:bdr w:val="nil"/>
          <w:lang w:val="en-US" w:eastAsia="en-GB"/>
        </w:rPr>
        <w:t xml:space="preserve"> in </w:t>
      </w:r>
      <w:r w:rsidRPr="00DC0EB5">
        <w:rPr>
          <w:rFonts w:ascii="Calibri" w:eastAsia="Calibri" w:hAnsi="Calibri" w:cs="Calibri"/>
          <w:i/>
          <w:color w:val="000000"/>
          <w:sz w:val="24"/>
          <w:szCs w:val="24"/>
          <w:bdr w:val="nil"/>
          <w:lang w:val="en-US" w:eastAsia="en-GB"/>
        </w:rPr>
        <w:t>Cryptococcus neoformans</w:t>
      </w:r>
      <w:r w:rsidR="00EB7561">
        <w:rPr>
          <w:rFonts w:ascii="Calibri" w:eastAsia="Calibri" w:hAnsi="Calibri" w:cs="Calibri"/>
          <w:color w:val="000000"/>
          <w:sz w:val="24"/>
          <w:szCs w:val="24"/>
          <w:bdr w:val="nil"/>
          <w:lang w:val="en-US" w:eastAsia="en-GB"/>
        </w:rPr>
        <w:t xml:space="preserve"> during </w:t>
      </w:r>
      <w:del w:id="121" w:author="Edward Wallace" w:date="2019-04-30T08:00:00Z">
        <w:r w:rsidR="00EB7561" w:rsidDel="00444B45">
          <w:rPr>
            <w:rFonts w:ascii="Calibri" w:eastAsia="Calibri" w:hAnsi="Calibri" w:cs="Calibri"/>
            <w:color w:val="000000"/>
            <w:sz w:val="24"/>
            <w:szCs w:val="24"/>
            <w:bdr w:val="nil"/>
            <w:lang w:val="en-US" w:eastAsia="en-GB"/>
          </w:rPr>
          <w:delText>the early stages of infection</w:delText>
        </w:r>
      </w:del>
      <w:ins w:id="122" w:author="Edward Wallace" w:date="2019-04-30T08:00:00Z">
        <w:r w:rsidR="00444B45">
          <w:rPr>
            <w:rFonts w:ascii="Calibri" w:eastAsia="Calibri" w:hAnsi="Calibri" w:cs="Calibri"/>
            <w:color w:val="000000"/>
            <w:sz w:val="24"/>
            <w:szCs w:val="24"/>
            <w:bdr w:val="nil"/>
            <w:lang w:val="en-US" w:eastAsia="en-GB"/>
          </w:rPr>
          <w:t>infection-mimicking models</w:t>
        </w:r>
      </w:ins>
      <w:r>
        <w:rPr>
          <w:rFonts w:ascii="Calibri" w:eastAsia="Calibri" w:hAnsi="Calibri" w:cs="Calibri"/>
          <w:color w:val="000000"/>
          <w:sz w:val="24"/>
          <w:szCs w:val="24"/>
          <w:bdr w:val="nil"/>
          <w:lang w:val="en-US" w:eastAsia="en-GB"/>
        </w:rPr>
        <w:t>.</w:t>
      </w:r>
      <w:r w:rsidR="00EB7561">
        <w:rPr>
          <w:rFonts w:ascii="Calibri" w:eastAsia="Calibri" w:hAnsi="Calibri" w:cs="Calibri"/>
          <w:color w:val="000000"/>
          <w:sz w:val="24"/>
          <w:szCs w:val="24"/>
          <w:bdr w:val="nil"/>
          <w:lang w:val="en-US" w:eastAsia="en-GB"/>
        </w:rPr>
        <w:t xml:space="preserve"> </w:t>
      </w:r>
      <w:proofErr w:type="spellStart"/>
      <w:ins w:id="123" w:author="Edward Wallace" w:date="2019-04-30T08:02:00Z">
        <w:r w:rsidR="007D1AD2">
          <w:rPr>
            <w:rFonts w:ascii="Calibri" w:eastAsia="Calibri" w:hAnsi="Calibri" w:cs="Calibri"/>
            <w:color w:val="000000"/>
            <w:sz w:val="24"/>
            <w:szCs w:val="24"/>
            <w:bdr w:val="nil"/>
            <w:lang w:val="en-US" w:eastAsia="en-GB"/>
          </w:rPr>
          <w:t>Analysing</w:t>
        </w:r>
        <w:proofErr w:type="spellEnd"/>
        <w:r w:rsidR="007D1AD2">
          <w:rPr>
            <w:rFonts w:ascii="Calibri" w:eastAsia="Calibri" w:hAnsi="Calibri" w:cs="Calibri"/>
            <w:color w:val="000000"/>
            <w:sz w:val="24"/>
            <w:szCs w:val="24"/>
            <w:bdr w:val="nil"/>
            <w:lang w:val="en-US" w:eastAsia="en-GB"/>
          </w:rPr>
          <w:t xml:space="preserve"> gene expression</w:t>
        </w:r>
      </w:ins>
      <w:ins w:id="124" w:author="Edward Wallace" w:date="2019-04-30T08:01:00Z">
        <w:r w:rsidR="00444B45">
          <w:rPr>
            <w:rFonts w:ascii="Calibri" w:eastAsia="Calibri" w:hAnsi="Calibri" w:cs="Calibri"/>
            <w:color w:val="000000"/>
            <w:sz w:val="24"/>
            <w:szCs w:val="24"/>
            <w:bdr w:val="nil"/>
            <w:lang w:val="en-US" w:eastAsia="en-GB"/>
          </w:rPr>
          <w:t xml:space="preserve"> in aims 1 and 2 will identi</w:t>
        </w:r>
      </w:ins>
      <w:ins w:id="125" w:author="Edward Wallace" w:date="2019-04-30T08:02:00Z">
        <w:r w:rsidR="007D1AD2">
          <w:rPr>
            <w:rFonts w:ascii="Calibri" w:eastAsia="Calibri" w:hAnsi="Calibri" w:cs="Calibri"/>
            <w:color w:val="000000"/>
            <w:sz w:val="24"/>
            <w:szCs w:val="24"/>
            <w:bdr w:val="nil"/>
            <w:lang w:val="en-US" w:eastAsia="en-GB"/>
          </w:rPr>
          <w:t>fy genes and pathways that are differentially expressed in cell</w:t>
        </w:r>
      </w:ins>
      <w:ins w:id="126" w:author="Edward Wallace" w:date="2019-04-30T08:03:00Z">
        <w:r w:rsidR="007D1AD2">
          <w:rPr>
            <w:rFonts w:ascii="Calibri" w:eastAsia="Calibri" w:hAnsi="Calibri" w:cs="Calibri"/>
            <w:color w:val="000000"/>
            <w:sz w:val="24"/>
            <w:szCs w:val="24"/>
            <w:bdr w:val="nil"/>
            <w:lang w:val="en-US" w:eastAsia="en-GB"/>
          </w:rPr>
          <w:t xml:space="preserve">s responding to their environment including bacterial components. My next objective is to investigate </w:t>
        </w:r>
      </w:ins>
      <w:ins w:id="127" w:author="Edward Wallace" w:date="2019-04-30T08:04:00Z">
        <w:r w:rsidR="007D1AD2">
          <w:rPr>
            <w:rFonts w:ascii="Calibri" w:eastAsia="Calibri" w:hAnsi="Calibri" w:cs="Calibri"/>
            <w:color w:val="000000"/>
            <w:sz w:val="24"/>
            <w:szCs w:val="24"/>
            <w:bdr w:val="nil"/>
            <w:lang w:val="en-US" w:eastAsia="en-GB"/>
          </w:rPr>
          <w:t xml:space="preserve">how these differentially expressed genes affect the </w:t>
        </w:r>
      </w:ins>
      <w:ins w:id="128" w:author="Edward Wallace" w:date="2019-04-30T08:05:00Z">
        <w:r w:rsidR="007D1AD2" w:rsidRPr="005240E2">
          <w:rPr>
            <w:rFonts w:ascii="Calibri" w:eastAsia="Calibri" w:hAnsi="Calibri" w:cs="Calibri"/>
            <w:i/>
            <w:color w:val="000000"/>
            <w:sz w:val="24"/>
            <w:szCs w:val="24"/>
            <w:bdr w:val="nil"/>
            <w:lang w:val="en-US" w:eastAsia="en-GB"/>
            <w:rPrChange w:id="129" w:author="Edward Wallace" w:date="2019-04-30T13:57:00Z">
              <w:rPr>
                <w:rFonts w:ascii="Calibri" w:eastAsia="Calibri" w:hAnsi="Calibri" w:cs="Calibri"/>
                <w:color w:val="000000"/>
                <w:sz w:val="24"/>
                <w:szCs w:val="24"/>
                <w:bdr w:val="nil"/>
                <w:lang w:val="en-US" w:eastAsia="en-GB"/>
              </w:rPr>
            </w:rPrChange>
          </w:rPr>
          <w:t>Cryptococcus</w:t>
        </w:r>
        <w:r w:rsidR="007D1AD2">
          <w:rPr>
            <w:rFonts w:ascii="Calibri" w:eastAsia="Calibri" w:hAnsi="Calibri" w:cs="Calibri"/>
            <w:color w:val="000000"/>
            <w:sz w:val="24"/>
            <w:szCs w:val="24"/>
            <w:bdr w:val="nil"/>
            <w:lang w:val="en-US" w:eastAsia="en-GB"/>
          </w:rPr>
          <w:t xml:space="preserve"> </w:t>
        </w:r>
      </w:ins>
      <w:ins w:id="130" w:author="Edward Wallace" w:date="2019-04-30T13:57:00Z">
        <w:r w:rsidR="005B79E5">
          <w:rPr>
            <w:rFonts w:ascii="Calibri" w:eastAsia="Calibri" w:hAnsi="Calibri" w:cs="Calibri"/>
            <w:color w:val="000000"/>
            <w:sz w:val="24"/>
            <w:szCs w:val="24"/>
            <w:bdr w:val="nil"/>
            <w:lang w:val="en-US" w:eastAsia="en-GB"/>
          </w:rPr>
          <w:t>response,</w:t>
        </w:r>
      </w:ins>
      <w:ins w:id="131" w:author="Edward Wallace" w:date="2019-04-30T08:05:00Z">
        <w:r w:rsidR="007D1AD2">
          <w:rPr>
            <w:rFonts w:ascii="Calibri" w:eastAsia="Calibri" w:hAnsi="Calibri" w:cs="Calibri"/>
            <w:color w:val="000000"/>
            <w:sz w:val="24"/>
            <w:szCs w:val="24"/>
            <w:bdr w:val="nil"/>
            <w:lang w:val="en-US" w:eastAsia="en-GB"/>
          </w:rPr>
          <w:t xml:space="preserve"> by </w:t>
        </w:r>
      </w:ins>
      <w:ins w:id="132" w:author="Edward Wallace" w:date="2019-04-30T08:06:00Z">
        <w:r w:rsidR="007D1AD2">
          <w:rPr>
            <w:rFonts w:ascii="Calibri" w:eastAsia="Calibri" w:hAnsi="Calibri" w:cs="Calibri"/>
            <w:color w:val="000000"/>
            <w:sz w:val="24"/>
            <w:szCs w:val="24"/>
            <w:bdr w:val="nil"/>
            <w:lang w:val="en-US" w:eastAsia="en-GB"/>
          </w:rPr>
          <w:t>knocking them out using CRISPR-Cas9 systems that already work in the Wal</w:t>
        </w:r>
      </w:ins>
      <w:ins w:id="133" w:author="Edward Wallace" w:date="2019-04-30T13:57:00Z">
        <w:r w:rsidR="005B79E5">
          <w:rPr>
            <w:rFonts w:ascii="Calibri" w:eastAsia="Calibri" w:hAnsi="Calibri" w:cs="Calibri"/>
            <w:color w:val="000000"/>
            <w:sz w:val="24"/>
            <w:szCs w:val="24"/>
            <w:bdr w:val="nil"/>
            <w:lang w:val="en-US" w:eastAsia="en-GB"/>
          </w:rPr>
          <w:t>l</w:t>
        </w:r>
      </w:ins>
      <w:ins w:id="134" w:author="Edward Wallace" w:date="2019-04-30T08:06:00Z">
        <w:r w:rsidR="007D1AD2">
          <w:rPr>
            <w:rFonts w:ascii="Calibri" w:eastAsia="Calibri" w:hAnsi="Calibri" w:cs="Calibri"/>
            <w:color w:val="000000"/>
            <w:sz w:val="24"/>
            <w:szCs w:val="24"/>
            <w:bdr w:val="nil"/>
            <w:lang w:val="en-US" w:eastAsia="en-GB"/>
          </w:rPr>
          <w:t>ace and E. Bayne labs.</w:t>
        </w:r>
      </w:ins>
      <w:ins w:id="135" w:author="Edward Wallace" w:date="2019-04-30T08:03:00Z">
        <w:r w:rsidR="007D1AD2">
          <w:rPr>
            <w:rFonts w:ascii="Calibri" w:eastAsia="Calibri" w:hAnsi="Calibri" w:cs="Calibri"/>
            <w:color w:val="000000"/>
            <w:sz w:val="24"/>
            <w:szCs w:val="24"/>
            <w:bdr w:val="nil"/>
            <w:lang w:val="en-US" w:eastAsia="en-GB"/>
          </w:rPr>
          <w:t xml:space="preserve"> </w:t>
        </w:r>
      </w:ins>
      <w:del w:id="136" w:author="Edward Wallace" w:date="2019-04-30T08:06:00Z">
        <w:r w:rsidR="00D11F00" w:rsidRPr="00D11F00" w:rsidDel="007D1AD2">
          <w:rPr>
            <w:rFonts w:ascii="Calibri" w:eastAsia="Calibri" w:hAnsi="Calibri" w:cs="Calibri"/>
            <w:color w:val="000000"/>
            <w:sz w:val="24"/>
            <w:szCs w:val="24"/>
            <w:bdr w:val="nil"/>
            <w:lang w:val="en-US" w:eastAsia="en-GB"/>
          </w:rPr>
          <w:delText xml:space="preserve">High-throughput sequencing technology is rapidly becoming the standard method for measuring RNA expression levels and identifying differentially expressed genes in 2 or more conditions. </w:delText>
        </w:r>
        <w:r w:rsidR="00EB7561" w:rsidDel="007D1AD2">
          <w:rPr>
            <w:rFonts w:ascii="Calibri" w:eastAsia="Calibri" w:hAnsi="Calibri" w:cs="Calibri"/>
            <w:color w:val="000000"/>
            <w:sz w:val="24"/>
            <w:szCs w:val="24"/>
            <w:bdr w:val="nil"/>
            <w:lang w:val="en-US" w:eastAsia="en-GB"/>
          </w:rPr>
          <w:delText xml:space="preserve">Strategies to characterize gene/protein function fall into 2 </w:delText>
        </w:r>
        <w:r w:rsidR="00A7151E" w:rsidRPr="00A7151E" w:rsidDel="007D1AD2">
          <w:rPr>
            <w:rFonts w:ascii="Calibri" w:eastAsia="Calibri" w:hAnsi="Calibri" w:cs="Calibri"/>
            <w:color w:val="000000"/>
            <w:sz w:val="24"/>
            <w:szCs w:val="24"/>
            <w:bdr w:val="nil"/>
            <w:lang w:val="en-US" w:eastAsia="en-GB"/>
          </w:rPr>
          <w:delText>multidisciplinary</w:delText>
        </w:r>
        <w:r w:rsidR="00A7151E" w:rsidDel="007D1AD2">
          <w:rPr>
            <w:rFonts w:ascii="Calibri" w:eastAsia="Calibri" w:hAnsi="Calibri" w:cs="Calibri"/>
            <w:color w:val="000000"/>
            <w:sz w:val="24"/>
            <w:szCs w:val="24"/>
            <w:bdr w:val="nil"/>
            <w:lang w:val="en-US" w:eastAsia="en-GB"/>
          </w:rPr>
          <w:delText xml:space="preserve"> </w:delText>
        </w:r>
        <w:r w:rsidR="00EB7561" w:rsidDel="007D1AD2">
          <w:rPr>
            <w:rFonts w:ascii="Calibri" w:eastAsia="Calibri" w:hAnsi="Calibri" w:cs="Calibri"/>
            <w:color w:val="000000"/>
            <w:sz w:val="24"/>
            <w:szCs w:val="24"/>
            <w:bdr w:val="nil"/>
            <w:lang w:val="en-US" w:eastAsia="en-GB"/>
          </w:rPr>
          <w:delText>categories:</w:delText>
        </w:r>
      </w:del>
    </w:p>
    <w:p w14:paraId="261D4CA5" w14:textId="4A287E39" w:rsidR="00EB7561" w:rsidDel="007D1AD2" w:rsidRDefault="00EB7561">
      <w:pPr>
        <w:pBdr>
          <w:top w:val="nil"/>
          <w:left w:val="nil"/>
          <w:bottom w:val="nil"/>
          <w:right w:val="nil"/>
          <w:between w:val="nil"/>
          <w:bar w:val="nil"/>
        </w:pBdr>
        <w:spacing w:line="276" w:lineRule="auto"/>
        <w:rPr>
          <w:del w:id="137" w:author="Edward Wallace" w:date="2019-04-30T08:06:00Z"/>
          <w:rFonts w:ascii="Calibri" w:eastAsia="Calibri" w:hAnsi="Calibri" w:cs="Calibri"/>
          <w:color w:val="000000"/>
          <w:sz w:val="24"/>
          <w:szCs w:val="24"/>
          <w:bdr w:val="nil"/>
          <w:lang w:val="en-US" w:eastAsia="en-GB"/>
        </w:rPr>
        <w:pPrChange w:id="138" w:author="Edward Wallace" w:date="2019-04-30T08:06:00Z">
          <w:pPr>
            <w:pStyle w:val="ListParagraph"/>
            <w:numPr>
              <w:numId w:val="3"/>
            </w:numPr>
            <w:pBdr>
              <w:top w:val="nil"/>
              <w:left w:val="nil"/>
              <w:bottom w:val="nil"/>
              <w:right w:val="nil"/>
              <w:between w:val="nil"/>
              <w:bar w:val="nil"/>
            </w:pBdr>
            <w:spacing w:line="276" w:lineRule="auto"/>
            <w:ind w:hanging="360"/>
          </w:pPr>
        </w:pPrChange>
      </w:pPr>
      <w:del w:id="139" w:author="Edward Wallace" w:date="2019-04-30T08:06:00Z">
        <w:r w:rsidDel="007D1AD2">
          <w:rPr>
            <w:rFonts w:ascii="Calibri" w:eastAsia="Calibri" w:hAnsi="Calibri" w:cs="Calibri"/>
            <w:color w:val="000000"/>
            <w:sz w:val="24"/>
            <w:szCs w:val="24"/>
            <w:bdr w:val="nil"/>
            <w:lang w:val="en-US" w:eastAsia="en-GB"/>
          </w:rPr>
          <w:delText>Bioinformatics</w:delText>
        </w:r>
        <w:r w:rsidR="00A7151E" w:rsidDel="007D1AD2">
          <w:rPr>
            <w:rFonts w:ascii="Calibri" w:eastAsia="Calibri" w:hAnsi="Calibri" w:cs="Calibri"/>
            <w:color w:val="000000"/>
            <w:sz w:val="24"/>
            <w:szCs w:val="24"/>
            <w:bdr w:val="nil"/>
            <w:lang w:val="en-US" w:eastAsia="en-GB"/>
          </w:rPr>
          <w:delText xml:space="preserve"> analysis</w:delText>
        </w:r>
      </w:del>
    </w:p>
    <w:p w14:paraId="3B56C22B" w14:textId="385AD456" w:rsidR="00EB7561" w:rsidDel="007D1AD2" w:rsidRDefault="00EB7561">
      <w:pPr>
        <w:pBdr>
          <w:top w:val="nil"/>
          <w:left w:val="nil"/>
          <w:bottom w:val="nil"/>
          <w:right w:val="nil"/>
          <w:between w:val="nil"/>
          <w:bar w:val="nil"/>
        </w:pBdr>
        <w:spacing w:line="276" w:lineRule="auto"/>
        <w:rPr>
          <w:del w:id="140" w:author="Edward Wallace" w:date="2019-04-30T08:06:00Z"/>
          <w:rFonts w:ascii="Calibri" w:eastAsia="Calibri" w:hAnsi="Calibri" w:cs="Calibri"/>
          <w:color w:val="000000"/>
          <w:sz w:val="24"/>
          <w:szCs w:val="24"/>
          <w:bdr w:val="nil"/>
          <w:lang w:val="en-US" w:eastAsia="en-GB"/>
        </w:rPr>
        <w:pPrChange w:id="141" w:author="Edward Wallace" w:date="2019-04-30T08:06:00Z">
          <w:pPr>
            <w:pStyle w:val="ListParagraph"/>
            <w:numPr>
              <w:numId w:val="3"/>
            </w:numPr>
            <w:pBdr>
              <w:top w:val="nil"/>
              <w:left w:val="nil"/>
              <w:bottom w:val="nil"/>
              <w:right w:val="nil"/>
              <w:between w:val="nil"/>
              <w:bar w:val="nil"/>
            </w:pBdr>
            <w:spacing w:line="276" w:lineRule="auto"/>
            <w:ind w:hanging="360"/>
          </w:pPr>
        </w:pPrChange>
      </w:pPr>
      <w:del w:id="142" w:author="Edward Wallace" w:date="2019-04-30T08:06:00Z">
        <w:r w:rsidRPr="00EB7561" w:rsidDel="007D1AD2">
          <w:rPr>
            <w:rFonts w:ascii="Calibri" w:eastAsia="Calibri" w:hAnsi="Calibri" w:cs="Calibri"/>
            <w:color w:val="000000"/>
            <w:sz w:val="24"/>
            <w:szCs w:val="24"/>
            <w:bdr w:val="nil"/>
            <w:lang w:val="en-US" w:eastAsia="en-GB"/>
          </w:rPr>
          <w:delText>Experimental investigation</w:delText>
        </w:r>
        <w:r w:rsidR="00A7151E" w:rsidDel="007D1AD2">
          <w:rPr>
            <w:rFonts w:ascii="Calibri" w:eastAsia="Calibri" w:hAnsi="Calibri" w:cs="Calibri"/>
            <w:color w:val="000000"/>
            <w:sz w:val="24"/>
            <w:szCs w:val="24"/>
            <w:bdr w:val="nil"/>
            <w:lang w:val="en-US" w:eastAsia="en-GB"/>
          </w:rPr>
          <w:delText xml:space="preserve"> and validation</w:delText>
        </w:r>
      </w:del>
    </w:p>
    <w:p w14:paraId="2AE50FED" w14:textId="0F90B865" w:rsidR="00AA198B" w:rsidDel="007D1AD2" w:rsidRDefault="00AA198B">
      <w:pPr>
        <w:pBdr>
          <w:top w:val="nil"/>
          <w:left w:val="nil"/>
          <w:bottom w:val="nil"/>
          <w:right w:val="nil"/>
          <w:between w:val="nil"/>
          <w:bar w:val="nil"/>
        </w:pBdr>
        <w:spacing w:line="276" w:lineRule="auto"/>
        <w:rPr>
          <w:del w:id="143" w:author="Edward Wallace" w:date="2019-04-30T08:06:00Z"/>
          <w:rFonts w:ascii="Calibri" w:eastAsia="Calibri" w:hAnsi="Calibri" w:cs="Calibri"/>
          <w:color w:val="000000"/>
          <w:sz w:val="24"/>
          <w:szCs w:val="24"/>
          <w:bdr w:val="nil"/>
          <w:lang w:val="en-US" w:eastAsia="en-GB"/>
        </w:rPr>
        <w:pPrChange w:id="144" w:author="Edward Wallace" w:date="2019-04-30T08:06:00Z">
          <w:pPr>
            <w:pStyle w:val="ListParagraph"/>
            <w:pBdr>
              <w:top w:val="nil"/>
              <w:left w:val="nil"/>
              <w:bottom w:val="nil"/>
              <w:right w:val="nil"/>
              <w:between w:val="nil"/>
              <w:bar w:val="nil"/>
            </w:pBdr>
            <w:spacing w:line="276" w:lineRule="auto"/>
          </w:pPr>
        </w:pPrChange>
      </w:pPr>
    </w:p>
    <w:p w14:paraId="3D1564E7" w14:textId="199CFD06" w:rsidR="00AA198B" w:rsidRDefault="00AA198B">
      <w:pPr>
        <w:pBdr>
          <w:top w:val="nil"/>
          <w:left w:val="nil"/>
          <w:bottom w:val="nil"/>
          <w:right w:val="nil"/>
          <w:between w:val="nil"/>
          <w:bar w:val="nil"/>
        </w:pBdr>
        <w:spacing w:line="276" w:lineRule="auto"/>
        <w:rPr>
          <w:rFonts w:ascii="Calibri" w:eastAsia="Calibri" w:hAnsi="Calibri" w:cs="Calibri"/>
          <w:color w:val="000000"/>
          <w:sz w:val="24"/>
          <w:szCs w:val="24"/>
          <w:bdr w:val="nil"/>
          <w:lang w:val="en-US" w:eastAsia="en-GB"/>
        </w:rPr>
        <w:pPrChange w:id="145" w:author="Edward Wallace" w:date="2019-04-30T08:06:00Z">
          <w:pPr>
            <w:pStyle w:val="ListParagraph"/>
            <w:pBdr>
              <w:top w:val="nil"/>
              <w:left w:val="nil"/>
              <w:bottom w:val="nil"/>
              <w:right w:val="nil"/>
              <w:between w:val="nil"/>
              <w:bar w:val="nil"/>
            </w:pBdr>
            <w:spacing w:line="276" w:lineRule="auto"/>
            <w:ind w:left="0"/>
          </w:pPr>
        </w:pPrChange>
      </w:pPr>
      <w:del w:id="146" w:author="Edward Wallace" w:date="2019-04-30T08:06:00Z">
        <w:r w:rsidRPr="00AA198B" w:rsidDel="007D1AD2">
          <w:rPr>
            <w:rFonts w:ascii="Calibri" w:eastAsia="Calibri" w:hAnsi="Calibri" w:cs="Calibri"/>
            <w:color w:val="000000"/>
            <w:sz w:val="24"/>
            <w:szCs w:val="24"/>
            <w:bdr w:val="nil"/>
            <w:lang w:val="en-US" w:eastAsia="en-GB"/>
          </w:rPr>
          <w:delText xml:space="preserve">Bioinformatic techniques assign functional data by searching for well characterized relatives in sequence databases. While this approach has proven to be very successful it must be verified experimentally. </w:delText>
        </w:r>
      </w:del>
      <w:r w:rsidR="00D73C5D" w:rsidRPr="00D73C5D">
        <w:rPr>
          <w:rFonts w:ascii="Calibri" w:eastAsia="Calibri" w:hAnsi="Calibri" w:cs="Calibri"/>
          <w:color w:val="000000"/>
          <w:sz w:val="24"/>
          <w:szCs w:val="24"/>
          <w:bdr w:val="nil"/>
          <w:lang w:val="en-US" w:eastAsia="en-GB"/>
        </w:rPr>
        <w:t xml:space="preserve">The development of advanced genetic tools and the completed sequencing and annotation of </w:t>
      </w:r>
      <w:del w:id="147" w:author="Edward Wallace" w:date="2019-04-30T13:57:00Z">
        <w:r w:rsidR="00D73C5D" w:rsidRPr="005240E2" w:rsidDel="005240E2">
          <w:rPr>
            <w:rFonts w:ascii="Calibri" w:eastAsia="Calibri" w:hAnsi="Calibri" w:cs="Calibri"/>
            <w:i/>
            <w:color w:val="000000"/>
            <w:sz w:val="24"/>
            <w:szCs w:val="24"/>
            <w:bdr w:val="nil"/>
            <w:lang w:val="en-US" w:eastAsia="en-GB"/>
            <w:rPrChange w:id="148" w:author="Edward Wallace" w:date="2019-04-30T13:57:00Z">
              <w:rPr>
                <w:rFonts w:ascii="Calibri" w:eastAsia="Calibri" w:hAnsi="Calibri" w:cs="Calibri"/>
                <w:color w:val="000000"/>
                <w:sz w:val="24"/>
                <w:szCs w:val="24"/>
                <w:bdr w:val="nil"/>
                <w:lang w:val="en-US" w:eastAsia="en-GB"/>
              </w:rPr>
            </w:rPrChange>
          </w:rPr>
          <w:delText>Serotype A and D</w:delText>
        </w:r>
      </w:del>
      <w:ins w:id="149" w:author="Edward Wallace" w:date="2019-04-30T13:57:00Z">
        <w:r w:rsidR="005240E2" w:rsidRPr="005240E2">
          <w:rPr>
            <w:rFonts w:ascii="Calibri" w:eastAsia="Calibri" w:hAnsi="Calibri" w:cs="Calibri"/>
            <w:i/>
            <w:color w:val="000000"/>
            <w:sz w:val="24"/>
            <w:szCs w:val="24"/>
            <w:bdr w:val="nil"/>
            <w:lang w:val="en-US" w:eastAsia="en-GB"/>
            <w:rPrChange w:id="150" w:author="Edward Wallace" w:date="2019-04-30T13:57:00Z">
              <w:rPr>
                <w:rFonts w:ascii="Calibri" w:eastAsia="Calibri" w:hAnsi="Calibri" w:cs="Calibri"/>
                <w:color w:val="000000"/>
                <w:sz w:val="24"/>
                <w:szCs w:val="24"/>
                <w:bdr w:val="nil"/>
                <w:lang w:val="en-US" w:eastAsia="en-GB"/>
              </w:rPr>
            </w:rPrChange>
          </w:rPr>
          <w:t>Cryptococcus</w:t>
        </w:r>
      </w:ins>
      <w:r w:rsidR="00D73C5D" w:rsidRPr="00D73C5D">
        <w:rPr>
          <w:rFonts w:ascii="Calibri" w:eastAsia="Calibri" w:hAnsi="Calibri" w:cs="Calibri"/>
          <w:color w:val="000000"/>
          <w:sz w:val="24"/>
          <w:szCs w:val="24"/>
          <w:bdr w:val="nil"/>
          <w:lang w:val="en-US" w:eastAsia="en-GB"/>
        </w:rPr>
        <w:t xml:space="preserve"> genomes have greatly accelerated the efforts to understand the molecular mechanisms of pathogenesis of this fungus.</w:t>
      </w:r>
    </w:p>
    <w:p w14:paraId="6E1541F9" w14:textId="77777777" w:rsidR="009A1DBE" w:rsidRDefault="009A1DBE" w:rsidP="00A7151E">
      <w:pPr>
        <w:pBdr>
          <w:top w:val="nil"/>
          <w:left w:val="nil"/>
          <w:bottom w:val="nil"/>
          <w:right w:val="nil"/>
          <w:between w:val="nil"/>
          <w:bar w:val="nil"/>
        </w:pBdr>
        <w:spacing w:line="276" w:lineRule="auto"/>
        <w:rPr>
          <w:rFonts w:ascii="Calibri" w:eastAsia="Calibri" w:hAnsi="Calibri" w:cs="Calibri"/>
          <w:color w:val="000000"/>
          <w:sz w:val="24"/>
          <w:szCs w:val="24"/>
          <w:bdr w:val="nil"/>
          <w:lang w:val="en-US" w:eastAsia="en-GB"/>
        </w:rPr>
      </w:pPr>
      <w:r>
        <w:rPr>
          <w:rFonts w:ascii="Calibri" w:eastAsia="Calibri" w:hAnsi="Calibri" w:cs="Calibri"/>
          <w:b/>
          <w:color w:val="000000"/>
          <w:sz w:val="24"/>
          <w:szCs w:val="24"/>
          <w:u w:val="single"/>
          <w:bdr w:val="nil"/>
          <w:lang w:val="en-US" w:eastAsia="en-GB"/>
        </w:rPr>
        <w:t>Method:</w:t>
      </w:r>
    </w:p>
    <w:p w14:paraId="0E6E4627" w14:textId="4090DD7A" w:rsidR="00A1558F" w:rsidRDefault="00A1558F" w:rsidP="00A7151E">
      <w:pPr>
        <w:pBdr>
          <w:top w:val="nil"/>
          <w:left w:val="nil"/>
          <w:bottom w:val="nil"/>
          <w:right w:val="nil"/>
          <w:between w:val="nil"/>
          <w:bar w:val="nil"/>
        </w:pBdr>
        <w:spacing w:line="276" w:lineRule="auto"/>
        <w:rPr>
          <w:rFonts w:ascii="Calibri" w:eastAsia="Calibri" w:hAnsi="Calibri" w:cs="Calibri"/>
          <w:color w:val="000000"/>
          <w:sz w:val="24"/>
          <w:szCs w:val="24"/>
          <w:u w:val="single"/>
          <w:bdr w:val="nil"/>
          <w:lang w:val="en-US" w:eastAsia="en-GB"/>
        </w:rPr>
      </w:pPr>
      <w:r>
        <w:rPr>
          <w:rFonts w:ascii="Calibri" w:eastAsia="Calibri" w:hAnsi="Calibri" w:cs="Calibri"/>
          <w:color w:val="000000"/>
          <w:sz w:val="24"/>
          <w:szCs w:val="24"/>
          <w:u w:val="single"/>
          <w:bdr w:val="nil"/>
          <w:lang w:val="en-US" w:eastAsia="en-GB"/>
        </w:rPr>
        <w:lastRenderedPageBreak/>
        <w:t>Bioinformatics analysis:</w:t>
      </w:r>
    </w:p>
    <w:p w14:paraId="0BA397FF" w14:textId="78CDAB58" w:rsidR="00AD5BB4" w:rsidRDefault="00A1558F" w:rsidP="00A7151E">
      <w:pPr>
        <w:pBdr>
          <w:top w:val="nil"/>
          <w:left w:val="nil"/>
          <w:bottom w:val="nil"/>
          <w:right w:val="nil"/>
          <w:between w:val="nil"/>
          <w:bar w:val="nil"/>
        </w:pBdr>
        <w:spacing w:line="276" w:lineRule="auto"/>
        <w:rPr>
          <w:rFonts w:ascii="Calibri" w:eastAsia="Calibri" w:hAnsi="Calibri" w:cs="Calibri"/>
          <w:color w:val="000000"/>
          <w:sz w:val="24"/>
          <w:szCs w:val="24"/>
          <w:bdr w:val="nil"/>
          <w:lang w:val="en-US" w:eastAsia="en-GB"/>
        </w:rPr>
      </w:pPr>
      <w:r w:rsidRPr="00A1558F">
        <w:rPr>
          <w:rFonts w:ascii="Calibri" w:eastAsia="Calibri" w:hAnsi="Calibri" w:cs="Calibri"/>
          <w:color w:val="000000"/>
          <w:sz w:val="24"/>
          <w:szCs w:val="24"/>
          <w:bdr w:val="nil"/>
          <w:lang w:val="en-US" w:eastAsia="en-GB"/>
        </w:rPr>
        <w:t xml:space="preserve">Once high quality </w:t>
      </w:r>
      <w:ins w:id="151" w:author="Edward Wallace" w:date="2019-04-30T13:58:00Z">
        <w:r w:rsidR="005240E2">
          <w:rPr>
            <w:rFonts w:ascii="Calibri" w:eastAsia="Calibri" w:hAnsi="Calibri" w:cs="Calibri"/>
            <w:color w:val="000000"/>
            <w:sz w:val="24"/>
            <w:szCs w:val="24"/>
            <w:bdr w:val="nil"/>
            <w:lang w:val="en-US" w:eastAsia="en-GB"/>
          </w:rPr>
          <w:t xml:space="preserve">RNA-seq </w:t>
        </w:r>
      </w:ins>
      <w:r w:rsidRPr="00A1558F">
        <w:rPr>
          <w:rFonts w:ascii="Calibri" w:eastAsia="Calibri" w:hAnsi="Calibri" w:cs="Calibri"/>
          <w:color w:val="000000"/>
          <w:sz w:val="24"/>
          <w:szCs w:val="24"/>
          <w:bdr w:val="nil"/>
          <w:lang w:val="en-US" w:eastAsia="en-GB"/>
        </w:rPr>
        <w:t>data have been obtained</w:t>
      </w:r>
      <w:ins w:id="152" w:author="Edward Wallace" w:date="2019-04-30T13:58:00Z">
        <w:r w:rsidR="005240E2">
          <w:rPr>
            <w:rFonts w:ascii="Calibri" w:eastAsia="Calibri" w:hAnsi="Calibri" w:cs="Calibri"/>
            <w:color w:val="000000"/>
            <w:sz w:val="24"/>
            <w:szCs w:val="24"/>
            <w:bdr w:val="nil"/>
            <w:lang w:val="en-US" w:eastAsia="en-GB"/>
          </w:rPr>
          <w:t xml:space="preserve">, reads will be trimmed, mapped to the genome, and quantified along </w:t>
        </w:r>
      </w:ins>
      <w:ins w:id="153" w:author="Edward Wallace" w:date="2019-04-30T13:59:00Z">
        <w:r w:rsidR="005240E2">
          <w:rPr>
            <w:rFonts w:ascii="Calibri" w:eastAsia="Calibri" w:hAnsi="Calibri" w:cs="Calibri"/>
            <w:color w:val="000000"/>
            <w:sz w:val="24"/>
            <w:szCs w:val="24"/>
            <w:bdr w:val="nil"/>
            <w:lang w:val="en-US" w:eastAsia="en-GB"/>
          </w:rPr>
          <w:t>individual annotated transcripts</w:t>
        </w:r>
      </w:ins>
      <w:r w:rsidR="00D11F00">
        <w:rPr>
          <w:rFonts w:ascii="Calibri" w:eastAsia="Calibri" w:hAnsi="Calibri" w:cs="Calibri"/>
          <w:color w:val="000000"/>
          <w:sz w:val="24"/>
          <w:szCs w:val="24"/>
          <w:bdr w:val="nil"/>
          <w:lang w:val="en-US" w:eastAsia="en-GB"/>
        </w:rPr>
        <w:t>,</w:t>
      </w:r>
      <w:ins w:id="154" w:author="Edward Wallace" w:date="2019-04-30T13:59:00Z">
        <w:r w:rsidR="005240E2">
          <w:rPr>
            <w:rFonts w:ascii="Calibri" w:eastAsia="Calibri" w:hAnsi="Calibri" w:cs="Calibri"/>
            <w:color w:val="000000"/>
            <w:sz w:val="24"/>
            <w:szCs w:val="24"/>
            <w:bdr w:val="nil"/>
            <w:lang w:val="en-US" w:eastAsia="en-GB"/>
          </w:rPr>
          <w:t xml:space="preserve"> using software pipelines and genome annotations that are established in the Wallace lab.</w:t>
        </w:r>
      </w:ins>
      <w:r w:rsidR="00D11F00">
        <w:rPr>
          <w:rFonts w:ascii="Calibri" w:eastAsia="Calibri" w:hAnsi="Calibri" w:cs="Calibri"/>
          <w:color w:val="000000"/>
          <w:sz w:val="24"/>
          <w:szCs w:val="24"/>
          <w:bdr w:val="nil"/>
          <w:lang w:val="en-US" w:eastAsia="en-GB"/>
        </w:rPr>
        <w:t xml:space="preserve"> </w:t>
      </w:r>
      <w:del w:id="155" w:author="Edward Wallace" w:date="2019-04-30T14:00:00Z">
        <w:r w:rsidR="00D11F00" w:rsidDel="005240E2">
          <w:rPr>
            <w:rFonts w:ascii="Calibri" w:eastAsia="Calibri" w:hAnsi="Calibri" w:cs="Calibri"/>
            <w:color w:val="000000"/>
            <w:sz w:val="24"/>
            <w:szCs w:val="24"/>
            <w:bdr w:val="nil"/>
            <w:lang w:val="en-US" w:eastAsia="en-GB"/>
          </w:rPr>
          <w:delText>following pre-processing,</w:delText>
        </w:r>
        <w:r w:rsidDel="005240E2">
          <w:rPr>
            <w:rFonts w:ascii="Calibri" w:eastAsia="Calibri" w:hAnsi="Calibri" w:cs="Calibri"/>
            <w:color w:val="000000"/>
            <w:sz w:val="24"/>
            <w:szCs w:val="24"/>
            <w:bdr w:val="nil"/>
            <w:lang w:val="en-US" w:eastAsia="en-GB"/>
          </w:rPr>
          <w:delText xml:space="preserve"> </w:delText>
        </w:r>
        <w:r w:rsidR="00AD5BB4" w:rsidDel="005240E2">
          <w:rPr>
            <w:rFonts w:ascii="Calibri" w:eastAsia="Calibri" w:hAnsi="Calibri" w:cs="Calibri"/>
            <w:color w:val="000000"/>
            <w:sz w:val="24"/>
            <w:szCs w:val="24"/>
            <w:bdr w:val="nil"/>
            <w:lang w:val="en-US" w:eastAsia="en-GB"/>
          </w:rPr>
          <w:delText xml:space="preserve">the reads will be mapped to a reference genome allowing me to infer which transcripts are expressed. This requires no prior knowledge of the transcribed regions or the way in which exons are spliced together and allows the discovery of new transcripts. </w:delText>
        </w:r>
        <w:r w:rsidR="00A23F19" w:rsidDel="005240E2">
          <w:rPr>
            <w:rFonts w:ascii="Calibri" w:eastAsia="Calibri" w:hAnsi="Calibri" w:cs="Calibri"/>
            <w:color w:val="000000"/>
            <w:sz w:val="24"/>
            <w:szCs w:val="24"/>
            <w:bdr w:val="nil"/>
            <w:lang w:val="en-US" w:eastAsia="en-GB"/>
          </w:rPr>
          <w:delText>Quantification wil</w:delText>
        </w:r>
        <w:r w:rsidR="00AD5BB4" w:rsidDel="005240E2">
          <w:rPr>
            <w:rFonts w:ascii="Calibri" w:eastAsia="Calibri" w:hAnsi="Calibri" w:cs="Calibri"/>
            <w:color w:val="000000"/>
            <w:sz w:val="24"/>
            <w:szCs w:val="24"/>
            <w:bdr w:val="nil"/>
            <w:lang w:val="en-US" w:eastAsia="en-GB"/>
          </w:rPr>
          <w:delText xml:space="preserve">l be carried out after normalization of raw read counts </w:delText>
        </w:r>
        <w:r w:rsidR="00A23F19" w:rsidDel="005240E2">
          <w:rPr>
            <w:rFonts w:ascii="Calibri" w:eastAsia="Calibri" w:hAnsi="Calibri" w:cs="Calibri"/>
            <w:color w:val="000000"/>
            <w:sz w:val="24"/>
            <w:szCs w:val="24"/>
            <w:bdr w:val="nil"/>
            <w:lang w:val="en-US" w:eastAsia="en-GB"/>
          </w:rPr>
          <w:delText>by</w:delText>
        </w:r>
        <w:r w:rsidR="00EA0E14" w:rsidDel="005240E2">
          <w:rPr>
            <w:rFonts w:ascii="Calibri" w:eastAsia="Calibri" w:hAnsi="Calibri" w:cs="Calibri"/>
            <w:color w:val="000000"/>
            <w:sz w:val="24"/>
            <w:szCs w:val="24"/>
            <w:bdr w:val="nil"/>
            <w:lang w:val="en-US" w:eastAsia="en-GB"/>
          </w:rPr>
          <w:delText xml:space="preserve"> performing statistical analysis to discover changes</w:delText>
        </w:r>
      </w:del>
      <w:ins w:id="156" w:author="Edward Wallace" w:date="2019-04-30T14:00:00Z">
        <w:r w:rsidR="005240E2">
          <w:rPr>
            <w:rFonts w:ascii="Calibri" w:eastAsia="Calibri" w:hAnsi="Calibri" w:cs="Calibri"/>
            <w:color w:val="000000"/>
            <w:sz w:val="24"/>
            <w:szCs w:val="24"/>
            <w:bdr w:val="nil"/>
            <w:lang w:val="en-US" w:eastAsia="en-GB"/>
          </w:rPr>
          <w:t>We will estimate changes</w:t>
        </w:r>
      </w:ins>
      <w:r w:rsidR="00EA0E14">
        <w:rPr>
          <w:rFonts w:ascii="Calibri" w:eastAsia="Calibri" w:hAnsi="Calibri" w:cs="Calibri"/>
          <w:color w:val="000000"/>
          <w:sz w:val="24"/>
          <w:szCs w:val="24"/>
          <w:bdr w:val="nil"/>
          <w:lang w:val="en-US" w:eastAsia="en-GB"/>
        </w:rPr>
        <w:t xml:space="preserve"> in expression levels between dif</w:t>
      </w:r>
      <w:r w:rsidR="00A23F19">
        <w:rPr>
          <w:rFonts w:ascii="Calibri" w:eastAsia="Calibri" w:hAnsi="Calibri" w:cs="Calibri"/>
          <w:color w:val="000000"/>
          <w:sz w:val="24"/>
          <w:szCs w:val="24"/>
          <w:bdr w:val="nil"/>
          <w:lang w:val="en-US" w:eastAsia="en-GB"/>
        </w:rPr>
        <w:t>ferent environmental conditions using DESeq2</w:t>
      </w:r>
      <w:ins w:id="157" w:author="Edward Wallace" w:date="2019-04-30T14:01:00Z">
        <w:r w:rsidR="005240E2">
          <w:rPr>
            <w:rFonts w:ascii="Calibri" w:eastAsia="Calibri" w:hAnsi="Calibri" w:cs="Calibri"/>
            <w:color w:val="000000"/>
            <w:sz w:val="24"/>
            <w:szCs w:val="24"/>
            <w:bdr w:val="nil"/>
            <w:lang w:val="en-US" w:eastAsia="en-GB"/>
          </w:rPr>
          <w:t xml:space="preserve">, using its </w:t>
        </w:r>
      </w:ins>
      <w:ins w:id="158" w:author="Edward Wallace" w:date="2019-04-30T14:02:00Z">
        <w:r w:rsidR="005240E2">
          <w:rPr>
            <w:rFonts w:ascii="Calibri" w:eastAsia="Calibri" w:hAnsi="Calibri" w:cs="Calibri"/>
            <w:color w:val="000000"/>
            <w:sz w:val="24"/>
            <w:szCs w:val="24"/>
            <w:bdr w:val="nil"/>
            <w:lang w:val="en-US" w:eastAsia="en-GB"/>
          </w:rPr>
          <w:t>built-in</w:t>
        </w:r>
      </w:ins>
      <w:ins w:id="159" w:author="Edward Wallace" w:date="2019-04-30T14:01:00Z">
        <w:r w:rsidR="005240E2">
          <w:rPr>
            <w:rFonts w:ascii="Calibri" w:eastAsia="Calibri" w:hAnsi="Calibri" w:cs="Calibri"/>
            <w:color w:val="000000"/>
            <w:sz w:val="24"/>
            <w:szCs w:val="24"/>
            <w:bdr w:val="nil"/>
            <w:lang w:val="en-US" w:eastAsia="en-GB"/>
          </w:rPr>
          <w:t xml:space="preserve"> </w:t>
        </w:r>
      </w:ins>
      <w:ins w:id="160" w:author="Edward Wallace" w:date="2019-04-30T14:02:00Z">
        <w:r w:rsidR="005240E2">
          <w:rPr>
            <w:rFonts w:ascii="Calibri" w:eastAsia="Calibri" w:hAnsi="Calibri" w:cs="Calibri"/>
            <w:color w:val="000000"/>
            <w:sz w:val="24"/>
            <w:szCs w:val="24"/>
            <w:bdr w:val="nil"/>
            <w:lang w:val="en-US" w:eastAsia="en-GB"/>
          </w:rPr>
          <w:t xml:space="preserve">generalized linear models to </w:t>
        </w:r>
      </w:ins>
      <w:ins w:id="161" w:author="Edward Wallace" w:date="2019-04-30T14:34:00Z">
        <w:r w:rsidR="009451E2">
          <w:rPr>
            <w:rFonts w:ascii="Calibri" w:eastAsia="Calibri" w:hAnsi="Calibri" w:cs="Calibri"/>
            <w:color w:val="000000"/>
            <w:sz w:val="24"/>
            <w:szCs w:val="24"/>
            <w:bdr w:val="nil"/>
            <w:lang w:val="en-US" w:eastAsia="en-GB"/>
          </w:rPr>
          <w:t>incorporate</w:t>
        </w:r>
      </w:ins>
      <w:ins w:id="162" w:author="Edward Wallace" w:date="2019-04-30T14:02:00Z">
        <w:r w:rsidR="005240E2">
          <w:rPr>
            <w:rFonts w:ascii="Calibri" w:eastAsia="Calibri" w:hAnsi="Calibri" w:cs="Calibri"/>
            <w:color w:val="000000"/>
            <w:sz w:val="24"/>
            <w:szCs w:val="24"/>
            <w:bdr w:val="nil"/>
            <w:lang w:val="en-US" w:eastAsia="en-GB"/>
          </w:rPr>
          <w:t xml:space="preserve"> multiple environmental inputs</w:t>
        </w:r>
      </w:ins>
      <w:r w:rsidR="00A23F19">
        <w:rPr>
          <w:rFonts w:ascii="Calibri" w:eastAsia="Calibri" w:hAnsi="Calibri" w:cs="Calibri"/>
          <w:color w:val="000000"/>
          <w:sz w:val="24"/>
          <w:szCs w:val="24"/>
          <w:bdr w:val="nil"/>
          <w:lang w:val="en-US" w:eastAsia="en-GB"/>
        </w:rPr>
        <w:t xml:space="preserve">. </w:t>
      </w:r>
      <w:del w:id="163" w:author="Edward Wallace" w:date="2019-04-30T14:02:00Z">
        <w:r w:rsidR="00A23F19" w:rsidDel="005240E2">
          <w:rPr>
            <w:rFonts w:ascii="Calibri" w:eastAsia="Calibri" w:hAnsi="Calibri" w:cs="Calibri"/>
            <w:color w:val="000000"/>
            <w:sz w:val="24"/>
            <w:szCs w:val="24"/>
            <w:bdr w:val="nil"/>
            <w:lang w:val="en-US" w:eastAsia="en-GB"/>
          </w:rPr>
          <w:delText>Analysis will be carried out to</w:delText>
        </w:r>
      </w:del>
      <w:ins w:id="164" w:author="Edward Wallace" w:date="2019-04-30T14:02:00Z">
        <w:r w:rsidR="005240E2">
          <w:rPr>
            <w:rFonts w:ascii="Calibri" w:eastAsia="Calibri" w:hAnsi="Calibri" w:cs="Calibri"/>
            <w:color w:val="000000"/>
            <w:sz w:val="24"/>
            <w:szCs w:val="24"/>
            <w:bdr w:val="nil"/>
            <w:lang w:val="en-US" w:eastAsia="en-GB"/>
          </w:rPr>
          <w:t>We will investigate</w:t>
        </w:r>
      </w:ins>
      <w:r w:rsidR="00A23F19">
        <w:rPr>
          <w:rFonts w:ascii="Calibri" w:eastAsia="Calibri" w:hAnsi="Calibri" w:cs="Calibri"/>
          <w:color w:val="000000"/>
          <w:sz w:val="24"/>
          <w:szCs w:val="24"/>
          <w:bdr w:val="nil"/>
          <w:lang w:val="en-US" w:eastAsia="en-GB"/>
        </w:rPr>
        <w:t xml:space="preserve"> </w:t>
      </w:r>
      <w:del w:id="165" w:author="Edward Wallace" w:date="2019-04-30T14:02:00Z">
        <w:r w:rsidR="00A23F19" w:rsidDel="005240E2">
          <w:rPr>
            <w:rFonts w:ascii="Calibri" w:eastAsia="Calibri" w:hAnsi="Calibri" w:cs="Calibri"/>
            <w:color w:val="000000"/>
            <w:sz w:val="24"/>
            <w:szCs w:val="24"/>
            <w:bdr w:val="nil"/>
            <w:lang w:val="en-US" w:eastAsia="en-GB"/>
          </w:rPr>
          <w:delText xml:space="preserve">determine </w:delText>
        </w:r>
      </w:del>
      <w:r w:rsidR="00A23F19">
        <w:rPr>
          <w:rFonts w:ascii="Calibri" w:eastAsia="Calibri" w:hAnsi="Calibri" w:cs="Calibri"/>
          <w:color w:val="000000"/>
          <w:sz w:val="24"/>
          <w:szCs w:val="24"/>
          <w:bdr w:val="nil"/>
          <w:lang w:val="en-US" w:eastAsia="en-GB"/>
        </w:rPr>
        <w:t xml:space="preserve">if the differentially expressed genes are associated with a </w:t>
      </w:r>
      <w:del w:id="166" w:author="Edward Wallace" w:date="2019-04-30T14:03:00Z">
        <w:r w:rsidR="00A23F19" w:rsidDel="005240E2">
          <w:rPr>
            <w:rFonts w:ascii="Calibri" w:eastAsia="Calibri" w:hAnsi="Calibri" w:cs="Calibri"/>
            <w:color w:val="000000"/>
            <w:sz w:val="24"/>
            <w:szCs w:val="24"/>
            <w:bdr w:val="nil"/>
            <w:lang w:val="en-US" w:eastAsia="en-GB"/>
          </w:rPr>
          <w:delText xml:space="preserve">certain </w:delText>
        </w:r>
      </w:del>
      <w:ins w:id="167" w:author="Edward Wallace" w:date="2019-04-30T14:03:00Z">
        <w:r w:rsidR="005240E2">
          <w:rPr>
            <w:rFonts w:ascii="Calibri" w:eastAsia="Calibri" w:hAnsi="Calibri" w:cs="Calibri"/>
            <w:color w:val="000000"/>
            <w:sz w:val="24"/>
            <w:szCs w:val="24"/>
            <w:bdr w:val="nil"/>
            <w:lang w:val="en-US" w:eastAsia="en-GB"/>
          </w:rPr>
          <w:t xml:space="preserve">known </w:t>
        </w:r>
      </w:ins>
      <w:r w:rsidR="00A23F19">
        <w:rPr>
          <w:rFonts w:ascii="Calibri" w:eastAsia="Calibri" w:hAnsi="Calibri" w:cs="Calibri"/>
          <w:color w:val="000000"/>
          <w:sz w:val="24"/>
          <w:szCs w:val="24"/>
          <w:bdr w:val="nil"/>
          <w:lang w:val="en-US" w:eastAsia="en-GB"/>
        </w:rPr>
        <w:t>biological process or molecular function using Gene Ontology and tools for gene set enrichment and pathway analysis (e</w:t>
      </w:r>
      <w:r w:rsidR="0008473C">
        <w:rPr>
          <w:rFonts w:ascii="Calibri" w:eastAsia="Calibri" w:hAnsi="Calibri" w:cs="Calibri"/>
          <w:color w:val="000000"/>
          <w:sz w:val="24"/>
          <w:szCs w:val="24"/>
          <w:bdr w:val="nil"/>
          <w:lang w:val="en-US" w:eastAsia="en-GB"/>
        </w:rPr>
        <w:t>.</w:t>
      </w:r>
      <w:r w:rsidR="00A23F19">
        <w:rPr>
          <w:rFonts w:ascii="Calibri" w:eastAsia="Calibri" w:hAnsi="Calibri" w:cs="Calibri"/>
          <w:color w:val="000000"/>
          <w:sz w:val="24"/>
          <w:szCs w:val="24"/>
          <w:bdr w:val="nil"/>
          <w:lang w:val="en-US" w:eastAsia="en-GB"/>
        </w:rPr>
        <w:t xml:space="preserve">g. DAVID, GSEA, </w:t>
      </w:r>
      <w:proofErr w:type="spellStart"/>
      <w:r w:rsidR="00A23F19">
        <w:rPr>
          <w:rFonts w:ascii="Calibri" w:eastAsia="Calibri" w:hAnsi="Calibri" w:cs="Calibri"/>
          <w:color w:val="000000"/>
          <w:sz w:val="24"/>
          <w:szCs w:val="24"/>
          <w:bdr w:val="nil"/>
          <w:lang w:val="en-US" w:eastAsia="en-GB"/>
        </w:rPr>
        <w:t>Reactome</w:t>
      </w:r>
      <w:proofErr w:type="spellEnd"/>
      <w:r w:rsidR="00A23F19">
        <w:rPr>
          <w:rFonts w:ascii="Calibri" w:eastAsia="Calibri" w:hAnsi="Calibri" w:cs="Calibri"/>
          <w:color w:val="000000"/>
          <w:sz w:val="24"/>
          <w:szCs w:val="24"/>
          <w:bdr w:val="nil"/>
          <w:lang w:val="en-US" w:eastAsia="en-GB"/>
        </w:rPr>
        <w:t>)</w:t>
      </w:r>
      <w:ins w:id="168" w:author="Edward Wallace" w:date="2019-04-30T14:03:00Z">
        <w:r w:rsidR="005240E2">
          <w:rPr>
            <w:rFonts w:ascii="Calibri" w:eastAsia="Calibri" w:hAnsi="Calibri" w:cs="Calibri"/>
            <w:color w:val="000000"/>
            <w:sz w:val="24"/>
            <w:szCs w:val="24"/>
            <w:bdr w:val="nil"/>
            <w:lang w:val="en-US" w:eastAsia="en-GB"/>
          </w:rPr>
          <w:t>, and by finding homologs in other organisms.</w:t>
        </w:r>
      </w:ins>
      <w:del w:id="169" w:author="Edward Wallace" w:date="2019-04-30T14:03:00Z">
        <w:r w:rsidR="00A23F19" w:rsidDel="005240E2">
          <w:rPr>
            <w:rFonts w:ascii="Calibri" w:eastAsia="Calibri" w:hAnsi="Calibri" w:cs="Calibri"/>
            <w:color w:val="000000"/>
            <w:sz w:val="24"/>
            <w:szCs w:val="24"/>
            <w:bdr w:val="nil"/>
            <w:lang w:val="en-US" w:eastAsia="en-GB"/>
          </w:rPr>
          <w:delText>. These tools compare the frequency of differentially expressed genes with a reference list, usually all the genes in the genome.</w:delText>
        </w:r>
      </w:del>
      <w:r w:rsidR="00A23F19">
        <w:rPr>
          <w:rFonts w:ascii="Calibri" w:eastAsia="Calibri" w:hAnsi="Calibri" w:cs="Calibri"/>
          <w:color w:val="000000"/>
          <w:sz w:val="24"/>
          <w:szCs w:val="24"/>
          <w:bdr w:val="nil"/>
          <w:lang w:val="en-US" w:eastAsia="en-GB"/>
        </w:rPr>
        <w:t xml:space="preserve"> </w:t>
      </w:r>
      <w:ins w:id="170" w:author="Edward Wallace" w:date="2019-04-30T14:29:00Z">
        <w:r w:rsidR="00E64039">
          <w:rPr>
            <w:rFonts w:ascii="Calibri" w:eastAsia="Calibri" w:hAnsi="Calibri" w:cs="Calibri"/>
            <w:color w:val="000000"/>
            <w:sz w:val="24"/>
            <w:szCs w:val="24"/>
            <w:bdr w:val="nil"/>
            <w:lang w:val="en-US" w:eastAsia="en-GB"/>
          </w:rPr>
          <w:t xml:space="preserve">We will focus on </w:t>
        </w:r>
      </w:ins>
      <w:ins w:id="171" w:author="Edward Wallace" w:date="2019-04-30T14:30:00Z">
        <w:r w:rsidR="00E64039">
          <w:rPr>
            <w:rFonts w:ascii="Calibri" w:eastAsia="Calibri" w:hAnsi="Calibri" w:cs="Calibri"/>
            <w:color w:val="000000"/>
            <w:sz w:val="24"/>
            <w:szCs w:val="24"/>
            <w:bdr w:val="nil"/>
            <w:lang w:val="en-US" w:eastAsia="en-GB"/>
          </w:rPr>
          <w:t>potential</w:t>
        </w:r>
      </w:ins>
      <w:ins w:id="172" w:author="Edward Wallace" w:date="2019-04-30T14:29:00Z">
        <w:r w:rsidR="00E64039">
          <w:rPr>
            <w:rFonts w:ascii="Calibri" w:eastAsia="Calibri" w:hAnsi="Calibri" w:cs="Calibri"/>
            <w:color w:val="000000"/>
            <w:sz w:val="24"/>
            <w:szCs w:val="24"/>
            <w:bdr w:val="nil"/>
            <w:lang w:val="en-US" w:eastAsia="en-GB"/>
          </w:rPr>
          <w:t xml:space="preserve"> regulatory genes such as signaling molecules, transcription factors, and </w:t>
        </w:r>
      </w:ins>
      <w:ins w:id="173" w:author="Edward Wallace" w:date="2019-04-30T14:30:00Z">
        <w:r w:rsidR="00E64039">
          <w:rPr>
            <w:rFonts w:ascii="Calibri" w:eastAsia="Calibri" w:hAnsi="Calibri" w:cs="Calibri"/>
            <w:color w:val="000000"/>
            <w:sz w:val="24"/>
            <w:szCs w:val="24"/>
            <w:bdr w:val="nil"/>
            <w:lang w:val="en-US" w:eastAsia="en-GB"/>
          </w:rPr>
          <w:t>RNA-binding proteins.</w:t>
        </w:r>
      </w:ins>
    </w:p>
    <w:p w14:paraId="2A351A1E" w14:textId="77777777" w:rsidR="00A23F19" w:rsidRDefault="00A23F19" w:rsidP="00A7151E">
      <w:pPr>
        <w:pBdr>
          <w:top w:val="nil"/>
          <w:left w:val="nil"/>
          <w:bottom w:val="nil"/>
          <w:right w:val="nil"/>
          <w:between w:val="nil"/>
          <w:bar w:val="nil"/>
        </w:pBdr>
        <w:spacing w:line="276" w:lineRule="auto"/>
        <w:rPr>
          <w:rFonts w:ascii="Calibri" w:eastAsia="Calibri" w:hAnsi="Calibri" w:cs="Calibri"/>
          <w:color w:val="000000"/>
          <w:sz w:val="24"/>
          <w:szCs w:val="24"/>
          <w:bdr w:val="nil"/>
          <w:lang w:val="en-US" w:eastAsia="en-GB"/>
        </w:rPr>
      </w:pPr>
      <w:r>
        <w:rPr>
          <w:rFonts w:ascii="Calibri" w:eastAsia="Calibri" w:hAnsi="Calibri" w:cs="Calibri"/>
          <w:color w:val="000000"/>
          <w:sz w:val="24"/>
          <w:szCs w:val="24"/>
          <w:u w:val="single"/>
          <w:bdr w:val="nil"/>
          <w:lang w:val="en-US" w:eastAsia="en-GB"/>
        </w:rPr>
        <w:t>Experimental investigation and validation:</w:t>
      </w:r>
    </w:p>
    <w:p w14:paraId="497FD190" w14:textId="53ABCE7D" w:rsidR="00A7151E" w:rsidRDefault="00D11F00" w:rsidP="00A7151E">
      <w:pPr>
        <w:pBdr>
          <w:top w:val="nil"/>
          <w:left w:val="nil"/>
          <w:bottom w:val="nil"/>
          <w:right w:val="nil"/>
          <w:between w:val="nil"/>
          <w:bar w:val="nil"/>
        </w:pBdr>
        <w:spacing w:line="276" w:lineRule="auto"/>
        <w:rPr>
          <w:rFonts w:ascii="Calibri" w:eastAsia="Calibri" w:hAnsi="Calibri" w:cs="Calibri"/>
          <w:color w:val="000000"/>
          <w:sz w:val="24"/>
          <w:szCs w:val="24"/>
          <w:bdr w:val="nil"/>
          <w:lang w:val="en-US" w:eastAsia="en-GB"/>
        </w:rPr>
      </w:pPr>
      <w:r>
        <w:rPr>
          <w:rFonts w:ascii="Calibri" w:eastAsia="Calibri" w:hAnsi="Calibri" w:cs="Calibri"/>
          <w:color w:val="000000"/>
          <w:sz w:val="24"/>
          <w:szCs w:val="24"/>
          <w:bdr w:val="nil"/>
          <w:lang w:val="en-US" w:eastAsia="en-GB"/>
        </w:rPr>
        <w:t xml:space="preserve">Targeted gene </w:t>
      </w:r>
      <w:del w:id="174" w:author="Edward Wallace" w:date="2019-04-30T14:03:00Z">
        <w:r w:rsidDel="005240E2">
          <w:rPr>
            <w:rFonts w:ascii="Calibri" w:eastAsia="Calibri" w:hAnsi="Calibri" w:cs="Calibri"/>
            <w:color w:val="000000"/>
            <w:sz w:val="24"/>
            <w:szCs w:val="24"/>
            <w:bdr w:val="nil"/>
            <w:lang w:val="en-US" w:eastAsia="en-GB"/>
          </w:rPr>
          <w:delText>deletions/</w:delText>
        </w:r>
      </w:del>
      <w:r>
        <w:rPr>
          <w:rFonts w:ascii="Calibri" w:eastAsia="Calibri" w:hAnsi="Calibri" w:cs="Calibri"/>
          <w:color w:val="000000"/>
          <w:sz w:val="24"/>
          <w:szCs w:val="24"/>
          <w:bdr w:val="nil"/>
          <w:lang w:val="en-US" w:eastAsia="en-GB"/>
        </w:rPr>
        <w:t xml:space="preserve">mutations are necessary to study the function of genes. </w:t>
      </w:r>
      <w:del w:id="175" w:author="Edward Wallace" w:date="2019-04-30T14:04:00Z">
        <w:r w:rsidDel="005240E2">
          <w:rPr>
            <w:rFonts w:ascii="Calibri" w:eastAsia="Calibri" w:hAnsi="Calibri" w:cs="Calibri"/>
            <w:color w:val="000000"/>
            <w:sz w:val="24"/>
            <w:szCs w:val="24"/>
            <w:bdr w:val="nil"/>
            <w:lang w:val="en-US" w:eastAsia="en-GB"/>
          </w:rPr>
          <w:delText xml:space="preserve">This </w:delText>
        </w:r>
      </w:del>
      <w:ins w:id="176" w:author="Edward Wallace" w:date="2019-04-30T14:04:00Z">
        <w:r w:rsidR="005240E2">
          <w:rPr>
            <w:rFonts w:ascii="Calibri" w:eastAsia="Calibri" w:hAnsi="Calibri" w:cs="Calibri"/>
            <w:color w:val="000000"/>
            <w:sz w:val="24"/>
            <w:szCs w:val="24"/>
            <w:bdr w:val="nil"/>
            <w:lang w:val="en-US" w:eastAsia="en-GB"/>
          </w:rPr>
          <w:t xml:space="preserve">Deletion </w:t>
        </w:r>
      </w:ins>
      <w:r>
        <w:rPr>
          <w:rFonts w:ascii="Calibri" w:eastAsia="Calibri" w:hAnsi="Calibri" w:cs="Calibri"/>
          <w:color w:val="000000"/>
          <w:sz w:val="24"/>
          <w:szCs w:val="24"/>
          <w:bdr w:val="nil"/>
          <w:lang w:val="en-US" w:eastAsia="en-GB"/>
        </w:rPr>
        <w:t>enables researchers to sw</w:t>
      </w:r>
      <w:r w:rsidR="00885A9F">
        <w:rPr>
          <w:rFonts w:ascii="Calibri" w:eastAsia="Calibri" w:hAnsi="Calibri" w:cs="Calibri"/>
          <w:color w:val="000000"/>
          <w:sz w:val="24"/>
          <w:szCs w:val="24"/>
          <w:bdr w:val="nil"/>
          <w:lang w:val="en-US" w:eastAsia="en-GB"/>
        </w:rPr>
        <w:t xml:space="preserve">itch a gene of interest off, </w:t>
      </w:r>
      <w:r>
        <w:rPr>
          <w:rFonts w:ascii="Calibri" w:eastAsia="Calibri" w:hAnsi="Calibri" w:cs="Calibri"/>
          <w:color w:val="000000"/>
          <w:sz w:val="24"/>
          <w:szCs w:val="24"/>
          <w:bdr w:val="nil"/>
          <w:lang w:val="en-US" w:eastAsia="en-GB"/>
        </w:rPr>
        <w:t>determine the change in phenotype and ultimately deduce the function of the gene product</w:t>
      </w:r>
      <w:ins w:id="177" w:author="Edward Wallace" w:date="2019-04-30T14:25:00Z">
        <w:r w:rsidR="00E64039">
          <w:rPr>
            <w:rFonts w:ascii="Calibri" w:eastAsia="Calibri" w:hAnsi="Calibri" w:cs="Calibri"/>
            <w:color w:val="000000"/>
            <w:sz w:val="24"/>
            <w:szCs w:val="24"/>
            <w:bdr w:val="nil"/>
            <w:lang w:val="en-US" w:eastAsia="en-GB"/>
          </w:rPr>
          <w:t>, and indeed there is a partial Cryptococcus genome library available</w:t>
        </w:r>
      </w:ins>
      <w:r>
        <w:rPr>
          <w:rFonts w:ascii="Calibri" w:eastAsia="Calibri" w:hAnsi="Calibri" w:cs="Calibri"/>
          <w:color w:val="000000"/>
          <w:sz w:val="24"/>
          <w:szCs w:val="24"/>
          <w:bdr w:val="nil"/>
          <w:lang w:val="en-US" w:eastAsia="en-GB"/>
        </w:rPr>
        <w:t xml:space="preserve">. </w:t>
      </w:r>
      <w:r w:rsidR="00885A9F">
        <w:rPr>
          <w:rFonts w:ascii="Calibri" w:eastAsia="Calibri" w:hAnsi="Calibri" w:cs="Calibri"/>
          <w:color w:val="000000"/>
          <w:sz w:val="24"/>
          <w:szCs w:val="24"/>
          <w:bdr w:val="nil"/>
          <w:lang w:val="en-US" w:eastAsia="en-GB"/>
        </w:rPr>
        <w:t>The CRISPR-</w:t>
      </w:r>
      <w:proofErr w:type="spellStart"/>
      <w:r w:rsidR="00885A9F">
        <w:rPr>
          <w:rFonts w:ascii="Calibri" w:eastAsia="Calibri" w:hAnsi="Calibri" w:cs="Calibri"/>
          <w:color w:val="000000"/>
          <w:sz w:val="24"/>
          <w:szCs w:val="24"/>
          <w:bdr w:val="nil"/>
          <w:lang w:val="en-US" w:eastAsia="en-GB"/>
        </w:rPr>
        <w:t>Cas</w:t>
      </w:r>
      <w:proofErr w:type="spellEnd"/>
      <w:r w:rsidR="00885A9F">
        <w:rPr>
          <w:rFonts w:ascii="Calibri" w:eastAsia="Calibri" w:hAnsi="Calibri" w:cs="Calibri"/>
          <w:color w:val="000000"/>
          <w:sz w:val="24"/>
          <w:szCs w:val="24"/>
          <w:bdr w:val="nil"/>
          <w:lang w:val="en-US" w:eastAsia="en-GB"/>
        </w:rPr>
        <w:t xml:space="preserve"> 9 system is a powerful </w:t>
      </w:r>
      <w:ins w:id="178" w:author="Edward Wallace" w:date="2019-04-30T14:31:00Z">
        <w:r w:rsidR="009451E2">
          <w:rPr>
            <w:rFonts w:ascii="Calibri" w:eastAsia="Calibri" w:hAnsi="Calibri" w:cs="Calibri"/>
            <w:color w:val="000000"/>
            <w:sz w:val="24"/>
            <w:szCs w:val="24"/>
            <w:bdr w:val="nil"/>
            <w:lang w:val="en-US" w:eastAsia="en-GB"/>
          </w:rPr>
          <w:t xml:space="preserve">modern </w:t>
        </w:r>
      </w:ins>
      <w:r w:rsidR="00885A9F">
        <w:rPr>
          <w:rFonts w:ascii="Calibri" w:eastAsia="Calibri" w:hAnsi="Calibri" w:cs="Calibri"/>
          <w:color w:val="000000"/>
          <w:sz w:val="24"/>
          <w:szCs w:val="24"/>
          <w:bdr w:val="nil"/>
          <w:lang w:val="en-US" w:eastAsia="en-GB"/>
        </w:rPr>
        <w:t xml:space="preserve">tool for genome editing. </w:t>
      </w:r>
      <w:r w:rsidR="00AA198B">
        <w:rPr>
          <w:rFonts w:ascii="Calibri" w:eastAsia="Calibri" w:hAnsi="Calibri" w:cs="Calibri"/>
          <w:color w:val="000000"/>
          <w:sz w:val="24"/>
          <w:szCs w:val="24"/>
          <w:bdr w:val="nil"/>
          <w:lang w:val="en-US" w:eastAsia="en-GB"/>
        </w:rPr>
        <w:t xml:space="preserve">I will be trained in </w:t>
      </w:r>
      <w:r w:rsidR="00885A9F">
        <w:rPr>
          <w:rFonts w:ascii="Calibri" w:eastAsia="Calibri" w:hAnsi="Calibri" w:cs="Calibri"/>
          <w:color w:val="000000"/>
          <w:sz w:val="24"/>
          <w:szCs w:val="24"/>
          <w:bdr w:val="nil"/>
          <w:lang w:val="en-US" w:eastAsia="en-GB"/>
        </w:rPr>
        <w:t xml:space="preserve">the </w:t>
      </w:r>
      <w:r w:rsidR="00AA198B" w:rsidRPr="00AA198B">
        <w:rPr>
          <w:rFonts w:ascii="Calibri" w:eastAsia="Calibri" w:hAnsi="Calibri" w:cs="Calibri"/>
          <w:color w:val="000000"/>
          <w:sz w:val="24"/>
          <w:szCs w:val="24"/>
          <w:bdr w:val="nil"/>
          <w:lang w:val="en-US" w:eastAsia="en-GB"/>
        </w:rPr>
        <w:t>CRISPR</w:t>
      </w:r>
      <w:ins w:id="179" w:author="Edward Wallace" w:date="2019-04-30T14:04:00Z">
        <w:r w:rsidR="005240E2">
          <w:rPr>
            <w:rFonts w:ascii="Calibri" w:eastAsia="Calibri" w:hAnsi="Calibri" w:cs="Calibri"/>
            <w:color w:val="000000"/>
            <w:sz w:val="24"/>
            <w:szCs w:val="24"/>
            <w:bdr w:val="nil"/>
            <w:lang w:val="en-US" w:eastAsia="en-GB"/>
          </w:rPr>
          <w:t xml:space="preserve">-Cas9 system in </w:t>
        </w:r>
      </w:ins>
      <w:del w:id="180" w:author="Edward Wallace" w:date="2019-04-30T14:04:00Z">
        <w:r w:rsidR="00AA198B" w:rsidRPr="005240E2" w:rsidDel="005240E2">
          <w:rPr>
            <w:rFonts w:ascii="Calibri" w:eastAsia="Calibri" w:hAnsi="Calibri" w:cs="Calibri"/>
            <w:i/>
            <w:color w:val="000000"/>
            <w:sz w:val="24"/>
            <w:szCs w:val="24"/>
            <w:bdr w:val="nil"/>
            <w:lang w:val="en-US" w:eastAsia="en-GB"/>
            <w:rPrChange w:id="181" w:author="Edward Wallace" w:date="2019-04-30T14:04:00Z">
              <w:rPr>
                <w:rFonts w:ascii="Calibri" w:eastAsia="Calibri" w:hAnsi="Calibri" w:cs="Calibri"/>
                <w:color w:val="000000"/>
                <w:sz w:val="24"/>
                <w:szCs w:val="24"/>
                <w:bdr w:val="nil"/>
                <w:lang w:val="en-US" w:eastAsia="en-GB"/>
              </w:rPr>
            </w:rPrChange>
          </w:rPr>
          <w:delText xml:space="preserve"> based </w:delText>
        </w:r>
        <w:r w:rsidR="00885A9F" w:rsidRPr="005240E2" w:rsidDel="005240E2">
          <w:rPr>
            <w:rFonts w:ascii="Calibri" w:eastAsia="Calibri" w:hAnsi="Calibri" w:cs="Calibri"/>
            <w:i/>
            <w:color w:val="000000"/>
            <w:sz w:val="24"/>
            <w:szCs w:val="24"/>
            <w:bdr w:val="nil"/>
            <w:lang w:val="en-US" w:eastAsia="en-GB"/>
            <w:rPrChange w:id="182" w:author="Edward Wallace" w:date="2019-04-30T14:04:00Z">
              <w:rPr>
                <w:rFonts w:ascii="Calibri" w:eastAsia="Calibri" w:hAnsi="Calibri" w:cs="Calibri"/>
                <w:color w:val="000000"/>
                <w:sz w:val="24"/>
                <w:szCs w:val="24"/>
                <w:bdr w:val="nil"/>
                <w:lang w:val="en-US" w:eastAsia="en-GB"/>
              </w:rPr>
            </w:rPrChange>
          </w:rPr>
          <w:delText>system</w:delText>
        </w:r>
      </w:del>
      <w:ins w:id="183" w:author="Edward Wallace" w:date="2019-04-30T14:04:00Z">
        <w:r w:rsidR="005240E2" w:rsidRPr="005240E2">
          <w:rPr>
            <w:rFonts w:ascii="Calibri" w:eastAsia="Calibri" w:hAnsi="Calibri" w:cs="Calibri"/>
            <w:i/>
            <w:color w:val="000000"/>
            <w:sz w:val="24"/>
            <w:szCs w:val="24"/>
            <w:bdr w:val="nil"/>
            <w:lang w:val="en-US" w:eastAsia="en-GB"/>
            <w:rPrChange w:id="184" w:author="Edward Wallace" w:date="2019-04-30T14:04:00Z">
              <w:rPr>
                <w:rFonts w:ascii="Calibri" w:eastAsia="Calibri" w:hAnsi="Calibri" w:cs="Calibri"/>
                <w:color w:val="000000"/>
                <w:sz w:val="24"/>
                <w:szCs w:val="24"/>
                <w:bdr w:val="nil"/>
                <w:lang w:val="en-US" w:eastAsia="en-GB"/>
              </w:rPr>
            </w:rPrChange>
          </w:rPr>
          <w:t>Cryptococcus neoformans</w:t>
        </w:r>
        <w:r w:rsidR="005240E2">
          <w:rPr>
            <w:rFonts w:ascii="Calibri" w:eastAsia="Calibri" w:hAnsi="Calibri" w:cs="Calibri"/>
            <w:color w:val="000000"/>
            <w:sz w:val="24"/>
            <w:szCs w:val="24"/>
            <w:bdr w:val="nil"/>
            <w:lang w:val="en-US" w:eastAsia="en-GB"/>
          </w:rPr>
          <w:fldChar w:fldCharType="begin" w:fldLock="1"/>
        </w:r>
        <w:r w:rsidR="005240E2">
          <w:rPr>
            <w:rFonts w:ascii="Calibri" w:eastAsia="Calibri" w:hAnsi="Calibri" w:cs="Calibri"/>
            <w:color w:val="000000"/>
            <w:sz w:val="24"/>
            <w:szCs w:val="24"/>
            <w:bdr w:val="nil"/>
            <w:lang w:val="en-US" w:eastAsia="en-GB"/>
          </w:rPr>
          <w:instrText>ADDIN CSL_CITATION {"citationItems":[{"id":"ITEM-1","itemData":{"DOI":"10.1038/srep31145","ISSN":"2045-2322","author":[{"dropping-particle":"","family":"Wang","given":"Yu","non-dropping-particle":"","parse-names":false,"suffix":""},{"dropping-particle":"","family":"Wei","given":"Dongsheng","non-dropping-particle":"","parse-names":false,"suffix":""},{"dropping-particle":"","family":"Zhu","given":"Xiangyang","non-dropping-particle":"","parse-names":false,"suffix":""},{"dropping-particle":"","family":"Pan","given":"Jiao","non-dropping-particle":"","parse-names":false,"suffix":""},{"dropping-particle":"","family":"Zhang","given":"Ping","non-dropping-particle":"","parse-names":false,"suffix":""},{"dropping-particle":"","family":"Huo","given":"Liang","non-dropping-particle":"","parse-names":false,"suffix":""},{"dropping-particle":"","family":"Zhu","given":"Xudong","non-dropping-particle":"","parse-names":false,"suffix":""}],"container-title":"Scientific Reports","id":"ITEM-1","issue":"1","issued":{"date-parts":[["2016","11","9"]]},"page":"31145","title":"A ‘suicide’ CRISPR-Cas9 system to promote gene deletion and restoration by electroporation in Cryptococcus neoformans","type":"article-journal","volume":"6"},"uris":["http://www.mendeley.com/documents/?uuid=ad7821a7-e511-3579-b720-f2ed9f4e91ed"]},{"id":"ITEM-2","itemData":{"DOI":"10.1371/journal.pone.0164322","ISSN":"1932-6203","author":[{"dropping-particle":"","family":"Arras","given":"Samantha D. M.","non-dropping-particle":"","parse-names":false,"suffix":""},{"dropping-particle":"","family":"Chua","given":"Sheena M. H.","non-dropping-particle":"","parse-names":false,"suffix":""},{"dropping-particle":"","family":"Wizrah","given":"Maha S. I.","non-dropping-particle":"","parse-names":false,"suffix":""},{"dropping-particle":"","family":"Faint","given":"Joshua A.","non-dropping-particle":"","parse-names":false,"suffix":""},{"dropping-particle":"","family":"Yap","given":"Amy S.","non-dropping-particle":"","parse-names":false,"suffix":""},{"dropping-particle":"","family":"Fraser","given":"James A.","non-dropping-particle":"","parse-names":false,"suffix":""}],"container-title":"PLOS ONE","editor":[{"dropping-particle":"","family":"Nielsen","given":"Kirsten","non-dropping-particle":"","parse-names":false,"suffix":""}],"id":"ITEM-2","issue":"10","issued":{"date-parts":[["2016","10","6"]]},"page":"e0164322","title":"Targeted Genome Editing via CRISPR in the Pathogen Cryptococcus neoformans","type":"article-journal","volume":"11"},"uris":["http://www.mendeley.com/documents/?uuid=d0980fe0-526d-3e69-9cc6-b43a2637a00c"]}],"mendeley":{"formattedCitation":"&lt;sup&gt;22,23&lt;/sup&gt;","plainTextFormattedCitation":"22,23","previouslyFormattedCitation":"&lt;sup&gt;22,23&lt;/sup&gt;"},"properties":{"noteIndex":0},"schema":"https://github.com/citation-style-language/schema/raw/master/csl-citation.json"}</w:instrText>
        </w:r>
        <w:r w:rsidR="005240E2">
          <w:rPr>
            <w:rFonts w:ascii="Calibri" w:eastAsia="Calibri" w:hAnsi="Calibri" w:cs="Calibri"/>
            <w:color w:val="000000"/>
            <w:sz w:val="24"/>
            <w:szCs w:val="24"/>
            <w:bdr w:val="nil"/>
            <w:lang w:val="en-US" w:eastAsia="en-GB"/>
          </w:rPr>
          <w:fldChar w:fldCharType="separate"/>
        </w:r>
        <w:r w:rsidR="005240E2" w:rsidRPr="00012B2E">
          <w:rPr>
            <w:rFonts w:ascii="Calibri" w:eastAsia="Calibri" w:hAnsi="Calibri" w:cs="Calibri"/>
            <w:noProof/>
            <w:color w:val="000000"/>
            <w:sz w:val="24"/>
            <w:szCs w:val="24"/>
            <w:bdr w:val="nil"/>
            <w:vertAlign w:val="superscript"/>
            <w:lang w:val="en-US" w:eastAsia="en-GB"/>
          </w:rPr>
          <w:t>22,23</w:t>
        </w:r>
        <w:r w:rsidR="005240E2">
          <w:rPr>
            <w:rFonts w:ascii="Calibri" w:eastAsia="Calibri" w:hAnsi="Calibri" w:cs="Calibri"/>
            <w:color w:val="000000"/>
            <w:sz w:val="24"/>
            <w:szCs w:val="24"/>
            <w:bdr w:val="nil"/>
            <w:lang w:val="en-US" w:eastAsia="en-GB"/>
          </w:rPr>
          <w:fldChar w:fldCharType="end"/>
        </w:r>
      </w:ins>
      <w:r w:rsidR="00AA198B">
        <w:rPr>
          <w:rFonts w:ascii="Calibri" w:eastAsia="Calibri" w:hAnsi="Calibri" w:cs="Calibri"/>
          <w:color w:val="000000"/>
          <w:sz w:val="24"/>
          <w:szCs w:val="24"/>
          <w:bdr w:val="nil"/>
          <w:lang w:val="en-US" w:eastAsia="en-GB"/>
        </w:rPr>
        <w:t>, established in the Wallace lab</w:t>
      </w:r>
      <w:ins w:id="185" w:author="Edward Wallace" w:date="2019-04-30T14:32:00Z">
        <w:r w:rsidR="009451E2">
          <w:rPr>
            <w:rFonts w:ascii="Calibri" w:eastAsia="Calibri" w:hAnsi="Calibri" w:cs="Calibri"/>
            <w:color w:val="000000"/>
            <w:sz w:val="24"/>
            <w:szCs w:val="24"/>
            <w:bdr w:val="nil"/>
            <w:lang w:val="en-US" w:eastAsia="en-GB"/>
          </w:rPr>
          <w:t>.</w:t>
        </w:r>
      </w:ins>
      <w:del w:id="186" w:author="Edward Wallace" w:date="2019-04-30T14:32:00Z">
        <w:r w:rsidR="00AA198B" w:rsidDel="009451E2">
          <w:rPr>
            <w:rFonts w:ascii="Calibri" w:eastAsia="Calibri" w:hAnsi="Calibri" w:cs="Calibri"/>
            <w:color w:val="000000"/>
            <w:sz w:val="24"/>
            <w:szCs w:val="24"/>
            <w:bdr w:val="nil"/>
            <w:lang w:val="en-US" w:eastAsia="en-GB"/>
          </w:rPr>
          <w:delText>,</w:delText>
        </w:r>
      </w:del>
      <w:r w:rsidR="00AA198B">
        <w:rPr>
          <w:rFonts w:ascii="Calibri" w:eastAsia="Calibri" w:hAnsi="Calibri" w:cs="Calibri"/>
          <w:color w:val="000000"/>
          <w:sz w:val="24"/>
          <w:szCs w:val="24"/>
          <w:bdr w:val="nil"/>
          <w:lang w:val="en-US" w:eastAsia="en-GB"/>
        </w:rPr>
        <w:t xml:space="preserve"> </w:t>
      </w:r>
      <w:del w:id="187" w:author="Edward Wallace" w:date="2019-04-30T14:30:00Z">
        <w:r w:rsidR="00AA198B" w:rsidDel="00E64039">
          <w:rPr>
            <w:rFonts w:ascii="Calibri" w:eastAsia="Calibri" w:hAnsi="Calibri" w:cs="Calibri"/>
            <w:color w:val="000000"/>
            <w:sz w:val="24"/>
            <w:szCs w:val="24"/>
            <w:bdr w:val="nil"/>
            <w:lang w:val="en-US" w:eastAsia="en-GB"/>
          </w:rPr>
          <w:delText xml:space="preserve">in </w:delText>
        </w:r>
        <w:r w:rsidR="00AA198B" w:rsidRPr="00AA198B" w:rsidDel="00E64039">
          <w:rPr>
            <w:rFonts w:ascii="Calibri" w:eastAsia="Calibri" w:hAnsi="Calibri" w:cs="Calibri"/>
            <w:color w:val="000000"/>
            <w:sz w:val="24"/>
            <w:szCs w:val="24"/>
            <w:bdr w:val="nil"/>
            <w:lang w:val="en-US" w:eastAsia="en-GB"/>
          </w:rPr>
          <w:delText xml:space="preserve">months </w:delText>
        </w:r>
        <w:r w:rsidR="005051D3" w:rsidRPr="005051D3" w:rsidDel="00E64039">
          <w:rPr>
            <w:rFonts w:ascii="Calibri" w:eastAsia="Calibri" w:hAnsi="Calibri" w:cs="Calibri"/>
            <w:color w:val="000000" w:themeColor="text1"/>
            <w:sz w:val="24"/>
            <w:szCs w:val="24"/>
            <w:bdr w:val="nil"/>
            <w:lang w:val="en-US" w:eastAsia="en-GB"/>
          </w:rPr>
          <w:delText>18-24</w:delText>
        </w:r>
        <w:r w:rsidR="00AA198B" w:rsidRPr="005051D3" w:rsidDel="00E64039">
          <w:rPr>
            <w:rFonts w:ascii="Calibri" w:eastAsia="Calibri" w:hAnsi="Calibri" w:cs="Calibri"/>
            <w:color w:val="000000" w:themeColor="text1"/>
            <w:sz w:val="24"/>
            <w:szCs w:val="24"/>
            <w:bdr w:val="nil"/>
            <w:lang w:val="en-US" w:eastAsia="en-GB"/>
          </w:rPr>
          <w:delText xml:space="preserve">, </w:delText>
        </w:r>
      </w:del>
      <w:del w:id="188" w:author="Edward Wallace" w:date="2019-04-30T14:32:00Z">
        <w:r w:rsidR="00AA198B" w:rsidRPr="00AA198B" w:rsidDel="009451E2">
          <w:rPr>
            <w:rFonts w:ascii="Calibri" w:eastAsia="Calibri" w:hAnsi="Calibri" w:cs="Calibri"/>
            <w:color w:val="000000"/>
            <w:sz w:val="24"/>
            <w:szCs w:val="24"/>
            <w:bdr w:val="nil"/>
            <w:lang w:val="en-US" w:eastAsia="en-GB"/>
          </w:rPr>
          <w:delText>which</w:delText>
        </w:r>
      </w:del>
      <w:ins w:id="189" w:author="Edward Wallace" w:date="2019-04-30T14:32:00Z">
        <w:r w:rsidR="009451E2">
          <w:rPr>
            <w:rFonts w:ascii="Calibri" w:eastAsia="Calibri" w:hAnsi="Calibri" w:cs="Calibri"/>
            <w:color w:val="000000"/>
            <w:sz w:val="24"/>
            <w:szCs w:val="24"/>
            <w:bdr w:val="nil"/>
            <w:lang w:val="en-US" w:eastAsia="en-GB"/>
          </w:rPr>
          <w:t>This</w:t>
        </w:r>
      </w:ins>
      <w:r w:rsidR="00AA198B" w:rsidRPr="00AA198B">
        <w:rPr>
          <w:rFonts w:ascii="Calibri" w:eastAsia="Calibri" w:hAnsi="Calibri" w:cs="Calibri"/>
          <w:color w:val="000000"/>
          <w:sz w:val="24"/>
          <w:szCs w:val="24"/>
          <w:bdr w:val="nil"/>
          <w:lang w:val="en-US" w:eastAsia="en-GB"/>
        </w:rPr>
        <w:t xml:space="preserve"> will enable me to </w:t>
      </w:r>
      <w:del w:id="190" w:author="Edward Wallace" w:date="2019-04-30T14:30:00Z">
        <w:r w:rsidR="00AA198B" w:rsidRPr="00AA198B" w:rsidDel="00E64039">
          <w:rPr>
            <w:rFonts w:ascii="Calibri" w:eastAsia="Calibri" w:hAnsi="Calibri" w:cs="Calibri"/>
            <w:color w:val="000000"/>
            <w:sz w:val="24"/>
            <w:szCs w:val="24"/>
            <w:bdr w:val="nil"/>
            <w:lang w:val="en-US" w:eastAsia="en-GB"/>
          </w:rPr>
          <w:delText xml:space="preserve">link genes </w:delText>
        </w:r>
        <w:r w:rsidR="00AA198B" w:rsidRPr="005051D3" w:rsidDel="00E64039">
          <w:rPr>
            <w:rFonts w:ascii="Calibri" w:eastAsia="Calibri" w:hAnsi="Calibri" w:cs="Calibri"/>
            <w:color w:val="000000" w:themeColor="text1"/>
            <w:sz w:val="24"/>
            <w:szCs w:val="24"/>
            <w:bdr w:val="nil"/>
            <w:lang w:val="en-US" w:eastAsia="en-GB"/>
          </w:rPr>
          <w:delText xml:space="preserve">to functional groups </w:delText>
        </w:r>
        <w:r w:rsidR="00885A9F" w:rsidRPr="005051D3" w:rsidDel="00E64039">
          <w:rPr>
            <w:rFonts w:ascii="Calibri" w:eastAsia="Calibri" w:hAnsi="Calibri" w:cs="Calibri"/>
            <w:color w:val="000000" w:themeColor="text1"/>
            <w:sz w:val="24"/>
            <w:szCs w:val="24"/>
            <w:bdr w:val="nil"/>
            <w:lang w:val="en-US" w:eastAsia="en-GB"/>
          </w:rPr>
          <w:delText>and/</w:delText>
        </w:r>
        <w:r w:rsidR="00AA198B" w:rsidRPr="005051D3" w:rsidDel="00E64039">
          <w:rPr>
            <w:rFonts w:ascii="Calibri" w:eastAsia="Calibri" w:hAnsi="Calibri" w:cs="Calibri"/>
            <w:color w:val="000000" w:themeColor="text1"/>
            <w:sz w:val="24"/>
            <w:szCs w:val="24"/>
            <w:bdr w:val="nil"/>
            <w:lang w:val="en-US" w:eastAsia="en-GB"/>
          </w:rPr>
          <w:delText>or physiological processes</w:delText>
        </w:r>
        <w:r w:rsidR="00AA198B" w:rsidRPr="00AA198B" w:rsidDel="00E64039">
          <w:rPr>
            <w:rFonts w:ascii="Calibri" w:eastAsia="Calibri" w:hAnsi="Calibri" w:cs="Calibri"/>
            <w:color w:val="000000"/>
            <w:sz w:val="24"/>
            <w:szCs w:val="24"/>
            <w:bdr w:val="nil"/>
            <w:lang w:val="en-US" w:eastAsia="en-GB"/>
          </w:rPr>
          <w:delText>.</w:delText>
        </w:r>
        <w:r w:rsidR="00AA198B" w:rsidDel="00E64039">
          <w:rPr>
            <w:rFonts w:ascii="Calibri" w:eastAsia="Calibri" w:hAnsi="Calibri" w:cs="Calibri"/>
            <w:color w:val="000000"/>
            <w:sz w:val="24"/>
            <w:szCs w:val="24"/>
            <w:bdr w:val="nil"/>
            <w:lang w:val="en-US" w:eastAsia="en-GB"/>
          </w:rPr>
          <w:delText xml:space="preserve"> </w:delText>
        </w:r>
      </w:del>
      <w:del w:id="191" w:author="Edward Wallace" w:date="2019-04-30T14:04:00Z">
        <w:r w:rsidR="00A1558F" w:rsidRPr="00A1558F" w:rsidDel="005240E2">
          <w:rPr>
            <w:rFonts w:ascii="Calibri" w:eastAsia="Calibri" w:hAnsi="Calibri" w:cs="Calibri"/>
            <w:color w:val="000000"/>
            <w:sz w:val="24"/>
            <w:szCs w:val="24"/>
            <w:bdr w:val="nil"/>
            <w:lang w:val="en-US" w:eastAsia="en-GB"/>
          </w:rPr>
          <w:delText>Two studies have shown that CRISPR-Cas 9 technology allows efficient and precise genome editing of Cryptococcus neoformans</w:delText>
        </w:r>
        <w:r w:rsidR="005051D3" w:rsidDel="005240E2">
          <w:rPr>
            <w:rFonts w:ascii="Calibri" w:eastAsia="Calibri" w:hAnsi="Calibri" w:cs="Calibri"/>
            <w:color w:val="000000"/>
            <w:sz w:val="24"/>
            <w:szCs w:val="24"/>
            <w:bdr w:val="nil"/>
            <w:lang w:val="en-US" w:eastAsia="en-GB"/>
          </w:rPr>
          <w:fldChar w:fldCharType="begin" w:fldLock="1"/>
        </w:r>
        <w:r w:rsidR="00012B2E" w:rsidDel="005240E2">
          <w:rPr>
            <w:rFonts w:ascii="Calibri" w:eastAsia="Calibri" w:hAnsi="Calibri" w:cs="Calibri"/>
            <w:color w:val="000000"/>
            <w:sz w:val="24"/>
            <w:szCs w:val="24"/>
            <w:bdr w:val="nil"/>
            <w:lang w:val="en-US" w:eastAsia="en-GB"/>
          </w:rPr>
          <w:delInstrText>ADDIN CSL_CITATION {"citationItems":[{"id":"ITEM-1","itemData":{"DOI":"10.1038/srep31145","ISSN":"2045-2322","author":[{"dropping-particle":"","family":"Wang","given":"Yu","non-dropping-particle":"","parse-names":false,"suffix":""},{"dropping-particle":"","family":"Wei","given":"Dongsheng","non-dropping-particle":"","parse-names":false,"suffix":""},{"dropping-particle":"","family":"Zhu","given":"Xiangyang","non-dropping-particle":"","parse-names":false,"suffix":""},{"dropping-particle":"","family":"Pan","given":"Jiao","non-dropping-particle":"","parse-names":false,"suffix":""},{"dropping-particle":"","family":"Zhang","given":"Ping","non-dropping-particle":"","parse-names":false,"suffix":""},{"dropping-particle":"","family":"Huo","given":"Liang","non-dropping-particle":"","parse-names":false,"suffix":""},{"dropping-particle":"","family":"Zhu","given":"Xudong","non-dropping-particle":"","parse-names":false,"suffix":""}],"container-title":"Scientific Reports","id":"ITEM-1","issue":"1","issued":{"date-parts":[["2016","11","9"]]},"page":"31145","title":"A ‘suicide’ CRISPR-Cas9 system to promote gene deletion and restoration by electroporation in Cryptococcus neoformans","type":"article-journal","volume":"6"},"uris":["http://www.mendeley.com/documents/?uuid=ad7821a7-e511-3579-b720-f2ed9f4e91ed"]},{"id":"ITEM-2","itemData":{"DOI":"10.1371/journal.pone.0164322","ISSN":"1932-6203","author":[{"dropping-particle":"","family":"Arras","given":"Samantha D. M.","non-dropping-particle":"","parse-names":false,"suffix":""},{"dropping-particle":"","family":"Chua","given":"Sheena M. H.","non-dropping-particle":"","parse-names":false,"suffix":""},{"dropping-particle":"","family":"Wizrah","given":"Maha S. I.","non-dropping-particle":"","parse-names":false,"suffix":""},{"dropping-particle":"","family":"Faint","given":"Joshua A.","non-dropping-particle":"","parse-names":false,"suffix":""},{"dropping-particle":"","family":"Yap","given":"Amy S.","non-dropping-particle":"","parse-names":false,"suffix":""},{"dropping-particle":"","family":"Fraser","given":"James A.","non-dropping-particle":"","parse-names":false,"suffix":""}],"container-title":"PLOS ONE","editor":[{"dropping-particle":"","family":"Nielsen","given":"Kirsten","non-dropping-particle":"","parse-names":false,"suffix":""}],"id":"ITEM-2","issue":"10","issued":{"date-parts":[["2016","10","6"]]},"page":"e0164322","title":"Targeted Genome Editing via CRISPR in the Pathogen Cryptococcus neoformans","type":"article-journal","volume":"11"},"uris":["http://www.mendeley.com/documents/?uuid=d0980fe0-526d-3e69-9cc6-b43a2637a00c"]}],"mendeley":{"formattedCitation":"&lt;sup&gt;22,23&lt;/sup&gt;","plainTextFormattedCitation":"22,23","previouslyFormattedCitation":"&lt;sup&gt;22,23&lt;/sup&gt;"},"properties":{"noteIndex":0},"schema":"https://github.com/citation-style-language/schema/raw/master/csl-citation.json"}</w:delInstrText>
        </w:r>
        <w:r w:rsidR="005051D3" w:rsidDel="005240E2">
          <w:rPr>
            <w:rFonts w:ascii="Calibri" w:eastAsia="Calibri" w:hAnsi="Calibri" w:cs="Calibri"/>
            <w:color w:val="000000"/>
            <w:sz w:val="24"/>
            <w:szCs w:val="24"/>
            <w:bdr w:val="nil"/>
            <w:lang w:val="en-US" w:eastAsia="en-GB"/>
          </w:rPr>
          <w:fldChar w:fldCharType="separate"/>
        </w:r>
        <w:r w:rsidR="00012B2E" w:rsidRPr="00012B2E" w:rsidDel="005240E2">
          <w:rPr>
            <w:rFonts w:ascii="Calibri" w:eastAsia="Calibri" w:hAnsi="Calibri" w:cs="Calibri"/>
            <w:noProof/>
            <w:color w:val="000000"/>
            <w:sz w:val="24"/>
            <w:szCs w:val="24"/>
            <w:bdr w:val="nil"/>
            <w:vertAlign w:val="superscript"/>
            <w:lang w:val="en-US" w:eastAsia="en-GB"/>
          </w:rPr>
          <w:delText>22,23</w:delText>
        </w:r>
        <w:r w:rsidR="005051D3" w:rsidDel="005240E2">
          <w:rPr>
            <w:rFonts w:ascii="Calibri" w:eastAsia="Calibri" w:hAnsi="Calibri" w:cs="Calibri"/>
            <w:color w:val="000000"/>
            <w:sz w:val="24"/>
            <w:szCs w:val="24"/>
            <w:bdr w:val="nil"/>
            <w:lang w:val="en-US" w:eastAsia="en-GB"/>
          </w:rPr>
          <w:fldChar w:fldCharType="end"/>
        </w:r>
        <w:r w:rsidR="00A1558F" w:rsidRPr="00A1558F" w:rsidDel="005240E2">
          <w:rPr>
            <w:rFonts w:ascii="Calibri" w:eastAsia="Calibri" w:hAnsi="Calibri" w:cs="Calibri"/>
            <w:color w:val="000000"/>
            <w:sz w:val="24"/>
            <w:szCs w:val="24"/>
            <w:bdr w:val="nil"/>
            <w:lang w:val="en-US" w:eastAsia="en-GB"/>
          </w:rPr>
          <w:delText xml:space="preserve">. </w:delText>
        </w:r>
      </w:del>
      <w:del w:id="192" w:author="Edward Wallace" w:date="2019-04-30T14:30:00Z">
        <w:r w:rsidR="00A1558F" w:rsidRPr="00A1558F" w:rsidDel="00E64039">
          <w:rPr>
            <w:rFonts w:ascii="Calibri" w:eastAsia="Calibri" w:hAnsi="Calibri" w:cs="Calibri"/>
            <w:color w:val="000000"/>
            <w:sz w:val="24"/>
            <w:szCs w:val="24"/>
            <w:bdr w:val="nil"/>
            <w:lang w:val="en-US" w:eastAsia="en-GB"/>
          </w:rPr>
          <w:delText xml:space="preserve">This technology will be used to </w:delText>
        </w:r>
      </w:del>
      <w:del w:id="193" w:author="Edward Wallace" w:date="2019-04-30T14:25:00Z">
        <w:r w:rsidR="00A1558F" w:rsidRPr="00A1558F" w:rsidDel="00E64039">
          <w:rPr>
            <w:rFonts w:ascii="Calibri" w:eastAsia="Calibri" w:hAnsi="Calibri" w:cs="Calibri"/>
            <w:color w:val="000000"/>
            <w:sz w:val="24"/>
            <w:szCs w:val="24"/>
            <w:bdr w:val="nil"/>
            <w:lang w:val="en-US" w:eastAsia="en-GB"/>
          </w:rPr>
          <w:delText>knock out</w:delText>
        </w:r>
      </w:del>
      <w:ins w:id="194" w:author="Edward Wallace" w:date="2019-04-30T14:25:00Z">
        <w:r w:rsidR="00E64039">
          <w:rPr>
            <w:rFonts w:ascii="Calibri" w:eastAsia="Calibri" w:hAnsi="Calibri" w:cs="Calibri"/>
            <w:color w:val="000000"/>
            <w:sz w:val="24"/>
            <w:szCs w:val="24"/>
            <w:bdr w:val="nil"/>
            <w:lang w:val="en-US" w:eastAsia="en-GB"/>
          </w:rPr>
          <w:t>delete</w:t>
        </w:r>
      </w:ins>
      <w:r w:rsidR="00A1558F" w:rsidRPr="00A1558F">
        <w:rPr>
          <w:rFonts w:ascii="Calibri" w:eastAsia="Calibri" w:hAnsi="Calibri" w:cs="Calibri"/>
          <w:color w:val="000000"/>
          <w:sz w:val="24"/>
          <w:szCs w:val="24"/>
          <w:bdr w:val="nil"/>
          <w:lang w:val="en-US" w:eastAsia="en-GB"/>
        </w:rPr>
        <w:t xml:space="preserve"> genes of interest</w:t>
      </w:r>
      <w:del w:id="195" w:author="Edward Wallace" w:date="2019-04-30T14:04:00Z">
        <w:r w:rsidR="00885A9F" w:rsidDel="005240E2">
          <w:rPr>
            <w:rFonts w:ascii="Calibri" w:eastAsia="Calibri" w:hAnsi="Calibri" w:cs="Calibri"/>
            <w:color w:val="000000"/>
            <w:sz w:val="24"/>
            <w:szCs w:val="24"/>
            <w:bdr w:val="nil"/>
            <w:lang w:val="en-US" w:eastAsia="en-GB"/>
          </w:rPr>
          <w:delText>,</w:delText>
        </w:r>
      </w:del>
      <w:del w:id="196" w:author="Edward Wallace" w:date="2019-04-30T14:33:00Z">
        <w:r w:rsidR="00A1558F" w:rsidRPr="00A1558F" w:rsidDel="009451E2">
          <w:rPr>
            <w:rFonts w:ascii="Calibri" w:eastAsia="Calibri" w:hAnsi="Calibri" w:cs="Calibri"/>
            <w:color w:val="000000"/>
            <w:sz w:val="24"/>
            <w:szCs w:val="24"/>
            <w:bdr w:val="nil"/>
            <w:lang w:val="en-US" w:eastAsia="en-GB"/>
          </w:rPr>
          <w:delText xml:space="preserve"> </w:delText>
        </w:r>
        <w:r w:rsidR="00A23F19" w:rsidDel="009451E2">
          <w:rPr>
            <w:rFonts w:ascii="Calibri" w:eastAsia="Calibri" w:hAnsi="Calibri" w:cs="Calibri"/>
            <w:color w:val="000000"/>
            <w:sz w:val="24"/>
            <w:szCs w:val="24"/>
            <w:bdr w:val="nil"/>
            <w:lang w:val="en-US" w:eastAsia="en-GB"/>
          </w:rPr>
          <w:delText>highlighted by the bioinformatics analysis</w:delText>
        </w:r>
      </w:del>
      <w:r w:rsidR="00885A9F">
        <w:rPr>
          <w:rFonts w:ascii="Calibri" w:eastAsia="Calibri" w:hAnsi="Calibri" w:cs="Calibri"/>
          <w:color w:val="000000"/>
          <w:sz w:val="24"/>
          <w:szCs w:val="24"/>
          <w:bdr w:val="nil"/>
          <w:lang w:val="en-US" w:eastAsia="en-GB"/>
        </w:rPr>
        <w:t>,</w:t>
      </w:r>
      <w:r w:rsidR="00A23F19">
        <w:rPr>
          <w:rFonts w:ascii="Calibri" w:eastAsia="Calibri" w:hAnsi="Calibri" w:cs="Calibri"/>
          <w:color w:val="000000"/>
          <w:sz w:val="24"/>
          <w:szCs w:val="24"/>
          <w:bdr w:val="nil"/>
          <w:lang w:val="en-US" w:eastAsia="en-GB"/>
        </w:rPr>
        <w:t xml:space="preserve"> </w:t>
      </w:r>
      <w:r w:rsidR="00A1558F" w:rsidRPr="00A1558F">
        <w:rPr>
          <w:rFonts w:ascii="Calibri" w:eastAsia="Calibri" w:hAnsi="Calibri" w:cs="Calibri"/>
          <w:color w:val="000000"/>
          <w:sz w:val="24"/>
          <w:szCs w:val="24"/>
          <w:bdr w:val="nil"/>
          <w:lang w:val="en-US" w:eastAsia="en-GB"/>
        </w:rPr>
        <w:t>for functional characterization</w:t>
      </w:r>
      <w:r w:rsidR="005051D3">
        <w:rPr>
          <w:rFonts w:ascii="Calibri" w:eastAsia="Calibri" w:hAnsi="Calibri" w:cs="Calibri"/>
          <w:color w:val="000000"/>
          <w:sz w:val="24"/>
          <w:szCs w:val="24"/>
          <w:bdr w:val="nil"/>
          <w:lang w:val="en-US" w:eastAsia="en-GB"/>
        </w:rPr>
        <w:t xml:space="preserve"> of</w:t>
      </w:r>
      <w:r w:rsidR="00AA198B">
        <w:rPr>
          <w:rFonts w:ascii="Calibri" w:eastAsia="Calibri" w:hAnsi="Calibri" w:cs="Calibri"/>
          <w:color w:val="000000"/>
          <w:sz w:val="24"/>
          <w:szCs w:val="24"/>
          <w:bdr w:val="nil"/>
          <w:lang w:val="en-US" w:eastAsia="en-GB"/>
        </w:rPr>
        <w:t xml:space="preserve"> </w:t>
      </w:r>
      <w:ins w:id="197" w:author="Edward Wallace" w:date="2019-04-30T14:33:00Z">
        <w:r w:rsidR="009451E2">
          <w:rPr>
            <w:rFonts w:ascii="Calibri" w:eastAsia="Calibri" w:hAnsi="Calibri" w:cs="Calibri"/>
            <w:color w:val="000000"/>
            <w:sz w:val="24"/>
            <w:szCs w:val="24"/>
            <w:bdr w:val="nil"/>
            <w:lang w:val="en-US" w:eastAsia="en-GB"/>
          </w:rPr>
          <w:t xml:space="preserve">their effect on cell morphology and gene expression </w:t>
        </w:r>
      </w:ins>
      <w:del w:id="198" w:author="Edward Wallace" w:date="2019-04-30T14:33:00Z">
        <w:r w:rsidR="00AA198B" w:rsidDel="009451E2">
          <w:rPr>
            <w:rFonts w:ascii="Calibri" w:eastAsia="Calibri" w:hAnsi="Calibri" w:cs="Calibri"/>
            <w:color w:val="000000"/>
            <w:sz w:val="24"/>
            <w:szCs w:val="24"/>
            <w:bdr w:val="nil"/>
            <w:lang w:val="en-US" w:eastAsia="en-GB"/>
          </w:rPr>
          <w:delText>metabolic and/or signaling interactions between Cryptococcus and</w:delText>
        </w:r>
      </w:del>
      <w:ins w:id="199" w:author="Edward Wallace" w:date="2019-04-30T14:33:00Z">
        <w:r w:rsidR="009451E2">
          <w:rPr>
            <w:rFonts w:ascii="Calibri" w:eastAsia="Calibri" w:hAnsi="Calibri" w:cs="Calibri"/>
            <w:color w:val="000000"/>
            <w:sz w:val="24"/>
            <w:szCs w:val="24"/>
            <w:bdr w:val="nil"/>
            <w:lang w:val="en-US" w:eastAsia="en-GB"/>
          </w:rPr>
          <w:t xml:space="preserve">in the </w:t>
        </w:r>
        <w:r w:rsidR="009451E2">
          <w:rPr>
            <w:rFonts w:ascii="Calibri" w:eastAsia="Calibri" w:hAnsi="Calibri" w:cs="Calibri"/>
            <w:i/>
            <w:color w:val="000000"/>
            <w:sz w:val="24"/>
            <w:szCs w:val="24"/>
            <w:bdr w:val="nil"/>
            <w:lang w:val="en-US" w:eastAsia="en-GB"/>
          </w:rPr>
          <w:t>Cryptococcus</w:t>
        </w:r>
        <w:r w:rsidR="009451E2">
          <w:rPr>
            <w:rFonts w:ascii="Calibri" w:eastAsia="Calibri" w:hAnsi="Calibri" w:cs="Calibri"/>
            <w:color w:val="000000"/>
            <w:sz w:val="24"/>
            <w:szCs w:val="24"/>
            <w:bdr w:val="nil"/>
            <w:lang w:val="en-US" w:eastAsia="en-GB"/>
          </w:rPr>
          <w:t xml:space="preserve"> response to</w:t>
        </w:r>
      </w:ins>
      <w:r w:rsidR="00AA198B">
        <w:rPr>
          <w:rFonts w:ascii="Calibri" w:eastAsia="Calibri" w:hAnsi="Calibri" w:cs="Calibri"/>
          <w:color w:val="000000"/>
          <w:sz w:val="24"/>
          <w:szCs w:val="24"/>
          <w:bdr w:val="nil"/>
          <w:lang w:val="en-US" w:eastAsia="en-GB"/>
        </w:rPr>
        <w:t xml:space="preserve"> </w:t>
      </w:r>
      <w:r w:rsidR="008C195E">
        <w:rPr>
          <w:rFonts w:ascii="Calibri" w:eastAsia="Calibri" w:hAnsi="Calibri" w:cs="Calibri"/>
          <w:color w:val="000000"/>
          <w:sz w:val="24"/>
          <w:szCs w:val="24"/>
          <w:bdr w:val="nil"/>
          <w:lang w:val="en-US" w:eastAsia="en-GB"/>
        </w:rPr>
        <w:t>environmental stimuli</w:t>
      </w:r>
      <w:del w:id="200" w:author="Edward Wallace" w:date="2019-04-30T14:06:00Z">
        <w:r w:rsidR="008C195E" w:rsidDel="005240E2">
          <w:rPr>
            <w:rFonts w:ascii="Calibri" w:eastAsia="Calibri" w:hAnsi="Calibri" w:cs="Calibri"/>
            <w:color w:val="000000"/>
            <w:sz w:val="24"/>
            <w:szCs w:val="24"/>
            <w:bdr w:val="nil"/>
            <w:lang w:val="en-US" w:eastAsia="en-GB"/>
          </w:rPr>
          <w:delText xml:space="preserve"> and </w:delText>
        </w:r>
        <w:r w:rsidR="00AA198B" w:rsidDel="005240E2">
          <w:rPr>
            <w:rFonts w:ascii="Calibri" w:eastAsia="Calibri" w:hAnsi="Calibri" w:cs="Calibri"/>
            <w:color w:val="000000"/>
            <w:sz w:val="24"/>
            <w:szCs w:val="24"/>
            <w:bdr w:val="nil"/>
            <w:lang w:val="en-US" w:eastAsia="en-GB"/>
          </w:rPr>
          <w:delText xml:space="preserve">bacterial cell wall </w:delText>
        </w:r>
        <w:r w:rsidR="009A1DBE" w:rsidDel="005240E2">
          <w:rPr>
            <w:rFonts w:ascii="Calibri" w:eastAsia="Calibri" w:hAnsi="Calibri" w:cs="Calibri"/>
            <w:color w:val="000000"/>
            <w:sz w:val="24"/>
            <w:szCs w:val="24"/>
            <w:bdr w:val="nil"/>
            <w:lang w:val="en-US" w:eastAsia="en-GB"/>
          </w:rPr>
          <w:delText>fragments present in the microbiome</w:delText>
        </w:r>
      </w:del>
      <w:r w:rsidR="00A1558F" w:rsidRPr="00A1558F">
        <w:rPr>
          <w:rFonts w:ascii="Calibri" w:eastAsia="Calibri" w:hAnsi="Calibri" w:cs="Calibri"/>
          <w:color w:val="000000"/>
          <w:sz w:val="24"/>
          <w:szCs w:val="24"/>
          <w:bdr w:val="nil"/>
          <w:lang w:val="en-US" w:eastAsia="en-GB"/>
        </w:rPr>
        <w:t>.</w:t>
      </w:r>
      <w:ins w:id="201" w:author="Edward Wallace" w:date="2019-04-30T14:22:00Z">
        <w:r w:rsidR="00E64039">
          <w:rPr>
            <w:rFonts w:ascii="Calibri" w:eastAsia="Calibri" w:hAnsi="Calibri" w:cs="Calibri"/>
            <w:color w:val="000000"/>
            <w:sz w:val="24"/>
            <w:szCs w:val="24"/>
            <w:bdr w:val="nil"/>
            <w:lang w:val="en-US" w:eastAsia="en-GB"/>
          </w:rPr>
          <w:t xml:space="preserve"> </w:t>
        </w:r>
        <w:commentRangeStart w:id="202"/>
        <w:r w:rsidR="00E64039">
          <w:rPr>
            <w:rFonts w:ascii="Calibri" w:eastAsia="Calibri" w:hAnsi="Calibri" w:cs="Calibri"/>
            <w:color w:val="000000"/>
            <w:sz w:val="24"/>
            <w:szCs w:val="24"/>
            <w:bdr w:val="nil"/>
            <w:lang w:val="en-US" w:eastAsia="en-GB"/>
          </w:rPr>
          <w:t xml:space="preserve">We will </w:t>
        </w:r>
      </w:ins>
      <w:ins w:id="203" w:author="Edward Wallace" w:date="2019-04-30T14:23:00Z">
        <w:r w:rsidR="00E64039">
          <w:rPr>
            <w:rFonts w:ascii="Calibri" w:eastAsia="Calibri" w:hAnsi="Calibri" w:cs="Calibri"/>
            <w:color w:val="000000"/>
            <w:sz w:val="24"/>
            <w:szCs w:val="24"/>
            <w:bdr w:val="nil"/>
            <w:lang w:val="en-US" w:eastAsia="en-GB"/>
          </w:rPr>
          <w:t xml:space="preserve">test </w:t>
        </w:r>
      </w:ins>
      <w:ins w:id="204" w:author="Edward Wallace" w:date="2019-04-30T14:24:00Z">
        <w:r w:rsidR="00E64039">
          <w:rPr>
            <w:rFonts w:ascii="Calibri" w:eastAsia="Calibri" w:hAnsi="Calibri" w:cs="Calibri"/>
            <w:color w:val="000000"/>
            <w:sz w:val="24"/>
            <w:szCs w:val="24"/>
            <w:bdr w:val="nil"/>
            <w:lang w:val="en-US" w:eastAsia="en-GB"/>
          </w:rPr>
          <w:t>if</w:t>
        </w:r>
      </w:ins>
      <w:ins w:id="205" w:author="Edward Wallace" w:date="2019-04-30T14:23:00Z">
        <w:r w:rsidR="00E64039">
          <w:rPr>
            <w:rFonts w:ascii="Calibri" w:eastAsia="Calibri" w:hAnsi="Calibri" w:cs="Calibri"/>
            <w:color w:val="000000"/>
            <w:sz w:val="24"/>
            <w:szCs w:val="24"/>
            <w:bdr w:val="nil"/>
            <w:lang w:val="en-US" w:eastAsia="en-GB"/>
          </w:rPr>
          <w:t xml:space="preserve"> phenotypes of deletion mutants are indeed caused by the protein deletion by </w:t>
        </w:r>
      </w:ins>
      <w:ins w:id="206" w:author="Edward Wallace" w:date="2019-04-30T14:22:00Z">
        <w:r w:rsidR="00E64039">
          <w:rPr>
            <w:rFonts w:ascii="Calibri" w:eastAsia="Calibri" w:hAnsi="Calibri" w:cs="Calibri"/>
            <w:color w:val="000000"/>
            <w:sz w:val="24"/>
            <w:szCs w:val="24"/>
            <w:bdr w:val="nil"/>
            <w:lang w:val="en-US" w:eastAsia="en-GB"/>
          </w:rPr>
          <w:t>complement</w:t>
        </w:r>
      </w:ins>
      <w:ins w:id="207" w:author="Edward Wallace" w:date="2019-04-30T14:24:00Z">
        <w:r w:rsidR="00E64039">
          <w:rPr>
            <w:rFonts w:ascii="Calibri" w:eastAsia="Calibri" w:hAnsi="Calibri" w:cs="Calibri"/>
            <w:color w:val="000000"/>
            <w:sz w:val="24"/>
            <w:szCs w:val="24"/>
            <w:bdr w:val="nil"/>
            <w:lang w:val="en-US" w:eastAsia="en-GB"/>
          </w:rPr>
          <w:t xml:space="preserve">ation, i.e. knocking the </w:t>
        </w:r>
      </w:ins>
      <w:ins w:id="208" w:author="Edward Wallace" w:date="2019-04-30T14:26:00Z">
        <w:r w:rsidR="00E64039">
          <w:rPr>
            <w:rFonts w:ascii="Calibri" w:eastAsia="Calibri" w:hAnsi="Calibri" w:cs="Calibri"/>
            <w:color w:val="000000"/>
            <w:sz w:val="24"/>
            <w:szCs w:val="24"/>
            <w:bdr w:val="nil"/>
            <w:lang w:val="en-US" w:eastAsia="en-GB"/>
          </w:rPr>
          <w:t>gene of interest</w:t>
        </w:r>
      </w:ins>
      <w:ins w:id="209" w:author="Edward Wallace" w:date="2019-04-30T14:24:00Z">
        <w:r w:rsidR="00E64039">
          <w:rPr>
            <w:rFonts w:ascii="Calibri" w:eastAsia="Calibri" w:hAnsi="Calibri" w:cs="Calibri"/>
            <w:color w:val="000000"/>
            <w:sz w:val="24"/>
            <w:szCs w:val="24"/>
            <w:bdr w:val="nil"/>
            <w:lang w:val="en-US" w:eastAsia="en-GB"/>
          </w:rPr>
          <w:t xml:space="preserve"> back in</w:t>
        </w:r>
      </w:ins>
      <w:ins w:id="210" w:author="Edward Wallace" w:date="2019-04-30T14:27:00Z">
        <w:r w:rsidR="00E64039">
          <w:rPr>
            <w:rFonts w:ascii="Calibri" w:eastAsia="Calibri" w:hAnsi="Calibri" w:cs="Calibri"/>
            <w:color w:val="000000"/>
            <w:sz w:val="24"/>
            <w:szCs w:val="24"/>
            <w:bdr w:val="nil"/>
            <w:lang w:val="en-US" w:eastAsia="en-GB"/>
          </w:rPr>
          <w:t xml:space="preserve"> to a different genomic location</w:t>
        </w:r>
        <w:commentRangeEnd w:id="202"/>
        <w:r w:rsidR="00E64039">
          <w:rPr>
            <w:rStyle w:val="CommentReference"/>
          </w:rPr>
          <w:commentReference w:id="202"/>
        </w:r>
        <w:r w:rsidR="00E64039">
          <w:rPr>
            <w:rFonts w:ascii="Calibri" w:eastAsia="Calibri" w:hAnsi="Calibri" w:cs="Calibri"/>
            <w:color w:val="000000"/>
            <w:sz w:val="24"/>
            <w:szCs w:val="24"/>
            <w:bdr w:val="nil"/>
            <w:lang w:val="en-US" w:eastAsia="en-GB"/>
          </w:rPr>
          <w:t>.</w:t>
        </w:r>
      </w:ins>
      <w:ins w:id="211" w:author="Edward Wallace" w:date="2019-04-30T14:24:00Z">
        <w:r w:rsidR="00E64039">
          <w:rPr>
            <w:rFonts w:ascii="Calibri" w:eastAsia="Calibri" w:hAnsi="Calibri" w:cs="Calibri"/>
            <w:color w:val="000000"/>
            <w:sz w:val="24"/>
            <w:szCs w:val="24"/>
            <w:bdr w:val="nil"/>
            <w:lang w:val="en-US" w:eastAsia="en-GB"/>
          </w:rPr>
          <w:t xml:space="preserve"> </w:t>
        </w:r>
      </w:ins>
      <w:ins w:id="212" w:author="Edward Wallace" w:date="2019-04-30T14:27:00Z">
        <w:r w:rsidR="00E64039">
          <w:rPr>
            <w:rFonts w:ascii="Calibri" w:eastAsia="Calibri" w:hAnsi="Calibri" w:cs="Calibri"/>
            <w:color w:val="000000"/>
            <w:sz w:val="24"/>
            <w:szCs w:val="24"/>
            <w:bdr w:val="nil"/>
            <w:lang w:val="en-US" w:eastAsia="en-GB"/>
          </w:rPr>
          <w:t xml:space="preserve">If deletions are not viable, </w:t>
        </w:r>
      </w:ins>
      <w:del w:id="213" w:author="Edward Wallace" w:date="2019-04-30T14:21:00Z">
        <w:r w:rsidR="00A1558F" w:rsidRPr="00A1558F" w:rsidDel="00E64039">
          <w:rPr>
            <w:rFonts w:ascii="Calibri" w:eastAsia="Calibri" w:hAnsi="Calibri" w:cs="Calibri"/>
            <w:color w:val="000000"/>
            <w:sz w:val="24"/>
            <w:szCs w:val="24"/>
            <w:bdr w:val="nil"/>
            <w:lang w:val="en-US" w:eastAsia="en-GB"/>
          </w:rPr>
          <w:delText xml:space="preserve"> </w:delText>
        </w:r>
      </w:del>
      <w:ins w:id="214" w:author="Edward Wallace" w:date="2019-04-30T14:27:00Z">
        <w:r w:rsidR="00E64039">
          <w:rPr>
            <w:rFonts w:ascii="Calibri" w:eastAsia="Calibri" w:hAnsi="Calibri" w:cs="Calibri"/>
            <w:color w:val="000000"/>
            <w:sz w:val="24"/>
            <w:szCs w:val="24"/>
            <w:bdr w:val="nil"/>
            <w:lang w:val="en-US" w:eastAsia="en-GB"/>
          </w:rPr>
          <w:t>w</w:t>
        </w:r>
      </w:ins>
      <w:ins w:id="215" w:author="Edward Wallace" w:date="2019-04-30T14:05:00Z">
        <w:r w:rsidR="005240E2">
          <w:rPr>
            <w:rFonts w:ascii="Calibri" w:eastAsia="Calibri" w:hAnsi="Calibri" w:cs="Calibri"/>
            <w:color w:val="000000"/>
            <w:sz w:val="24"/>
            <w:szCs w:val="24"/>
            <w:bdr w:val="nil"/>
            <w:lang w:val="en-US" w:eastAsia="en-GB"/>
          </w:rPr>
          <w:t xml:space="preserve">e </w:t>
        </w:r>
      </w:ins>
      <w:ins w:id="216" w:author="Edward Wallace" w:date="2019-04-30T14:20:00Z">
        <w:r w:rsidR="005240E2">
          <w:rPr>
            <w:rFonts w:ascii="Calibri" w:eastAsia="Calibri" w:hAnsi="Calibri" w:cs="Calibri"/>
            <w:color w:val="000000"/>
            <w:sz w:val="24"/>
            <w:szCs w:val="24"/>
            <w:bdr w:val="nil"/>
            <w:lang w:val="en-US" w:eastAsia="en-GB"/>
          </w:rPr>
          <w:t>will</w:t>
        </w:r>
      </w:ins>
      <w:ins w:id="217" w:author="Edward Wallace" w:date="2019-04-30T14:05:00Z">
        <w:r w:rsidR="005240E2">
          <w:rPr>
            <w:rFonts w:ascii="Calibri" w:eastAsia="Calibri" w:hAnsi="Calibri" w:cs="Calibri"/>
            <w:color w:val="000000"/>
            <w:sz w:val="24"/>
            <w:szCs w:val="24"/>
            <w:bdr w:val="nil"/>
            <w:lang w:val="en-US" w:eastAsia="en-GB"/>
          </w:rPr>
          <w:t xml:space="preserve"> </w:t>
        </w:r>
      </w:ins>
      <w:ins w:id="218" w:author="Edward Wallace" w:date="2019-04-30T14:27:00Z">
        <w:r w:rsidR="00E64039">
          <w:rPr>
            <w:rFonts w:ascii="Calibri" w:eastAsia="Calibri" w:hAnsi="Calibri" w:cs="Calibri"/>
            <w:color w:val="000000"/>
            <w:sz w:val="24"/>
            <w:szCs w:val="24"/>
            <w:bdr w:val="nil"/>
            <w:lang w:val="en-US" w:eastAsia="en-GB"/>
          </w:rPr>
          <w:t>instead</w:t>
        </w:r>
      </w:ins>
      <w:ins w:id="219" w:author="Edward Wallace" w:date="2019-04-30T14:05:00Z">
        <w:r w:rsidR="005240E2">
          <w:rPr>
            <w:rFonts w:ascii="Calibri" w:eastAsia="Calibri" w:hAnsi="Calibri" w:cs="Calibri"/>
            <w:color w:val="000000"/>
            <w:sz w:val="24"/>
            <w:szCs w:val="24"/>
            <w:bdr w:val="nil"/>
            <w:lang w:val="en-US" w:eastAsia="en-GB"/>
          </w:rPr>
          <w:t xml:space="preserve"> use </w:t>
        </w:r>
      </w:ins>
      <w:ins w:id="220" w:author="Edward Wallace" w:date="2019-04-30T14:22:00Z">
        <w:r w:rsidR="00E64039">
          <w:rPr>
            <w:rFonts w:ascii="Calibri" w:eastAsia="Calibri" w:hAnsi="Calibri" w:cs="Calibri"/>
            <w:color w:val="000000"/>
            <w:sz w:val="24"/>
            <w:szCs w:val="24"/>
            <w:bdr w:val="nil"/>
            <w:lang w:val="en-US" w:eastAsia="en-GB"/>
          </w:rPr>
          <w:t>CRISPR-Cas9</w:t>
        </w:r>
      </w:ins>
      <w:ins w:id="221" w:author="Edward Wallace" w:date="2019-04-30T14:05:00Z">
        <w:r w:rsidR="005240E2">
          <w:rPr>
            <w:rFonts w:ascii="Calibri" w:eastAsia="Calibri" w:hAnsi="Calibri" w:cs="Calibri"/>
            <w:color w:val="000000"/>
            <w:sz w:val="24"/>
            <w:szCs w:val="24"/>
            <w:bdr w:val="nil"/>
            <w:lang w:val="en-US" w:eastAsia="en-GB"/>
          </w:rPr>
          <w:t xml:space="preserve"> </w:t>
        </w:r>
      </w:ins>
      <w:ins w:id="222" w:author="Edward Wallace" w:date="2019-04-30T14:27:00Z">
        <w:r w:rsidR="00E64039">
          <w:rPr>
            <w:rFonts w:ascii="Calibri" w:eastAsia="Calibri" w:hAnsi="Calibri" w:cs="Calibri"/>
            <w:color w:val="000000"/>
            <w:sz w:val="24"/>
            <w:szCs w:val="24"/>
            <w:bdr w:val="nil"/>
            <w:lang w:val="en-US" w:eastAsia="en-GB"/>
          </w:rPr>
          <w:t>for</w:t>
        </w:r>
      </w:ins>
      <w:ins w:id="223" w:author="Edward Wallace" w:date="2019-04-30T14:05:00Z">
        <w:r w:rsidR="005240E2">
          <w:rPr>
            <w:rFonts w:ascii="Calibri" w:eastAsia="Calibri" w:hAnsi="Calibri" w:cs="Calibri"/>
            <w:color w:val="000000"/>
            <w:sz w:val="24"/>
            <w:szCs w:val="24"/>
            <w:bdr w:val="nil"/>
            <w:lang w:val="en-US" w:eastAsia="en-GB"/>
          </w:rPr>
          <w:t xml:space="preserve"> </w:t>
        </w:r>
      </w:ins>
      <w:ins w:id="224" w:author="Edward Wallace" w:date="2019-04-30T14:28:00Z">
        <w:r w:rsidR="00E64039">
          <w:rPr>
            <w:rFonts w:ascii="Calibri" w:eastAsia="Calibri" w:hAnsi="Calibri" w:cs="Calibri"/>
            <w:color w:val="000000"/>
            <w:sz w:val="24"/>
            <w:szCs w:val="24"/>
            <w:bdr w:val="nil"/>
            <w:lang w:val="en-US" w:eastAsia="en-GB"/>
          </w:rPr>
          <w:t xml:space="preserve">targeted </w:t>
        </w:r>
      </w:ins>
      <w:ins w:id="225" w:author="Edward Wallace" w:date="2019-04-30T14:27:00Z">
        <w:r w:rsidR="00E64039">
          <w:rPr>
            <w:rFonts w:ascii="Calibri" w:eastAsia="Calibri" w:hAnsi="Calibri" w:cs="Calibri"/>
            <w:color w:val="000000"/>
            <w:sz w:val="24"/>
            <w:szCs w:val="24"/>
            <w:bdr w:val="nil"/>
            <w:lang w:val="en-US" w:eastAsia="en-GB"/>
          </w:rPr>
          <w:t>doma</w:t>
        </w:r>
      </w:ins>
      <w:ins w:id="226" w:author="Edward Wallace" w:date="2019-04-30T14:28:00Z">
        <w:r w:rsidR="00E64039">
          <w:rPr>
            <w:rFonts w:ascii="Calibri" w:eastAsia="Calibri" w:hAnsi="Calibri" w:cs="Calibri"/>
            <w:color w:val="000000"/>
            <w:sz w:val="24"/>
            <w:szCs w:val="24"/>
            <w:bdr w:val="nil"/>
            <w:lang w:val="en-US" w:eastAsia="en-GB"/>
          </w:rPr>
          <w:t>in deletions</w:t>
        </w:r>
      </w:ins>
      <w:ins w:id="227" w:author="Edward Wallace" w:date="2019-04-30T14:29:00Z">
        <w:r w:rsidR="00E64039">
          <w:rPr>
            <w:rFonts w:ascii="Calibri" w:eastAsia="Calibri" w:hAnsi="Calibri" w:cs="Calibri"/>
            <w:color w:val="000000"/>
            <w:sz w:val="24"/>
            <w:szCs w:val="24"/>
            <w:bdr w:val="nil"/>
            <w:lang w:val="en-US" w:eastAsia="en-GB"/>
          </w:rPr>
          <w:t>,</w:t>
        </w:r>
      </w:ins>
      <w:ins w:id="228" w:author="Edward Wallace" w:date="2019-04-30T14:28:00Z">
        <w:r w:rsidR="00E64039">
          <w:rPr>
            <w:rFonts w:ascii="Calibri" w:eastAsia="Calibri" w:hAnsi="Calibri" w:cs="Calibri"/>
            <w:color w:val="000000"/>
            <w:sz w:val="24"/>
            <w:szCs w:val="24"/>
            <w:bdr w:val="nil"/>
            <w:lang w:val="en-US" w:eastAsia="en-GB"/>
          </w:rPr>
          <w:t xml:space="preserve"> </w:t>
        </w:r>
      </w:ins>
      <w:ins w:id="229" w:author="Edward Wallace" w:date="2019-04-30T14:29:00Z">
        <w:r w:rsidR="00E64039">
          <w:rPr>
            <w:rFonts w:ascii="Calibri" w:eastAsia="Calibri" w:hAnsi="Calibri" w:cs="Calibri"/>
            <w:color w:val="000000"/>
            <w:sz w:val="24"/>
            <w:szCs w:val="24"/>
            <w:bdr w:val="nil"/>
            <w:lang w:val="en-US" w:eastAsia="en-GB"/>
          </w:rPr>
          <w:t>or for</w:t>
        </w:r>
      </w:ins>
      <w:ins w:id="230" w:author="Edward Wallace" w:date="2019-04-30T14:28:00Z">
        <w:r w:rsidR="00E64039">
          <w:rPr>
            <w:rFonts w:ascii="Calibri" w:eastAsia="Calibri" w:hAnsi="Calibri" w:cs="Calibri"/>
            <w:color w:val="000000"/>
            <w:sz w:val="24"/>
            <w:szCs w:val="24"/>
            <w:bdr w:val="nil"/>
            <w:lang w:val="en-US" w:eastAsia="en-GB"/>
          </w:rPr>
          <w:t xml:space="preserve"> </w:t>
        </w:r>
      </w:ins>
      <w:ins w:id="231" w:author="Edward Wallace" w:date="2019-04-30T14:05:00Z">
        <w:r w:rsidR="005240E2">
          <w:rPr>
            <w:rFonts w:ascii="Calibri" w:eastAsia="Calibri" w:hAnsi="Calibri" w:cs="Calibri"/>
            <w:color w:val="000000"/>
            <w:sz w:val="24"/>
            <w:szCs w:val="24"/>
            <w:bdr w:val="nil"/>
            <w:lang w:val="en-US" w:eastAsia="en-GB"/>
          </w:rPr>
          <w:t>fluorescence tagging of identified genes</w:t>
        </w:r>
      </w:ins>
      <w:ins w:id="232" w:author="Edward Wallace" w:date="2019-04-30T14:29:00Z">
        <w:r w:rsidR="00E64039">
          <w:rPr>
            <w:rFonts w:ascii="Calibri" w:eastAsia="Calibri" w:hAnsi="Calibri" w:cs="Calibri"/>
            <w:color w:val="000000"/>
            <w:sz w:val="24"/>
            <w:szCs w:val="24"/>
            <w:bdr w:val="nil"/>
            <w:lang w:val="en-US" w:eastAsia="en-GB"/>
          </w:rPr>
          <w:t xml:space="preserve"> to determine protein localization and expression levels</w:t>
        </w:r>
      </w:ins>
      <w:ins w:id="233" w:author="Edward Wallace" w:date="2019-04-30T14:28:00Z">
        <w:r w:rsidR="00E64039">
          <w:rPr>
            <w:rFonts w:ascii="Calibri" w:eastAsia="Calibri" w:hAnsi="Calibri" w:cs="Calibri"/>
            <w:color w:val="000000"/>
            <w:sz w:val="24"/>
            <w:szCs w:val="24"/>
            <w:bdr w:val="nil"/>
            <w:lang w:val="en-US" w:eastAsia="en-GB"/>
          </w:rPr>
          <w:t xml:space="preserve">. </w:t>
        </w:r>
      </w:ins>
      <w:r w:rsidR="00885A9F">
        <w:rPr>
          <w:rFonts w:ascii="Calibri" w:eastAsia="Calibri" w:hAnsi="Calibri" w:cs="Calibri"/>
          <w:color w:val="000000"/>
          <w:sz w:val="24"/>
          <w:szCs w:val="24"/>
          <w:bdr w:val="nil"/>
          <w:lang w:val="en-US" w:eastAsia="en-GB"/>
        </w:rPr>
        <w:t>Determining the function of genes and e</w:t>
      </w:r>
      <w:r w:rsidR="00A1558F" w:rsidRPr="00A1558F">
        <w:rPr>
          <w:rFonts w:ascii="Calibri" w:eastAsia="Calibri" w:hAnsi="Calibri" w:cs="Calibri"/>
          <w:color w:val="000000"/>
          <w:sz w:val="24"/>
          <w:szCs w:val="24"/>
          <w:bdr w:val="nil"/>
          <w:lang w:val="en-US" w:eastAsia="en-GB"/>
        </w:rPr>
        <w:t>xposing critical signaling and/or metabolic pathways may help to identify novel routes for drug design and intervention.</w:t>
      </w:r>
    </w:p>
    <w:p w14:paraId="5B942898" w14:textId="77777777" w:rsidR="009A1DBE" w:rsidRDefault="009A1DBE" w:rsidP="00A7151E">
      <w:pPr>
        <w:pBdr>
          <w:top w:val="nil"/>
          <w:left w:val="nil"/>
          <w:bottom w:val="nil"/>
          <w:right w:val="nil"/>
          <w:between w:val="nil"/>
          <w:bar w:val="nil"/>
        </w:pBdr>
        <w:spacing w:line="276" w:lineRule="auto"/>
        <w:rPr>
          <w:rFonts w:ascii="Calibri" w:eastAsia="Calibri" w:hAnsi="Calibri" w:cs="Calibri"/>
          <w:color w:val="000000"/>
          <w:sz w:val="24"/>
          <w:szCs w:val="24"/>
          <w:bdr w:val="nil"/>
          <w:lang w:val="en-US" w:eastAsia="en-GB"/>
        </w:rPr>
      </w:pPr>
    </w:p>
    <w:p w14:paraId="2B44E0ED" w14:textId="77777777" w:rsidR="00CC70B7" w:rsidRDefault="00CC70B7">
      <w:pPr>
        <w:rPr>
          <w:b/>
          <w:sz w:val="32"/>
          <w:szCs w:val="32"/>
        </w:rPr>
      </w:pPr>
      <w:r>
        <w:rPr>
          <w:b/>
          <w:sz w:val="32"/>
          <w:szCs w:val="32"/>
        </w:rPr>
        <w:br w:type="page"/>
      </w:r>
    </w:p>
    <w:p w14:paraId="39B5197B" w14:textId="4CD1E4D7" w:rsidR="000348D7" w:rsidRPr="000348D7" w:rsidRDefault="000348D7" w:rsidP="000348D7">
      <w:pPr>
        <w:pBdr>
          <w:top w:val="nil"/>
          <w:left w:val="nil"/>
          <w:bottom w:val="nil"/>
          <w:right w:val="nil"/>
          <w:between w:val="nil"/>
          <w:bar w:val="nil"/>
        </w:pBdr>
        <w:spacing w:line="276" w:lineRule="auto"/>
        <w:rPr>
          <w:b/>
          <w:sz w:val="32"/>
          <w:szCs w:val="32"/>
        </w:rPr>
      </w:pPr>
      <w:r w:rsidRPr="000348D7">
        <w:rPr>
          <w:b/>
          <w:sz w:val="32"/>
          <w:szCs w:val="32"/>
        </w:rPr>
        <w:lastRenderedPageBreak/>
        <w:t>Risk Assessment:</w:t>
      </w:r>
    </w:p>
    <w:p w14:paraId="56273AC2" w14:textId="7671FD14" w:rsidR="00107902" w:rsidRPr="00751047" w:rsidRDefault="00107902" w:rsidP="0079335A">
      <w:pPr>
        <w:pBdr>
          <w:top w:val="nil"/>
          <w:left w:val="nil"/>
          <w:bottom w:val="nil"/>
          <w:right w:val="nil"/>
          <w:between w:val="nil"/>
          <w:bar w:val="nil"/>
        </w:pBdr>
        <w:spacing w:line="276" w:lineRule="auto"/>
        <w:rPr>
          <w:rFonts w:ascii="Calibri" w:eastAsia="Arial Unicode MS" w:hAnsi="Calibri" w:cs="Calibri"/>
          <w:bCs/>
          <w:color w:val="000000"/>
          <w:sz w:val="24"/>
          <w:szCs w:val="24"/>
          <w:bdr w:val="none" w:sz="0" w:space="0" w:color="auto" w:frame="1"/>
          <w:shd w:val="clear" w:color="auto" w:fill="FFFFFF"/>
          <w:lang w:val="en-US" w:eastAsia="en-GB"/>
        </w:rPr>
      </w:pPr>
      <w:r w:rsidRPr="00751047">
        <w:rPr>
          <w:rFonts w:ascii="Calibri" w:eastAsia="Arial Unicode MS" w:hAnsi="Calibri" w:cs="Calibri"/>
          <w:bCs/>
          <w:noProof/>
          <w:color w:val="000000"/>
          <w:sz w:val="24"/>
          <w:szCs w:val="24"/>
          <w:bdr w:val="none" w:sz="0" w:space="0" w:color="auto" w:frame="1"/>
          <w:shd w:val="clear" w:color="auto" w:fill="FFFFFF"/>
          <w:lang w:eastAsia="en-GB"/>
        </w:rPr>
        <w:drawing>
          <wp:anchor distT="0" distB="0" distL="114300" distR="114300" simplePos="0" relativeHeight="251677696" behindDoc="1" locked="0" layoutInCell="1" allowOverlap="1" wp14:anchorId="3F9626F5" wp14:editId="5AE92C59">
            <wp:simplePos x="0" y="0"/>
            <wp:positionH relativeFrom="column">
              <wp:posOffset>-635</wp:posOffset>
            </wp:positionH>
            <wp:positionV relativeFrom="paragraph">
              <wp:posOffset>317500</wp:posOffset>
            </wp:positionV>
            <wp:extent cx="4124325" cy="4166870"/>
            <wp:effectExtent l="0" t="0" r="9525" b="5080"/>
            <wp:wrapTight wrapText="bothSides">
              <wp:wrapPolygon edited="0">
                <wp:start x="0" y="0"/>
                <wp:lineTo x="0" y="21528"/>
                <wp:lineTo x="21550" y="21528"/>
                <wp:lineTo x="21550" y="0"/>
                <wp:lineTo x="0" y="0"/>
              </wp:wrapPolygon>
            </wp:wrapTight>
            <wp:docPr id="1" name="Picture 1" descr="C:\Users\Elizabeth\Documents\Edward Wallace\DJTF proposal\Prob v cns 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lizabeth\Documents\Edward Wallace\DJTF proposal\Prob v cns table.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124325" cy="41668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51047">
        <w:rPr>
          <w:rFonts w:ascii="Calibri" w:eastAsia="Arial Unicode MS" w:hAnsi="Calibri" w:cs="Calibri"/>
          <w:bCs/>
          <w:noProof/>
          <w:color w:val="000000"/>
          <w:sz w:val="24"/>
          <w:szCs w:val="24"/>
          <w:bdr w:val="none" w:sz="0" w:space="0" w:color="auto" w:frame="1"/>
          <w:shd w:val="clear" w:color="auto" w:fill="FFFFFF"/>
          <w:lang w:eastAsia="en-GB"/>
        </w:rPr>
        <w:drawing>
          <wp:anchor distT="0" distB="0" distL="114300" distR="114300" simplePos="0" relativeHeight="251678720" behindDoc="1" locked="0" layoutInCell="1" allowOverlap="1" wp14:anchorId="11DBBC8C" wp14:editId="0504E75D">
            <wp:simplePos x="0" y="0"/>
            <wp:positionH relativeFrom="column">
              <wp:posOffset>4391025</wp:posOffset>
            </wp:positionH>
            <wp:positionV relativeFrom="paragraph">
              <wp:posOffset>275272</wp:posOffset>
            </wp:positionV>
            <wp:extent cx="1595755" cy="1290955"/>
            <wp:effectExtent l="0" t="0" r="4445" b="4445"/>
            <wp:wrapTight wrapText="bothSides">
              <wp:wrapPolygon edited="0">
                <wp:start x="0" y="0"/>
                <wp:lineTo x="0" y="21356"/>
                <wp:lineTo x="21402" y="21356"/>
                <wp:lineTo x="21402" y="0"/>
                <wp:lineTo x="0" y="0"/>
              </wp:wrapPolygon>
            </wp:wrapTight>
            <wp:docPr id="2" name="Picture 2" descr="C:\Users\Elizabeth\Documents\Edward Wallace\DJTF proposal\Risk lev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lizabeth\Documents\Edward Wallace\DJTF proposal\Risk level.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595755" cy="1290955"/>
                    </a:xfrm>
                    <a:prstGeom prst="rect">
                      <a:avLst/>
                    </a:prstGeom>
                    <a:noFill/>
                    <a:ln>
                      <a:noFill/>
                    </a:ln>
                  </pic:spPr>
                </pic:pic>
              </a:graphicData>
            </a:graphic>
          </wp:anchor>
        </w:drawing>
      </w:r>
      <w:r w:rsidR="00F81F24">
        <w:rPr>
          <w:rFonts w:ascii="Calibri" w:eastAsia="Arial Unicode MS" w:hAnsi="Calibri" w:cs="Calibri"/>
          <w:bCs/>
          <w:color w:val="000000"/>
          <w:sz w:val="24"/>
          <w:szCs w:val="24"/>
          <w:bdr w:val="none" w:sz="0" w:space="0" w:color="auto" w:frame="1"/>
          <w:shd w:val="clear" w:color="auto" w:fill="FFFFFF"/>
          <w:lang w:val="en-US" w:eastAsia="en-GB"/>
        </w:rPr>
        <w:t>Table 6</w:t>
      </w:r>
      <w:r w:rsidR="002D57AD" w:rsidRPr="00751047">
        <w:rPr>
          <w:rFonts w:ascii="Calibri" w:eastAsia="Arial Unicode MS" w:hAnsi="Calibri" w:cs="Calibri"/>
          <w:bCs/>
          <w:color w:val="000000"/>
          <w:sz w:val="24"/>
          <w:szCs w:val="24"/>
          <w:bdr w:val="none" w:sz="0" w:space="0" w:color="auto" w:frame="1"/>
          <w:shd w:val="clear" w:color="auto" w:fill="FFFFFF"/>
          <w:lang w:val="en-US" w:eastAsia="en-GB"/>
        </w:rPr>
        <w:t xml:space="preserve">: </w:t>
      </w:r>
      <w:r w:rsidR="000348D7">
        <w:rPr>
          <w:rFonts w:ascii="Calibri" w:eastAsia="Arial Unicode MS" w:hAnsi="Calibri" w:cs="Calibri"/>
          <w:bCs/>
          <w:color w:val="000000"/>
          <w:sz w:val="24"/>
          <w:szCs w:val="24"/>
          <w:bdr w:val="none" w:sz="0" w:space="0" w:color="auto" w:frame="1"/>
          <w:shd w:val="clear" w:color="auto" w:fill="FFFFFF"/>
          <w:lang w:val="en-US" w:eastAsia="en-GB"/>
        </w:rPr>
        <w:t>Risk Assessment of procedures</w:t>
      </w:r>
    </w:p>
    <w:p w14:paraId="2D3854C7" w14:textId="43716555" w:rsidR="00107902" w:rsidRDefault="00107902" w:rsidP="0079335A">
      <w:pPr>
        <w:pBdr>
          <w:top w:val="nil"/>
          <w:left w:val="nil"/>
          <w:bottom w:val="nil"/>
          <w:right w:val="nil"/>
          <w:between w:val="nil"/>
          <w:bar w:val="nil"/>
        </w:pBdr>
        <w:spacing w:line="276" w:lineRule="auto"/>
        <w:rPr>
          <w:rFonts w:ascii="Calibri" w:eastAsia="Arial Unicode MS" w:hAnsi="Calibri" w:cs="Calibri"/>
          <w:b/>
          <w:bCs/>
          <w:color w:val="000000"/>
          <w:sz w:val="24"/>
          <w:szCs w:val="24"/>
          <w:u w:val="single"/>
          <w:bdr w:val="none" w:sz="0" w:space="0" w:color="auto" w:frame="1"/>
          <w:shd w:val="clear" w:color="auto" w:fill="FFFFFF"/>
          <w:lang w:val="en-US" w:eastAsia="en-GB"/>
        </w:rPr>
      </w:pPr>
    </w:p>
    <w:p w14:paraId="65191528" w14:textId="5A1431B0" w:rsidR="00107902" w:rsidRDefault="00107902" w:rsidP="0079335A">
      <w:pPr>
        <w:pBdr>
          <w:top w:val="nil"/>
          <w:left w:val="nil"/>
          <w:bottom w:val="nil"/>
          <w:right w:val="nil"/>
          <w:between w:val="nil"/>
          <w:bar w:val="nil"/>
        </w:pBdr>
        <w:spacing w:line="276" w:lineRule="auto"/>
        <w:rPr>
          <w:rFonts w:ascii="Calibri" w:eastAsia="Arial Unicode MS" w:hAnsi="Calibri" w:cs="Calibri"/>
          <w:b/>
          <w:bCs/>
          <w:color w:val="000000"/>
          <w:sz w:val="24"/>
          <w:szCs w:val="24"/>
          <w:u w:val="single"/>
          <w:bdr w:val="none" w:sz="0" w:space="0" w:color="auto" w:frame="1"/>
          <w:shd w:val="clear" w:color="auto" w:fill="FFFFFF"/>
          <w:lang w:val="en-US" w:eastAsia="en-GB"/>
        </w:rPr>
      </w:pPr>
    </w:p>
    <w:p w14:paraId="0C05DC9E" w14:textId="77777777" w:rsidR="00107902" w:rsidRDefault="00107902" w:rsidP="0079335A">
      <w:pPr>
        <w:pBdr>
          <w:top w:val="nil"/>
          <w:left w:val="nil"/>
          <w:bottom w:val="nil"/>
          <w:right w:val="nil"/>
          <w:between w:val="nil"/>
          <w:bar w:val="nil"/>
        </w:pBdr>
        <w:spacing w:line="276" w:lineRule="auto"/>
        <w:rPr>
          <w:rFonts w:ascii="Calibri" w:eastAsia="Arial Unicode MS" w:hAnsi="Calibri" w:cs="Calibri"/>
          <w:b/>
          <w:bCs/>
          <w:color w:val="000000"/>
          <w:sz w:val="24"/>
          <w:szCs w:val="24"/>
          <w:u w:val="single"/>
          <w:bdr w:val="none" w:sz="0" w:space="0" w:color="auto" w:frame="1"/>
          <w:shd w:val="clear" w:color="auto" w:fill="FFFFFF"/>
          <w:lang w:val="en-US" w:eastAsia="en-GB"/>
        </w:rPr>
        <w:sectPr w:rsidR="00107902" w:rsidSect="009209CD">
          <w:pgSz w:w="11906" w:h="16838"/>
          <w:pgMar w:top="568" w:right="1440" w:bottom="1440" w:left="1440" w:header="708" w:footer="708" w:gutter="0"/>
          <w:cols w:space="708"/>
          <w:docGrid w:linePitch="360"/>
        </w:sectPr>
      </w:pPr>
    </w:p>
    <w:p w14:paraId="4BBF8DF7" w14:textId="58D56681" w:rsidR="00751047" w:rsidRPr="002D57AD" w:rsidRDefault="00F81F24" w:rsidP="0079335A">
      <w:pPr>
        <w:pBdr>
          <w:top w:val="nil"/>
          <w:left w:val="nil"/>
          <w:bottom w:val="nil"/>
          <w:right w:val="nil"/>
          <w:between w:val="nil"/>
          <w:bar w:val="nil"/>
        </w:pBdr>
        <w:spacing w:line="276" w:lineRule="auto"/>
        <w:rPr>
          <w:rFonts w:ascii="Calibri" w:eastAsia="Arial Unicode MS" w:hAnsi="Calibri" w:cs="Calibri"/>
          <w:bCs/>
          <w:color w:val="000000"/>
          <w:sz w:val="24"/>
          <w:szCs w:val="24"/>
          <w:u w:val="single"/>
          <w:bdr w:val="none" w:sz="0" w:space="0" w:color="auto" w:frame="1"/>
          <w:shd w:val="clear" w:color="auto" w:fill="FFFFFF"/>
          <w:lang w:val="en-US" w:eastAsia="en-GB"/>
        </w:rPr>
      </w:pPr>
      <w:r>
        <w:rPr>
          <w:rFonts w:ascii="Calibri" w:eastAsia="Arial Unicode MS" w:hAnsi="Calibri" w:cs="Calibri"/>
          <w:bCs/>
          <w:color w:val="000000"/>
          <w:sz w:val="24"/>
          <w:szCs w:val="24"/>
          <w:bdr w:val="none" w:sz="0" w:space="0" w:color="auto" w:frame="1"/>
          <w:shd w:val="clear" w:color="auto" w:fill="FFFFFF"/>
          <w:lang w:val="en-US" w:eastAsia="en-GB"/>
        </w:rPr>
        <w:lastRenderedPageBreak/>
        <w:t>Table 6b</w:t>
      </w:r>
      <w:r w:rsidR="002D57AD" w:rsidRPr="00751047">
        <w:rPr>
          <w:rFonts w:ascii="Calibri" w:eastAsia="Arial Unicode MS" w:hAnsi="Calibri" w:cs="Calibri"/>
          <w:bCs/>
          <w:color w:val="000000"/>
          <w:sz w:val="24"/>
          <w:szCs w:val="24"/>
          <w:bdr w:val="none" w:sz="0" w:space="0" w:color="auto" w:frame="1"/>
          <w:shd w:val="clear" w:color="auto" w:fill="FFFFFF"/>
          <w:lang w:val="en-US" w:eastAsia="en-GB"/>
        </w:rPr>
        <w:t>: Mitigation summary</w:t>
      </w:r>
    </w:p>
    <w:tbl>
      <w:tblPr>
        <w:tblStyle w:val="TableGrid"/>
        <w:tblW w:w="14170" w:type="dxa"/>
        <w:tblBorders>
          <w:top w:val="single" w:sz="12" w:space="0" w:color="auto"/>
          <w:left w:val="single" w:sz="12" w:space="0" w:color="auto"/>
          <w:bottom w:val="single" w:sz="12" w:space="0" w:color="auto"/>
          <w:right w:val="single" w:sz="12" w:space="0" w:color="auto"/>
        </w:tblBorders>
        <w:tblLayout w:type="fixed"/>
        <w:tblLook w:val="04A0" w:firstRow="1" w:lastRow="0" w:firstColumn="1" w:lastColumn="0" w:noHBand="0" w:noVBand="1"/>
      </w:tblPr>
      <w:tblGrid>
        <w:gridCol w:w="2679"/>
        <w:gridCol w:w="2835"/>
        <w:gridCol w:w="992"/>
        <w:gridCol w:w="6662"/>
        <w:gridCol w:w="1002"/>
      </w:tblGrid>
      <w:tr w:rsidR="00107902" w:rsidRPr="00712469" w14:paraId="4E601AED" w14:textId="77777777" w:rsidTr="005051D3">
        <w:trPr>
          <w:trHeight w:val="20"/>
        </w:trPr>
        <w:tc>
          <w:tcPr>
            <w:tcW w:w="2679" w:type="dxa"/>
            <w:tcBorders>
              <w:bottom w:val="double" w:sz="4" w:space="0" w:color="auto"/>
              <w:right w:val="double" w:sz="4" w:space="0" w:color="auto"/>
            </w:tcBorders>
            <w:shd w:val="clear" w:color="auto" w:fill="D9D9D9" w:themeFill="background1" w:themeFillShade="D9"/>
          </w:tcPr>
          <w:p w14:paraId="334F3567" w14:textId="77777777" w:rsidR="00107902" w:rsidRPr="000348D7" w:rsidRDefault="00107902" w:rsidP="00397542">
            <w:pPr>
              <w:ind w:left="-822"/>
              <w:jc w:val="center"/>
            </w:pPr>
            <w:r w:rsidRPr="000348D7">
              <w:t>Process</w:t>
            </w:r>
          </w:p>
        </w:tc>
        <w:tc>
          <w:tcPr>
            <w:tcW w:w="2835" w:type="dxa"/>
            <w:tcBorders>
              <w:left w:val="double" w:sz="4" w:space="0" w:color="auto"/>
              <w:bottom w:val="double" w:sz="4" w:space="0" w:color="auto"/>
            </w:tcBorders>
            <w:shd w:val="clear" w:color="auto" w:fill="D9D9D9" w:themeFill="background1" w:themeFillShade="D9"/>
          </w:tcPr>
          <w:p w14:paraId="00C078E1" w14:textId="77777777" w:rsidR="00107902" w:rsidRPr="000348D7" w:rsidRDefault="00107902" w:rsidP="00397542">
            <w:pPr>
              <w:jc w:val="center"/>
            </w:pPr>
            <w:r w:rsidRPr="000348D7">
              <w:t>Hazard</w:t>
            </w:r>
          </w:p>
        </w:tc>
        <w:tc>
          <w:tcPr>
            <w:tcW w:w="992" w:type="dxa"/>
            <w:tcBorders>
              <w:bottom w:val="double" w:sz="4" w:space="0" w:color="auto"/>
            </w:tcBorders>
            <w:shd w:val="clear" w:color="auto" w:fill="D9D9D9" w:themeFill="background1" w:themeFillShade="D9"/>
          </w:tcPr>
          <w:p w14:paraId="72E9F5A6" w14:textId="3848C49B" w:rsidR="00107902" w:rsidRPr="000348D7" w:rsidRDefault="00107902" w:rsidP="00397542">
            <w:pPr>
              <w:jc w:val="center"/>
              <w:rPr>
                <w:vertAlign w:val="superscript"/>
              </w:rPr>
            </w:pPr>
            <w:r w:rsidRPr="000348D7">
              <w:t>R-M</w:t>
            </w:r>
            <w:r w:rsidRPr="000348D7">
              <w:rPr>
                <w:vertAlign w:val="superscript"/>
              </w:rPr>
              <w:t>*</w:t>
            </w:r>
          </w:p>
        </w:tc>
        <w:tc>
          <w:tcPr>
            <w:tcW w:w="6662" w:type="dxa"/>
            <w:tcBorders>
              <w:bottom w:val="double" w:sz="4" w:space="0" w:color="auto"/>
            </w:tcBorders>
            <w:shd w:val="clear" w:color="auto" w:fill="D9D9D9" w:themeFill="background1" w:themeFillShade="D9"/>
          </w:tcPr>
          <w:p w14:paraId="1481DE10" w14:textId="77777777" w:rsidR="00107902" w:rsidRPr="000348D7" w:rsidRDefault="00107902" w:rsidP="00397542">
            <w:pPr>
              <w:jc w:val="center"/>
            </w:pPr>
            <w:r w:rsidRPr="000348D7">
              <w:t>Mitigation</w:t>
            </w:r>
          </w:p>
        </w:tc>
        <w:tc>
          <w:tcPr>
            <w:tcW w:w="1002" w:type="dxa"/>
            <w:tcBorders>
              <w:bottom w:val="double" w:sz="4" w:space="0" w:color="auto"/>
            </w:tcBorders>
            <w:shd w:val="clear" w:color="auto" w:fill="D9D9D9" w:themeFill="background1" w:themeFillShade="D9"/>
          </w:tcPr>
          <w:p w14:paraId="5530DB76" w14:textId="5AAB32DE" w:rsidR="00107902" w:rsidRPr="000348D7" w:rsidRDefault="00107902" w:rsidP="00397542">
            <w:pPr>
              <w:jc w:val="center"/>
            </w:pPr>
            <w:r w:rsidRPr="000348D7">
              <w:t>R+M**</w:t>
            </w:r>
          </w:p>
        </w:tc>
      </w:tr>
      <w:tr w:rsidR="00107902" w:rsidRPr="00712469" w14:paraId="208FB880" w14:textId="77777777" w:rsidTr="000348D7">
        <w:trPr>
          <w:trHeight w:val="397"/>
        </w:trPr>
        <w:tc>
          <w:tcPr>
            <w:tcW w:w="2679" w:type="dxa"/>
            <w:tcBorders>
              <w:top w:val="double" w:sz="4" w:space="0" w:color="auto"/>
              <w:right w:val="double" w:sz="4" w:space="0" w:color="auto"/>
            </w:tcBorders>
            <w:shd w:val="clear" w:color="auto" w:fill="D9D9D9" w:themeFill="background1" w:themeFillShade="D9"/>
          </w:tcPr>
          <w:p w14:paraId="57F5E6DD" w14:textId="77777777" w:rsidR="00107902" w:rsidRPr="000348D7" w:rsidRDefault="00107902" w:rsidP="00397542">
            <w:r w:rsidRPr="000348D7">
              <w:t xml:space="preserve">Handling of </w:t>
            </w:r>
            <w:r w:rsidRPr="000348D7">
              <w:rPr>
                <w:i/>
              </w:rPr>
              <w:t>C. neoformans</w:t>
            </w:r>
          </w:p>
        </w:tc>
        <w:tc>
          <w:tcPr>
            <w:tcW w:w="2835" w:type="dxa"/>
            <w:tcBorders>
              <w:top w:val="double" w:sz="4" w:space="0" w:color="auto"/>
              <w:left w:val="double" w:sz="4" w:space="0" w:color="auto"/>
            </w:tcBorders>
          </w:tcPr>
          <w:p w14:paraId="0FA6944A" w14:textId="77777777" w:rsidR="00107902" w:rsidRPr="000348D7" w:rsidRDefault="00107902" w:rsidP="00397542">
            <w:r w:rsidRPr="000348D7">
              <w:t>Laboratory associated infection</w:t>
            </w:r>
          </w:p>
        </w:tc>
        <w:tc>
          <w:tcPr>
            <w:tcW w:w="992" w:type="dxa"/>
            <w:tcBorders>
              <w:top w:val="double" w:sz="4" w:space="0" w:color="auto"/>
            </w:tcBorders>
            <w:shd w:val="clear" w:color="auto" w:fill="92D050"/>
          </w:tcPr>
          <w:p w14:paraId="049392DC" w14:textId="77777777" w:rsidR="00107902" w:rsidRPr="000348D7" w:rsidRDefault="00107902" w:rsidP="00397542">
            <w:pPr>
              <w:jc w:val="center"/>
            </w:pPr>
            <w:r w:rsidRPr="000348D7">
              <w:t>R1</w:t>
            </w:r>
          </w:p>
        </w:tc>
        <w:tc>
          <w:tcPr>
            <w:tcW w:w="6662" w:type="dxa"/>
            <w:tcBorders>
              <w:top w:val="double" w:sz="4" w:space="0" w:color="auto"/>
            </w:tcBorders>
          </w:tcPr>
          <w:p w14:paraId="2C75A956" w14:textId="77777777" w:rsidR="00107902" w:rsidRPr="000348D7" w:rsidRDefault="00107902" w:rsidP="00107902">
            <w:pPr>
              <w:pStyle w:val="ListParagraph"/>
              <w:numPr>
                <w:ilvl w:val="0"/>
                <w:numId w:val="18"/>
              </w:numPr>
            </w:pPr>
            <w:r w:rsidRPr="000348D7">
              <w:t>Category 2 pathogen</w:t>
            </w:r>
          </w:p>
          <w:p w14:paraId="38EE108C" w14:textId="77777777" w:rsidR="00107902" w:rsidRPr="000348D7" w:rsidRDefault="00107902" w:rsidP="00107902">
            <w:pPr>
              <w:pStyle w:val="ListParagraph"/>
              <w:numPr>
                <w:ilvl w:val="0"/>
                <w:numId w:val="18"/>
              </w:numPr>
            </w:pPr>
            <w:r w:rsidRPr="000348D7">
              <w:t>Biosafety level 1</w:t>
            </w:r>
          </w:p>
          <w:p w14:paraId="1FFDAF91" w14:textId="77777777" w:rsidR="00107902" w:rsidRPr="000348D7" w:rsidRDefault="00107902" w:rsidP="00107902">
            <w:pPr>
              <w:pStyle w:val="ListParagraph"/>
              <w:numPr>
                <w:ilvl w:val="0"/>
                <w:numId w:val="18"/>
              </w:numPr>
            </w:pPr>
            <w:r w:rsidRPr="000348D7">
              <w:t>Standard microbiological practices</w:t>
            </w:r>
          </w:p>
          <w:p w14:paraId="624505F2" w14:textId="77777777" w:rsidR="00107902" w:rsidRPr="000348D7" w:rsidRDefault="00107902" w:rsidP="00107902">
            <w:pPr>
              <w:pStyle w:val="ListParagraph"/>
              <w:numPr>
                <w:ilvl w:val="0"/>
                <w:numId w:val="18"/>
              </w:numPr>
            </w:pPr>
            <w:r w:rsidRPr="000348D7">
              <w:t>The Wallace lab has risk assessment in place, including biosafety and genetic modification</w:t>
            </w:r>
          </w:p>
        </w:tc>
        <w:tc>
          <w:tcPr>
            <w:tcW w:w="1002" w:type="dxa"/>
            <w:tcBorders>
              <w:top w:val="double" w:sz="4" w:space="0" w:color="auto"/>
            </w:tcBorders>
            <w:shd w:val="clear" w:color="auto" w:fill="92D050"/>
          </w:tcPr>
          <w:p w14:paraId="0D01FE91" w14:textId="77777777" w:rsidR="00107902" w:rsidRPr="000348D7" w:rsidRDefault="00107902" w:rsidP="00397542">
            <w:pPr>
              <w:jc w:val="center"/>
            </w:pPr>
            <w:r w:rsidRPr="000348D7">
              <w:t>R1</w:t>
            </w:r>
          </w:p>
        </w:tc>
      </w:tr>
      <w:tr w:rsidR="00107902" w:rsidRPr="00712469" w14:paraId="10F9C74C" w14:textId="77777777" w:rsidTr="000348D7">
        <w:trPr>
          <w:trHeight w:val="397"/>
        </w:trPr>
        <w:tc>
          <w:tcPr>
            <w:tcW w:w="2679" w:type="dxa"/>
            <w:tcBorders>
              <w:right w:val="double" w:sz="4" w:space="0" w:color="auto"/>
            </w:tcBorders>
            <w:shd w:val="clear" w:color="auto" w:fill="D9D9D9" w:themeFill="background1" w:themeFillShade="D9"/>
          </w:tcPr>
          <w:p w14:paraId="44A5C657" w14:textId="77777777" w:rsidR="00107902" w:rsidRPr="000348D7" w:rsidRDefault="00107902" w:rsidP="00397542">
            <w:r w:rsidRPr="000348D7">
              <w:t>Cell culture</w:t>
            </w:r>
          </w:p>
        </w:tc>
        <w:tc>
          <w:tcPr>
            <w:tcW w:w="2835" w:type="dxa"/>
            <w:tcBorders>
              <w:left w:val="double" w:sz="4" w:space="0" w:color="auto"/>
            </w:tcBorders>
            <w:shd w:val="clear" w:color="auto" w:fill="auto"/>
          </w:tcPr>
          <w:p w14:paraId="26B6C828" w14:textId="77777777" w:rsidR="00107902" w:rsidRPr="000348D7" w:rsidRDefault="00107902" w:rsidP="00397542">
            <w:r w:rsidRPr="000348D7">
              <w:t>Contamination during inoculation, incubation and harvesting</w:t>
            </w:r>
          </w:p>
        </w:tc>
        <w:tc>
          <w:tcPr>
            <w:tcW w:w="992" w:type="dxa"/>
            <w:shd w:val="clear" w:color="auto" w:fill="FFFF00"/>
          </w:tcPr>
          <w:p w14:paraId="4D29641F" w14:textId="77777777" w:rsidR="00107902" w:rsidRPr="000348D7" w:rsidRDefault="00107902" w:rsidP="00397542">
            <w:pPr>
              <w:jc w:val="center"/>
            </w:pPr>
            <w:r w:rsidRPr="000348D7">
              <w:t>R2</w:t>
            </w:r>
          </w:p>
        </w:tc>
        <w:tc>
          <w:tcPr>
            <w:tcW w:w="6662" w:type="dxa"/>
          </w:tcPr>
          <w:p w14:paraId="47F2DEF0" w14:textId="77777777" w:rsidR="00107902" w:rsidRPr="000348D7" w:rsidRDefault="00107902" w:rsidP="00107902">
            <w:pPr>
              <w:pStyle w:val="ListParagraph"/>
              <w:numPr>
                <w:ilvl w:val="0"/>
                <w:numId w:val="10"/>
              </w:numPr>
            </w:pPr>
            <w:r w:rsidRPr="000348D7">
              <w:t>Use aseptic technique</w:t>
            </w:r>
          </w:p>
          <w:p w14:paraId="4B5F89AF" w14:textId="77777777" w:rsidR="00107902" w:rsidRPr="000348D7" w:rsidRDefault="00107902" w:rsidP="00107902">
            <w:pPr>
              <w:pStyle w:val="ListParagraph"/>
              <w:numPr>
                <w:ilvl w:val="0"/>
                <w:numId w:val="10"/>
              </w:numPr>
            </w:pPr>
            <w:r w:rsidRPr="000348D7">
              <w:t>Use sterile equipment</w:t>
            </w:r>
          </w:p>
          <w:p w14:paraId="2B31D904" w14:textId="77777777" w:rsidR="00107902" w:rsidRPr="000348D7" w:rsidRDefault="00107902" w:rsidP="00107902">
            <w:pPr>
              <w:pStyle w:val="ListParagraph"/>
              <w:numPr>
                <w:ilvl w:val="0"/>
                <w:numId w:val="10"/>
              </w:numPr>
            </w:pPr>
            <w:r w:rsidRPr="000348D7">
              <w:t>Use sterile flask stoppers</w:t>
            </w:r>
          </w:p>
          <w:p w14:paraId="325F2B25" w14:textId="77777777" w:rsidR="00107902" w:rsidRPr="000348D7" w:rsidRDefault="00107902" w:rsidP="00107902">
            <w:pPr>
              <w:pStyle w:val="ListParagraph"/>
              <w:numPr>
                <w:ilvl w:val="0"/>
                <w:numId w:val="10"/>
              </w:numPr>
            </w:pPr>
            <w:r w:rsidRPr="000348D7">
              <w:t>Use sterile reagents</w:t>
            </w:r>
          </w:p>
        </w:tc>
        <w:tc>
          <w:tcPr>
            <w:tcW w:w="1002" w:type="dxa"/>
            <w:shd w:val="clear" w:color="auto" w:fill="92D050"/>
          </w:tcPr>
          <w:p w14:paraId="0807093B" w14:textId="77777777" w:rsidR="00107902" w:rsidRPr="000348D7" w:rsidRDefault="00107902" w:rsidP="00397542">
            <w:pPr>
              <w:jc w:val="center"/>
            </w:pPr>
            <w:r w:rsidRPr="000348D7">
              <w:t>R1</w:t>
            </w:r>
          </w:p>
        </w:tc>
      </w:tr>
      <w:tr w:rsidR="00107902" w:rsidRPr="00712469" w14:paraId="630C7483" w14:textId="77777777" w:rsidTr="000348D7">
        <w:trPr>
          <w:trHeight w:val="397"/>
        </w:trPr>
        <w:tc>
          <w:tcPr>
            <w:tcW w:w="2679" w:type="dxa"/>
            <w:tcBorders>
              <w:right w:val="double" w:sz="4" w:space="0" w:color="auto"/>
            </w:tcBorders>
            <w:shd w:val="clear" w:color="auto" w:fill="D9D9D9" w:themeFill="background1" w:themeFillShade="D9"/>
          </w:tcPr>
          <w:p w14:paraId="595F5E30" w14:textId="797F2399" w:rsidR="00107902" w:rsidRPr="000348D7" w:rsidRDefault="00107902" w:rsidP="00397542">
            <w:r w:rsidRPr="000348D7">
              <w:t>Lyophilisation of cells</w:t>
            </w:r>
          </w:p>
        </w:tc>
        <w:tc>
          <w:tcPr>
            <w:tcW w:w="2835" w:type="dxa"/>
            <w:tcBorders>
              <w:left w:val="double" w:sz="4" w:space="0" w:color="auto"/>
            </w:tcBorders>
            <w:shd w:val="clear" w:color="auto" w:fill="auto"/>
          </w:tcPr>
          <w:p w14:paraId="3AAD3E64" w14:textId="77777777" w:rsidR="00107902" w:rsidRPr="000348D7" w:rsidRDefault="00107902" w:rsidP="00397542">
            <w:r w:rsidRPr="000348D7">
              <w:t>Contamination</w:t>
            </w:r>
          </w:p>
        </w:tc>
        <w:tc>
          <w:tcPr>
            <w:tcW w:w="992" w:type="dxa"/>
            <w:shd w:val="clear" w:color="auto" w:fill="FF0000"/>
          </w:tcPr>
          <w:p w14:paraId="233F4BD6" w14:textId="77777777" w:rsidR="00107902" w:rsidRPr="000348D7" w:rsidRDefault="00107902" w:rsidP="00397542">
            <w:pPr>
              <w:jc w:val="center"/>
            </w:pPr>
            <w:r w:rsidRPr="000348D7">
              <w:t>R4</w:t>
            </w:r>
          </w:p>
        </w:tc>
        <w:tc>
          <w:tcPr>
            <w:tcW w:w="6662" w:type="dxa"/>
          </w:tcPr>
          <w:p w14:paraId="4E4D0B7C" w14:textId="3AC87FF4" w:rsidR="00107902" w:rsidRPr="000348D7" w:rsidRDefault="00107902" w:rsidP="00107902">
            <w:pPr>
              <w:pStyle w:val="ListParagraph"/>
              <w:numPr>
                <w:ilvl w:val="0"/>
                <w:numId w:val="13"/>
              </w:numPr>
            </w:pPr>
            <w:r w:rsidRPr="000348D7">
              <w:t>Carrie</w:t>
            </w:r>
            <w:r w:rsidR="00B51D75" w:rsidRPr="000348D7">
              <w:t xml:space="preserve">d out within a </w:t>
            </w:r>
            <w:r w:rsidR="003105E1" w:rsidRPr="000348D7">
              <w:t>vacuum</w:t>
            </w:r>
            <w:r w:rsidRPr="000348D7">
              <w:t xml:space="preserve"> at -80</w:t>
            </w:r>
            <w:r w:rsidRPr="000348D7">
              <w:rPr>
                <w:rFonts w:cstheme="minorHAnsi"/>
              </w:rPr>
              <w:t>⁰</w:t>
            </w:r>
            <w:r w:rsidRPr="000348D7">
              <w:t>C</w:t>
            </w:r>
          </w:p>
          <w:p w14:paraId="7CBE7D78" w14:textId="77777777" w:rsidR="00107902" w:rsidRPr="000348D7" w:rsidRDefault="00107902" w:rsidP="00107902">
            <w:pPr>
              <w:pStyle w:val="ListParagraph"/>
              <w:numPr>
                <w:ilvl w:val="0"/>
                <w:numId w:val="13"/>
              </w:numPr>
            </w:pPr>
            <w:r w:rsidRPr="000348D7">
              <w:t>Use sterile equipment</w:t>
            </w:r>
          </w:p>
        </w:tc>
        <w:tc>
          <w:tcPr>
            <w:tcW w:w="1002" w:type="dxa"/>
            <w:shd w:val="clear" w:color="auto" w:fill="92D050"/>
          </w:tcPr>
          <w:p w14:paraId="32E0543D" w14:textId="77777777" w:rsidR="00107902" w:rsidRPr="000348D7" w:rsidRDefault="00107902" w:rsidP="00397542">
            <w:pPr>
              <w:jc w:val="center"/>
            </w:pPr>
            <w:r w:rsidRPr="000348D7">
              <w:t>R1</w:t>
            </w:r>
          </w:p>
        </w:tc>
      </w:tr>
      <w:tr w:rsidR="00107902" w:rsidRPr="00712469" w14:paraId="1FAD35B9" w14:textId="77777777" w:rsidTr="000348D7">
        <w:trPr>
          <w:trHeight w:val="397"/>
        </w:trPr>
        <w:tc>
          <w:tcPr>
            <w:tcW w:w="2679" w:type="dxa"/>
            <w:tcBorders>
              <w:right w:val="double" w:sz="4" w:space="0" w:color="auto"/>
            </w:tcBorders>
            <w:shd w:val="clear" w:color="auto" w:fill="D9D9D9" w:themeFill="background1" w:themeFillShade="D9"/>
          </w:tcPr>
          <w:p w14:paraId="6FDEA2F3" w14:textId="77777777" w:rsidR="00107902" w:rsidRPr="000348D7" w:rsidRDefault="00107902" w:rsidP="00397542">
            <w:r w:rsidRPr="000348D7">
              <w:t>Reagents used for RNA extraction</w:t>
            </w:r>
          </w:p>
        </w:tc>
        <w:tc>
          <w:tcPr>
            <w:tcW w:w="2835" w:type="dxa"/>
            <w:tcBorders>
              <w:left w:val="double" w:sz="4" w:space="0" w:color="auto"/>
            </w:tcBorders>
            <w:shd w:val="clear" w:color="auto" w:fill="auto"/>
          </w:tcPr>
          <w:p w14:paraId="4B1E2A8E" w14:textId="77777777" w:rsidR="00107902" w:rsidRPr="000348D7" w:rsidRDefault="00107902" w:rsidP="00397542">
            <w:r w:rsidRPr="000348D7">
              <w:t>Contamination</w:t>
            </w:r>
          </w:p>
        </w:tc>
        <w:tc>
          <w:tcPr>
            <w:tcW w:w="992" w:type="dxa"/>
            <w:shd w:val="clear" w:color="auto" w:fill="FFFF00"/>
          </w:tcPr>
          <w:p w14:paraId="5F53612D" w14:textId="77777777" w:rsidR="00107902" w:rsidRPr="000348D7" w:rsidRDefault="00107902" w:rsidP="00397542">
            <w:pPr>
              <w:jc w:val="center"/>
            </w:pPr>
            <w:r w:rsidRPr="000348D7">
              <w:t>R2</w:t>
            </w:r>
          </w:p>
        </w:tc>
        <w:tc>
          <w:tcPr>
            <w:tcW w:w="6662" w:type="dxa"/>
          </w:tcPr>
          <w:p w14:paraId="1CC3E227" w14:textId="77777777" w:rsidR="00107902" w:rsidRPr="000348D7" w:rsidRDefault="00107902" w:rsidP="00107902">
            <w:pPr>
              <w:pStyle w:val="ListParagraph"/>
              <w:numPr>
                <w:ilvl w:val="0"/>
                <w:numId w:val="9"/>
              </w:numPr>
            </w:pPr>
            <w:r w:rsidRPr="000348D7">
              <w:t>All reagents are part of a kit validated by the manufacturer</w:t>
            </w:r>
          </w:p>
          <w:p w14:paraId="0460EEA6" w14:textId="17082E92" w:rsidR="00107902" w:rsidRPr="000348D7" w:rsidRDefault="00107902" w:rsidP="00D56389">
            <w:pPr>
              <w:pStyle w:val="ListParagraph"/>
              <w:numPr>
                <w:ilvl w:val="0"/>
                <w:numId w:val="9"/>
              </w:numPr>
            </w:pPr>
            <w:r w:rsidRPr="000348D7">
              <w:t>Use RNA handling techniques such as gloves and RNase free diluents</w:t>
            </w:r>
            <w:r w:rsidR="00D56389" w:rsidRPr="000348D7">
              <w:t xml:space="preserve"> and Eppendorf’s</w:t>
            </w:r>
          </w:p>
        </w:tc>
        <w:tc>
          <w:tcPr>
            <w:tcW w:w="1002" w:type="dxa"/>
            <w:shd w:val="clear" w:color="auto" w:fill="92D050"/>
          </w:tcPr>
          <w:p w14:paraId="15B0189E" w14:textId="77777777" w:rsidR="00107902" w:rsidRPr="000348D7" w:rsidRDefault="00107902" w:rsidP="00397542">
            <w:pPr>
              <w:jc w:val="center"/>
            </w:pPr>
            <w:r w:rsidRPr="000348D7">
              <w:t>R1</w:t>
            </w:r>
          </w:p>
        </w:tc>
      </w:tr>
      <w:tr w:rsidR="00107902" w:rsidRPr="00712469" w14:paraId="6E857196" w14:textId="77777777" w:rsidTr="000348D7">
        <w:trPr>
          <w:trHeight w:val="397"/>
        </w:trPr>
        <w:tc>
          <w:tcPr>
            <w:tcW w:w="2679" w:type="dxa"/>
            <w:tcBorders>
              <w:right w:val="double" w:sz="4" w:space="0" w:color="auto"/>
            </w:tcBorders>
            <w:shd w:val="clear" w:color="auto" w:fill="D9D9D9" w:themeFill="background1" w:themeFillShade="D9"/>
          </w:tcPr>
          <w:p w14:paraId="6908963B" w14:textId="77777777" w:rsidR="000348D7" w:rsidRDefault="00107902" w:rsidP="00397542">
            <w:r w:rsidRPr="000348D7">
              <w:t xml:space="preserve">Normalisation of RNA </w:t>
            </w:r>
          </w:p>
          <w:p w14:paraId="52F2C941" w14:textId="09783A24" w:rsidR="00107902" w:rsidRPr="000348D7" w:rsidRDefault="00107902" w:rsidP="00397542">
            <w:r w:rsidRPr="000348D7">
              <w:t>extraction</w:t>
            </w:r>
          </w:p>
        </w:tc>
        <w:tc>
          <w:tcPr>
            <w:tcW w:w="2835" w:type="dxa"/>
            <w:tcBorders>
              <w:left w:val="double" w:sz="4" w:space="0" w:color="auto"/>
            </w:tcBorders>
          </w:tcPr>
          <w:p w14:paraId="471FB4A7" w14:textId="77777777" w:rsidR="00107902" w:rsidRPr="000348D7" w:rsidRDefault="00107902" w:rsidP="00397542">
            <w:r w:rsidRPr="000348D7">
              <w:t>Inter- and intra-sample variation</w:t>
            </w:r>
          </w:p>
        </w:tc>
        <w:tc>
          <w:tcPr>
            <w:tcW w:w="992" w:type="dxa"/>
            <w:shd w:val="clear" w:color="auto" w:fill="C00000"/>
          </w:tcPr>
          <w:p w14:paraId="2662560B" w14:textId="77777777" w:rsidR="00107902" w:rsidRPr="000348D7" w:rsidRDefault="00107902" w:rsidP="00397542">
            <w:pPr>
              <w:jc w:val="center"/>
            </w:pPr>
            <w:r w:rsidRPr="000348D7">
              <w:t>R5</w:t>
            </w:r>
          </w:p>
        </w:tc>
        <w:tc>
          <w:tcPr>
            <w:tcW w:w="6662" w:type="dxa"/>
          </w:tcPr>
          <w:p w14:paraId="258BA2A3" w14:textId="2FEF52D5" w:rsidR="00107902" w:rsidRPr="000348D7" w:rsidRDefault="00107902" w:rsidP="00107902">
            <w:pPr>
              <w:pStyle w:val="ListParagraph"/>
              <w:numPr>
                <w:ilvl w:val="0"/>
                <w:numId w:val="11"/>
              </w:numPr>
            </w:pPr>
            <w:r w:rsidRPr="000348D7">
              <w:t xml:space="preserve">Spike in a 1:100 ratio of methanol-fixed </w:t>
            </w:r>
            <w:r w:rsidRPr="000348D7">
              <w:rPr>
                <w:i/>
              </w:rPr>
              <w:t>Schizosaccaromyces pombe</w:t>
            </w:r>
            <w:r w:rsidR="00D56389" w:rsidRPr="000348D7">
              <w:rPr>
                <w:i/>
              </w:rPr>
              <w:t>,</w:t>
            </w:r>
            <w:r w:rsidRPr="000348D7">
              <w:t xml:space="preserve"> using three reference genes.</w:t>
            </w:r>
          </w:p>
        </w:tc>
        <w:tc>
          <w:tcPr>
            <w:tcW w:w="1002" w:type="dxa"/>
            <w:shd w:val="clear" w:color="auto" w:fill="92D050"/>
          </w:tcPr>
          <w:p w14:paraId="78EB1B5B" w14:textId="77777777" w:rsidR="00107902" w:rsidRPr="000348D7" w:rsidRDefault="00107902" w:rsidP="00397542">
            <w:pPr>
              <w:jc w:val="center"/>
            </w:pPr>
            <w:r w:rsidRPr="000348D7">
              <w:t>R1</w:t>
            </w:r>
          </w:p>
        </w:tc>
      </w:tr>
      <w:tr w:rsidR="00822CFF" w:rsidRPr="00712469" w14:paraId="28D6391F" w14:textId="77777777" w:rsidTr="000348D7">
        <w:trPr>
          <w:trHeight w:val="397"/>
        </w:trPr>
        <w:tc>
          <w:tcPr>
            <w:tcW w:w="2679" w:type="dxa"/>
            <w:tcBorders>
              <w:right w:val="double" w:sz="4" w:space="0" w:color="auto"/>
            </w:tcBorders>
            <w:shd w:val="clear" w:color="auto" w:fill="D9D9D9" w:themeFill="background1" w:themeFillShade="D9"/>
          </w:tcPr>
          <w:p w14:paraId="56F17FCD" w14:textId="4B6D7A3A" w:rsidR="00822CFF" w:rsidRPr="000348D7" w:rsidRDefault="00822CFF" w:rsidP="00397542">
            <w:r w:rsidRPr="000348D7">
              <w:t>Quality and integrity of extracted RNA</w:t>
            </w:r>
          </w:p>
        </w:tc>
        <w:tc>
          <w:tcPr>
            <w:tcW w:w="2835" w:type="dxa"/>
            <w:tcBorders>
              <w:left w:val="double" w:sz="4" w:space="0" w:color="auto"/>
            </w:tcBorders>
          </w:tcPr>
          <w:p w14:paraId="09C0CBA5" w14:textId="41F6E84C" w:rsidR="00822CFF" w:rsidRPr="000348D7" w:rsidRDefault="00822CFF" w:rsidP="00397542">
            <w:r w:rsidRPr="000348D7">
              <w:t>Contamination and/or degradation</w:t>
            </w:r>
          </w:p>
        </w:tc>
        <w:tc>
          <w:tcPr>
            <w:tcW w:w="992" w:type="dxa"/>
            <w:shd w:val="clear" w:color="auto" w:fill="C00000"/>
          </w:tcPr>
          <w:p w14:paraId="44512932" w14:textId="3A65E432" w:rsidR="00822CFF" w:rsidRPr="000348D7" w:rsidRDefault="00822CFF" w:rsidP="00397542">
            <w:pPr>
              <w:jc w:val="center"/>
            </w:pPr>
            <w:r w:rsidRPr="000348D7">
              <w:t>R5</w:t>
            </w:r>
          </w:p>
        </w:tc>
        <w:tc>
          <w:tcPr>
            <w:tcW w:w="6662" w:type="dxa"/>
          </w:tcPr>
          <w:p w14:paraId="71F032F8" w14:textId="6F3BE9D3" w:rsidR="00822CFF" w:rsidRPr="000348D7" w:rsidRDefault="00CB5C51" w:rsidP="00107902">
            <w:pPr>
              <w:pStyle w:val="ListParagraph"/>
              <w:numPr>
                <w:ilvl w:val="0"/>
                <w:numId w:val="11"/>
              </w:numPr>
            </w:pPr>
            <w:r w:rsidRPr="000348D7">
              <w:rPr>
                <w:rFonts w:ascii="Calibri" w:hAnsi="Calibri" w:cs="Calibri"/>
              </w:rPr>
              <w:t>ʎ</w:t>
            </w:r>
            <w:r w:rsidRPr="000348D7">
              <w:t xml:space="preserve"> </w:t>
            </w:r>
            <w:r w:rsidR="00822CFF" w:rsidRPr="000348D7">
              <w:t>260/280 = 1.8-2 (contaminating protein)</w:t>
            </w:r>
          </w:p>
          <w:p w14:paraId="367149B9" w14:textId="7F73567F" w:rsidR="00822CFF" w:rsidRPr="000348D7" w:rsidRDefault="00CB5C51" w:rsidP="00107902">
            <w:pPr>
              <w:pStyle w:val="ListParagraph"/>
              <w:numPr>
                <w:ilvl w:val="0"/>
                <w:numId w:val="11"/>
              </w:numPr>
            </w:pPr>
            <w:r w:rsidRPr="000348D7">
              <w:rPr>
                <w:rFonts w:ascii="Calibri" w:hAnsi="Calibri" w:cs="Calibri"/>
              </w:rPr>
              <w:t>ʎ</w:t>
            </w:r>
            <w:r w:rsidRPr="000348D7">
              <w:t xml:space="preserve"> </w:t>
            </w:r>
            <w:r w:rsidR="00822CFF" w:rsidRPr="000348D7">
              <w:t>260/230 = 1.8-2 (contaminating salts)</w:t>
            </w:r>
          </w:p>
          <w:p w14:paraId="78A63C1A" w14:textId="69264B85" w:rsidR="00822CFF" w:rsidRPr="000348D7" w:rsidRDefault="00822CFF" w:rsidP="00107902">
            <w:pPr>
              <w:pStyle w:val="ListParagraph"/>
              <w:numPr>
                <w:ilvl w:val="0"/>
                <w:numId w:val="11"/>
              </w:numPr>
            </w:pPr>
            <w:r w:rsidRPr="000348D7">
              <w:t>Assess ribosomal RNA (</w:t>
            </w:r>
            <w:proofErr w:type="spellStart"/>
            <w:r w:rsidRPr="000348D7">
              <w:t>rRNA</w:t>
            </w:r>
            <w:proofErr w:type="spellEnd"/>
            <w:r w:rsidRPr="000348D7">
              <w:t>)  using gel electrophoresis</w:t>
            </w:r>
          </w:p>
        </w:tc>
        <w:tc>
          <w:tcPr>
            <w:tcW w:w="1002" w:type="dxa"/>
            <w:shd w:val="clear" w:color="auto" w:fill="92D050"/>
          </w:tcPr>
          <w:p w14:paraId="1C5CA297" w14:textId="383A94A9" w:rsidR="00822CFF" w:rsidRPr="000348D7" w:rsidRDefault="00822CFF" w:rsidP="00397542">
            <w:pPr>
              <w:jc w:val="center"/>
            </w:pPr>
            <w:r w:rsidRPr="000348D7">
              <w:t>R1</w:t>
            </w:r>
          </w:p>
        </w:tc>
      </w:tr>
      <w:tr w:rsidR="00107902" w:rsidRPr="00712469" w14:paraId="10A7E8D0" w14:textId="77777777" w:rsidTr="000348D7">
        <w:trPr>
          <w:trHeight w:val="397"/>
        </w:trPr>
        <w:tc>
          <w:tcPr>
            <w:tcW w:w="2679" w:type="dxa"/>
            <w:tcBorders>
              <w:right w:val="double" w:sz="4" w:space="0" w:color="auto"/>
            </w:tcBorders>
            <w:shd w:val="clear" w:color="auto" w:fill="D9D9D9" w:themeFill="background1" w:themeFillShade="D9"/>
          </w:tcPr>
          <w:p w14:paraId="10636754" w14:textId="33260C6F" w:rsidR="00107902" w:rsidRPr="000348D7" w:rsidRDefault="00107902" w:rsidP="00397542">
            <w:r w:rsidRPr="000348D7">
              <w:t>Removal of genomic DNA from RNA samples</w:t>
            </w:r>
          </w:p>
        </w:tc>
        <w:tc>
          <w:tcPr>
            <w:tcW w:w="2835" w:type="dxa"/>
            <w:tcBorders>
              <w:left w:val="double" w:sz="4" w:space="0" w:color="auto"/>
            </w:tcBorders>
          </w:tcPr>
          <w:p w14:paraId="507FC147" w14:textId="77777777" w:rsidR="00107902" w:rsidRPr="000348D7" w:rsidRDefault="00107902" w:rsidP="00397542">
            <w:r w:rsidRPr="000348D7">
              <w:t xml:space="preserve">Contaminating genomic DNA </w:t>
            </w:r>
          </w:p>
        </w:tc>
        <w:tc>
          <w:tcPr>
            <w:tcW w:w="992" w:type="dxa"/>
            <w:shd w:val="clear" w:color="auto" w:fill="FFC000"/>
          </w:tcPr>
          <w:p w14:paraId="5026B0BC" w14:textId="77777777" w:rsidR="00107902" w:rsidRPr="000348D7" w:rsidRDefault="00107902" w:rsidP="00397542">
            <w:pPr>
              <w:jc w:val="center"/>
            </w:pPr>
            <w:r w:rsidRPr="000348D7">
              <w:t>R3</w:t>
            </w:r>
          </w:p>
        </w:tc>
        <w:tc>
          <w:tcPr>
            <w:tcW w:w="6662" w:type="dxa"/>
          </w:tcPr>
          <w:p w14:paraId="7757045F" w14:textId="77777777" w:rsidR="00107902" w:rsidRPr="000348D7" w:rsidRDefault="00107902" w:rsidP="00107902">
            <w:pPr>
              <w:pStyle w:val="ListParagraph"/>
              <w:numPr>
                <w:ilvl w:val="0"/>
                <w:numId w:val="9"/>
              </w:numPr>
            </w:pPr>
            <w:r w:rsidRPr="000348D7">
              <w:t>DNase treat samples</w:t>
            </w:r>
          </w:p>
          <w:p w14:paraId="604F95D0" w14:textId="166E318F" w:rsidR="00107902" w:rsidRPr="000348D7" w:rsidRDefault="00107902" w:rsidP="00107902">
            <w:pPr>
              <w:pStyle w:val="ListParagraph"/>
              <w:numPr>
                <w:ilvl w:val="0"/>
                <w:numId w:val="9"/>
              </w:numPr>
            </w:pPr>
            <w:r w:rsidRPr="000348D7">
              <w:t xml:space="preserve">Check quality using </w:t>
            </w:r>
            <w:proofErr w:type="spellStart"/>
            <w:r w:rsidRPr="000348D7">
              <w:t>nanodrop</w:t>
            </w:r>
            <w:proofErr w:type="spellEnd"/>
            <w:r w:rsidRPr="000348D7">
              <w:t xml:space="preserve"> </w:t>
            </w:r>
            <w:r w:rsidRPr="000348D7">
              <w:rPr>
                <w:rFonts w:ascii="Calibri" w:hAnsi="Calibri" w:cs="Calibri"/>
              </w:rPr>
              <w:t xml:space="preserve">ʎ260/280 ratio and </w:t>
            </w:r>
            <w:r w:rsidR="0008473C" w:rsidRPr="000348D7">
              <w:rPr>
                <w:rFonts w:ascii="Calibri" w:hAnsi="Calibri" w:cs="Calibri"/>
              </w:rPr>
              <w:t>Agilent</w:t>
            </w:r>
            <w:r w:rsidRPr="000348D7">
              <w:rPr>
                <w:rFonts w:ascii="Calibri" w:hAnsi="Calibri" w:cs="Calibri"/>
              </w:rPr>
              <w:t xml:space="preserve"> </w:t>
            </w:r>
            <w:r w:rsidR="0008473C" w:rsidRPr="000348D7">
              <w:rPr>
                <w:rFonts w:ascii="Calibri" w:hAnsi="Calibri" w:cs="Calibri"/>
              </w:rPr>
              <w:t>bioanalyzer</w:t>
            </w:r>
          </w:p>
        </w:tc>
        <w:tc>
          <w:tcPr>
            <w:tcW w:w="1002" w:type="dxa"/>
            <w:shd w:val="clear" w:color="auto" w:fill="92D050"/>
          </w:tcPr>
          <w:p w14:paraId="68333C94" w14:textId="77777777" w:rsidR="00107902" w:rsidRPr="000348D7" w:rsidRDefault="00107902" w:rsidP="00397542">
            <w:pPr>
              <w:jc w:val="center"/>
            </w:pPr>
            <w:r w:rsidRPr="000348D7">
              <w:t>R1</w:t>
            </w:r>
          </w:p>
        </w:tc>
      </w:tr>
      <w:tr w:rsidR="00107902" w:rsidRPr="00712469" w14:paraId="46B6A9B1" w14:textId="77777777" w:rsidTr="000348D7">
        <w:trPr>
          <w:trHeight w:val="397"/>
        </w:trPr>
        <w:tc>
          <w:tcPr>
            <w:tcW w:w="2679" w:type="dxa"/>
            <w:tcBorders>
              <w:right w:val="double" w:sz="4" w:space="0" w:color="auto"/>
            </w:tcBorders>
            <w:shd w:val="clear" w:color="auto" w:fill="D9D9D9" w:themeFill="background1" w:themeFillShade="D9"/>
          </w:tcPr>
          <w:p w14:paraId="149B2E62" w14:textId="77777777" w:rsidR="00107902" w:rsidRPr="000348D7" w:rsidRDefault="00107902" w:rsidP="00397542">
            <w:r w:rsidRPr="000348D7">
              <w:t>cDNA Synthesis for RT-qPCR</w:t>
            </w:r>
          </w:p>
        </w:tc>
        <w:tc>
          <w:tcPr>
            <w:tcW w:w="2835" w:type="dxa"/>
            <w:tcBorders>
              <w:left w:val="double" w:sz="4" w:space="0" w:color="auto"/>
            </w:tcBorders>
          </w:tcPr>
          <w:p w14:paraId="204F2FA2" w14:textId="77777777" w:rsidR="00107902" w:rsidRPr="000348D7" w:rsidRDefault="00107902" w:rsidP="00397542">
            <w:r w:rsidRPr="000348D7">
              <w:t>Contamination with PCR artefacts</w:t>
            </w:r>
          </w:p>
        </w:tc>
        <w:tc>
          <w:tcPr>
            <w:tcW w:w="992" w:type="dxa"/>
            <w:shd w:val="clear" w:color="auto" w:fill="FFC000"/>
          </w:tcPr>
          <w:p w14:paraId="18E31F03" w14:textId="77777777" w:rsidR="00107902" w:rsidRPr="000348D7" w:rsidRDefault="00107902" w:rsidP="00397542">
            <w:pPr>
              <w:jc w:val="center"/>
            </w:pPr>
            <w:r w:rsidRPr="000348D7">
              <w:t>R3</w:t>
            </w:r>
          </w:p>
        </w:tc>
        <w:tc>
          <w:tcPr>
            <w:tcW w:w="6662" w:type="dxa"/>
          </w:tcPr>
          <w:p w14:paraId="5C2982AA" w14:textId="77777777" w:rsidR="00107902" w:rsidRPr="000348D7" w:rsidRDefault="00107902" w:rsidP="00107902">
            <w:pPr>
              <w:pStyle w:val="ListParagraph"/>
              <w:numPr>
                <w:ilvl w:val="0"/>
                <w:numId w:val="12"/>
              </w:numPr>
            </w:pPr>
            <w:r w:rsidRPr="000348D7">
              <w:t>Run 3 biological replicates</w:t>
            </w:r>
          </w:p>
          <w:p w14:paraId="3F86A606" w14:textId="77777777" w:rsidR="00107902" w:rsidRPr="000348D7" w:rsidRDefault="00107902" w:rsidP="00107902">
            <w:pPr>
              <w:pStyle w:val="ListParagraph"/>
              <w:numPr>
                <w:ilvl w:val="0"/>
                <w:numId w:val="12"/>
              </w:numPr>
            </w:pPr>
            <w:r w:rsidRPr="000348D7">
              <w:t>Determine whether the same sequences are observed in each</w:t>
            </w:r>
          </w:p>
          <w:p w14:paraId="2B9C0E18" w14:textId="77777777" w:rsidR="00107902" w:rsidRPr="000348D7" w:rsidRDefault="00107902" w:rsidP="00107902">
            <w:pPr>
              <w:pStyle w:val="ListParagraph"/>
              <w:numPr>
                <w:ilvl w:val="0"/>
                <w:numId w:val="12"/>
              </w:numPr>
            </w:pPr>
            <w:r w:rsidRPr="000348D7">
              <w:t>Use appropriate controls; no template and no RT enzyme</w:t>
            </w:r>
          </w:p>
        </w:tc>
        <w:tc>
          <w:tcPr>
            <w:tcW w:w="1002" w:type="dxa"/>
            <w:shd w:val="clear" w:color="auto" w:fill="92D050"/>
          </w:tcPr>
          <w:p w14:paraId="1CD5875D" w14:textId="77777777" w:rsidR="00107902" w:rsidRPr="000348D7" w:rsidRDefault="00107902" w:rsidP="00397542">
            <w:pPr>
              <w:jc w:val="center"/>
            </w:pPr>
            <w:r w:rsidRPr="000348D7">
              <w:t>R1</w:t>
            </w:r>
          </w:p>
        </w:tc>
      </w:tr>
      <w:tr w:rsidR="00107902" w:rsidRPr="00712469" w14:paraId="1A237330" w14:textId="77777777" w:rsidTr="000348D7">
        <w:trPr>
          <w:trHeight w:val="397"/>
        </w:trPr>
        <w:tc>
          <w:tcPr>
            <w:tcW w:w="2679" w:type="dxa"/>
            <w:tcBorders>
              <w:right w:val="double" w:sz="4" w:space="0" w:color="auto"/>
            </w:tcBorders>
            <w:shd w:val="clear" w:color="auto" w:fill="D9D9D9" w:themeFill="background1" w:themeFillShade="D9"/>
          </w:tcPr>
          <w:p w14:paraId="6898B9E6" w14:textId="77777777" w:rsidR="00107902" w:rsidRPr="000348D7" w:rsidRDefault="00107902" w:rsidP="00397542">
            <w:r w:rsidRPr="000348D7">
              <w:t>Primer design for RT-qPCR</w:t>
            </w:r>
          </w:p>
        </w:tc>
        <w:tc>
          <w:tcPr>
            <w:tcW w:w="2835" w:type="dxa"/>
            <w:tcBorders>
              <w:left w:val="double" w:sz="4" w:space="0" w:color="auto"/>
            </w:tcBorders>
          </w:tcPr>
          <w:p w14:paraId="46209B26" w14:textId="77777777" w:rsidR="00107902" w:rsidRPr="000348D7" w:rsidRDefault="00107902" w:rsidP="00397542">
            <w:r w:rsidRPr="000348D7">
              <w:t>Ensure specificity</w:t>
            </w:r>
          </w:p>
        </w:tc>
        <w:tc>
          <w:tcPr>
            <w:tcW w:w="992" w:type="dxa"/>
            <w:shd w:val="clear" w:color="auto" w:fill="FFC000"/>
          </w:tcPr>
          <w:p w14:paraId="6BECDE8A" w14:textId="77777777" w:rsidR="00107902" w:rsidRPr="000348D7" w:rsidRDefault="00107902" w:rsidP="00397542">
            <w:pPr>
              <w:jc w:val="center"/>
            </w:pPr>
            <w:r w:rsidRPr="000348D7">
              <w:t>R3</w:t>
            </w:r>
          </w:p>
        </w:tc>
        <w:tc>
          <w:tcPr>
            <w:tcW w:w="6662" w:type="dxa"/>
          </w:tcPr>
          <w:p w14:paraId="792236E3" w14:textId="77777777" w:rsidR="00107902" w:rsidRPr="000348D7" w:rsidRDefault="00107902" w:rsidP="00107902">
            <w:pPr>
              <w:pStyle w:val="ListParagraph"/>
              <w:numPr>
                <w:ilvl w:val="0"/>
                <w:numId w:val="14"/>
              </w:numPr>
            </w:pPr>
            <w:r w:rsidRPr="000348D7">
              <w:t>All the primers to be used have been developed and validated in the Wallace labs to show specificity</w:t>
            </w:r>
          </w:p>
        </w:tc>
        <w:tc>
          <w:tcPr>
            <w:tcW w:w="1002" w:type="dxa"/>
            <w:shd w:val="clear" w:color="auto" w:fill="92D050"/>
          </w:tcPr>
          <w:p w14:paraId="30A08BE4" w14:textId="77777777" w:rsidR="00107902" w:rsidRPr="000348D7" w:rsidRDefault="00107902" w:rsidP="00397542">
            <w:pPr>
              <w:jc w:val="center"/>
            </w:pPr>
            <w:r w:rsidRPr="000348D7">
              <w:t>R1</w:t>
            </w:r>
          </w:p>
        </w:tc>
      </w:tr>
      <w:tr w:rsidR="00107902" w:rsidRPr="00712469" w14:paraId="32586E95" w14:textId="77777777" w:rsidTr="000348D7">
        <w:trPr>
          <w:trHeight w:val="397"/>
        </w:trPr>
        <w:tc>
          <w:tcPr>
            <w:tcW w:w="2679" w:type="dxa"/>
            <w:tcBorders>
              <w:right w:val="double" w:sz="4" w:space="0" w:color="auto"/>
            </w:tcBorders>
            <w:shd w:val="clear" w:color="auto" w:fill="D9D9D9" w:themeFill="background1" w:themeFillShade="D9"/>
          </w:tcPr>
          <w:p w14:paraId="5D06A53E" w14:textId="77777777" w:rsidR="00107902" w:rsidRPr="000348D7" w:rsidRDefault="00107902" w:rsidP="00397542">
            <w:r w:rsidRPr="000348D7">
              <w:t>Reagents for RT-qPCR</w:t>
            </w:r>
          </w:p>
        </w:tc>
        <w:tc>
          <w:tcPr>
            <w:tcW w:w="2835" w:type="dxa"/>
            <w:tcBorders>
              <w:left w:val="double" w:sz="4" w:space="0" w:color="auto"/>
            </w:tcBorders>
          </w:tcPr>
          <w:p w14:paraId="62FE2D30" w14:textId="77777777" w:rsidR="00107902" w:rsidRPr="000348D7" w:rsidRDefault="00107902" w:rsidP="00397542">
            <w:r w:rsidRPr="000348D7">
              <w:t>Contamination</w:t>
            </w:r>
          </w:p>
        </w:tc>
        <w:tc>
          <w:tcPr>
            <w:tcW w:w="992" w:type="dxa"/>
            <w:shd w:val="clear" w:color="auto" w:fill="FFC000"/>
          </w:tcPr>
          <w:p w14:paraId="4C187955" w14:textId="77777777" w:rsidR="00107902" w:rsidRPr="000348D7" w:rsidRDefault="00107902" w:rsidP="00397542">
            <w:pPr>
              <w:jc w:val="center"/>
            </w:pPr>
            <w:r w:rsidRPr="000348D7">
              <w:t>R3</w:t>
            </w:r>
          </w:p>
        </w:tc>
        <w:tc>
          <w:tcPr>
            <w:tcW w:w="6662" w:type="dxa"/>
          </w:tcPr>
          <w:p w14:paraId="61F3851F" w14:textId="77777777" w:rsidR="00107902" w:rsidRPr="000348D7" w:rsidRDefault="00107902" w:rsidP="00107902">
            <w:pPr>
              <w:pStyle w:val="ListParagraph"/>
              <w:numPr>
                <w:ilvl w:val="0"/>
                <w:numId w:val="9"/>
              </w:numPr>
            </w:pPr>
            <w:r w:rsidRPr="000348D7">
              <w:t>All reagents are part of a kit validated by the manufacturer</w:t>
            </w:r>
          </w:p>
          <w:p w14:paraId="5646EEE5" w14:textId="77777777" w:rsidR="00107902" w:rsidRPr="000348D7" w:rsidRDefault="00107902" w:rsidP="00107902">
            <w:pPr>
              <w:pStyle w:val="ListParagraph"/>
              <w:numPr>
                <w:ilvl w:val="0"/>
                <w:numId w:val="9"/>
              </w:numPr>
            </w:pPr>
            <w:r w:rsidRPr="000348D7">
              <w:t>Use RNA handling techniques such as gloves and RNase free diluents</w:t>
            </w:r>
          </w:p>
          <w:p w14:paraId="7A47B1F6" w14:textId="77777777" w:rsidR="00107902" w:rsidRPr="000348D7" w:rsidRDefault="00107902" w:rsidP="00107902">
            <w:pPr>
              <w:pStyle w:val="ListParagraph"/>
              <w:numPr>
                <w:ilvl w:val="0"/>
                <w:numId w:val="14"/>
              </w:numPr>
            </w:pPr>
            <w:r w:rsidRPr="000348D7">
              <w:lastRenderedPageBreak/>
              <w:t>Use RNase free Eppendorf’s</w:t>
            </w:r>
          </w:p>
          <w:p w14:paraId="2B83245A" w14:textId="77777777" w:rsidR="00107902" w:rsidRPr="000348D7" w:rsidRDefault="00107902" w:rsidP="00107902">
            <w:pPr>
              <w:pStyle w:val="ListParagraph"/>
              <w:numPr>
                <w:ilvl w:val="0"/>
                <w:numId w:val="14"/>
              </w:numPr>
            </w:pPr>
            <w:r w:rsidRPr="000348D7">
              <w:t>Use appropriate controls; no template</w:t>
            </w:r>
          </w:p>
        </w:tc>
        <w:tc>
          <w:tcPr>
            <w:tcW w:w="1002" w:type="dxa"/>
            <w:shd w:val="clear" w:color="auto" w:fill="92D050"/>
          </w:tcPr>
          <w:p w14:paraId="61165F71" w14:textId="77777777" w:rsidR="00107902" w:rsidRPr="000348D7" w:rsidRDefault="00107902" w:rsidP="00397542">
            <w:pPr>
              <w:jc w:val="center"/>
            </w:pPr>
            <w:r w:rsidRPr="000348D7">
              <w:lastRenderedPageBreak/>
              <w:t>R1</w:t>
            </w:r>
          </w:p>
        </w:tc>
      </w:tr>
      <w:tr w:rsidR="00107902" w:rsidRPr="00712469" w14:paraId="4519897E" w14:textId="77777777" w:rsidTr="000348D7">
        <w:trPr>
          <w:trHeight w:val="397"/>
        </w:trPr>
        <w:tc>
          <w:tcPr>
            <w:tcW w:w="2679" w:type="dxa"/>
            <w:tcBorders>
              <w:right w:val="double" w:sz="4" w:space="0" w:color="auto"/>
            </w:tcBorders>
            <w:shd w:val="clear" w:color="auto" w:fill="D9D9D9" w:themeFill="background1" w:themeFillShade="D9"/>
          </w:tcPr>
          <w:p w14:paraId="05971FA0" w14:textId="77777777" w:rsidR="00107902" w:rsidRPr="000348D7" w:rsidRDefault="00107902" w:rsidP="00397542">
            <w:r w:rsidRPr="000348D7">
              <w:t>Normalisation of RT-qPCR for data analysis</w:t>
            </w:r>
          </w:p>
        </w:tc>
        <w:tc>
          <w:tcPr>
            <w:tcW w:w="2835" w:type="dxa"/>
            <w:tcBorders>
              <w:left w:val="double" w:sz="4" w:space="0" w:color="auto"/>
            </w:tcBorders>
          </w:tcPr>
          <w:p w14:paraId="11A4FA45" w14:textId="77777777" w:rsidR="00107902" w:rsidRPr="000348D7" w:rsidRDefault="00107902" w:rsidP="00397542">
            <w:r w:rsidRPr="000348D7">
              <w:t>Misrepresentation of expression profiles obtained</w:t>
            </w:r>
          </w:p>
        </w:tc>
        <w:tc>
          <w:tcPr>
            <w:tcW w:w="992" w:type="dxa"/>
            <w:shd w:val="clear" w:color="auto" w:fill="FFC000"/>
          </w:tcPr>
          <w:p w14:paraId="0121E4F0" w14:textId="77777777" w:rsidR="00107902" w:rsidRPr="000348D7" w:rsidRDefault="00107902" w:rsidP="00397542">
            <w:pPr>
              <w:jc w:val="center"/>
            </w:pPr>
            <w:r w:rsidRPr="000348D7">
              <w:t>R3</w:t>
            </w:r>
          </w:p>
        </w:tc>
        <w:tc>
          <w:tcPr>
            <w:tcW w:w="6662" w:type="dxa"/>
          </w:tcPr>
          <w:p w14:paraId="0C5883B0" w14:textId="77777777" w:rsidR="00107902" w:rsidRPr="000348D7" w:rsidRDefault="00107902" w:rsidP="00107902">
            <w:pPr>
              <w:pStyle w:val="ListParagraph"/>
              <w:numPr>
                <w:ilvl w:val="0"/>
                <w:numId w:val="15"/>
              </w:numPr>
            </w:pPr>
            <w:r w:rsidRPr="000348D7">
              <w:t>Select 3-4 stably expressed reference controls</w:t>
            </w:r>
          </w:p>
          <w:p w14:paraId="3AC0A8C4" w14:textId="77777777" w:rsidR="00107902" w:rsidRPr="000348D7" w:rsidRDefault="00107902" w:rsidP="00107902">
            <w:pPr>
              <w:pStyle w:val="ListParagraph"/>
              <w:numPr>
                <w:ilvl w:val="0"/>
                <w:numId w:val="15"/>
              </w:numPr>
            </w:pPr>
            <w:r w:rsidRPr="000348D7">
              <w:t>Use the mean to normalise differences in the amount and quality of starting material</w:t>
            </w:r>
          </w:p>
          <w:p w14:paraId="2B288085" w14:textId="77777777" w:rsidR="00107902" w:rsidRPr="000348D7" w:rsidRDefault="00107902" w:rsidP="00107902">
            <w:pPr>
              <w:pStyle w:val="ListParagraph"/>
              <w:numPr>
                <w:ilvl w:val="0"/>
                <w:numId w:val="15"/>
              </w:numPr>
            </w:pPr>
            <w:r w:rsidRPr="000348D7">
              <w:t>Use the mean to normalise the efficiency of the reaction</w:t>
            </w:r>
          </w:p>
          <w:p w14:paraId="0C174488" w14:textId="1990FF64" w:rsidR="00D01E84" w:rsidRPr="000348D7" w:rsidRDefault="00D01E84" w:rsidP="00107902">
            <w:pPr>
              <w:pStyle w:val="ListParagraph"/>
              <w:numPr>
                <w:ilvl w:val="0"/>
                <w:numId w:val="15"/>
              </w:numPr>
            </w:pPr>
            <w:r w:rsidRPr="000348D7">
              <w:t>RT-qPCR will be carried out under MIQE guidelines</w:t>
            </w:r>
          </w:p>
        </w:tc>
        <w:tc>
          <w:tcPr>
            <w:tcW w:w="1002" w:type="dxa"/>
            <w:shd w:val="clear" w:color="auto" w:fill="92D050"/>
          </w:tcPr>
          <w:p w14:paraId="73ACBE9D" w14:textId="77777777" w:rsidR="00107902" w:rsidRPr="000348D7" w:rsidRDefault="00107902" w:rsidP="00397542">
            <w:pPr>
              <w:jc w:val="center"/>
            </w:pPr>
            <w:r w:rsidRPr="000348D7">
              <w:t>R1</w:t>
            </w:r>
          </w:p>
        </w:tc>
      </w:tr>
      <w:tr w:rsidR="00822CFF" w:rsidRPr="00712469" w14:paraId="547E649D" w14:textId="77777777" w:rsidTr="000348D7">
        <w:trPr>
          <w:trHeight w:val="397"/>
        </w:trPr>
        <w:tc>
          <w:tcPr>
            <w:tcW w:w="2679" w:type="dxa"/>
            <w:tcBorders>
              <w:right w:val="double" w:sz="4" w:space="0" w:color="auto"/>
            </w:tcBorders>
            <w:shd w:val="clear" w:color="auto" w:fill="D9D9D9" w:themeFill="background1" w:themeFillShade="D9"/>
          </w:tcPr>
          <w:p w14:paraId="4D6E64D9" w14:textId="64E919E9" w:rsidR="00822CFF" w:rsidRPr="000348D7" w:rsidRDefault="00822CFF" w:rsidP="00397542">
            <w:r w:rsidRPr="000348D7">
              <w:t>Enrich mRNA for RNA-seq</w:t>
            </w:r>
          </w:p>
        </w:tc>
        <w:tc>
          <w:tcPr>
            <w:tcW w:w="2835" w:type="dxa"/>
            <w:tcBorders>
              <w:left w:val="double" w:sz="4" w:space="0" w:color="auto"/>
            </w:tcBorders>
          </w:tcPr>
          <w:p w14:paraId="1F1FA7CF" w14:textId="539E8B39" w:rsidR="00822CFF" w:rsidRPr="000348D7" w:rsidRDefault="00822CFF" w:rsidP="00397542">
            <w:r w:rsidRPr="000348D7">
              <w:t xml:space="preserve">Remove </w:t>
            </w:r>
            <w:proofErr w:type="spellStart"/>
            <w:r w:rsidRPr="000348D7">
              <w:t>rRNA</w:t>
            </w:r>
            <w:proofErr w:type="spellEnd"/>
            <w:r w:rsidR="000348D7">
              <w:t xml:space="preserve"> (</w:t>
            </w:r>
            <w:r w:rsidR="00CB5C51" w:rsidRPr="000348D7">
              <w:t>80%</w:t>
            </w:r>
            <w:r w:rsidR="000348D7">
              <w:t xml:space="preserve"> of</w:t>
            </w:r>
            <w:r w:rsidR="00CB5C51" w:rsidRPr="000348D7">
              <w:t xml:space="preserve"> RNA will be ribosomal</w:t>
            </w:r>
            <w:r w:rsidR="000348D7">
              <w:t>)</w:t>
            </w:r>
          </w:p>
        </w:tc>
        <w:tc>
          <w:tcPr>
            <w:tcW w:w="992" w:type="dxa"/>
            <w:shd w:val="clear" w:color="auto" w:fill="FFC000"/>
          </w:tcPr>
          <w:p w14:paraId="1C7574E9" w14:textId="46C6FB4B" w:rsidR="00822CFF" w:rsidRPr="000348D7" w:rsidRDefault="00CB5C51" w:rsidP="00397542">
            <w:pPr>
              <w:jc w:val="center"/>
            </w:pPr>
            <w:r w:rsidRPr="000348D7">
              <w:t>R3</w:t>
            </w:r>
          </w:p>
        </w:tc>
        <w:tc>
          <w:tcPr>
            <w:tcW w:w="6662" w:type="dxa"/>
          </w:tcPr>
          <w:p w14:paraId="1F90C90B" w14:textId="65666B11" w:rsidR="00822CFF" w:rsidRPr="000348D7" w:rsidRDefault="00822CFF" w:rsidP="00107902">
            <w:pPr>
              <w:pStyle w:val="ListParagraph"/>
              <w:numPr>
                <w:ilvl w:val="0"/>
                <w:numId w:val="12"/>
              </w:numPr>
            </w:pPr>
            <w:r w:rsidRPr="000348D7">
              <w:t>Select for mRNA with oligo-</w:t>
            </w:r>
            <w:proofErr w:type="spellStart"/>
            <w:r w:rsidRPr="000348D7">
              <w:t>dT</w:t>
            </w:r>
            <w:proofErr w:type="spellEnd"/>
            <w:r w:rsidRPr="000348D7">
              <w:t>- hybridisation</w:t>
            </w:r>
          </w:p>
          <w:p w14:paraId="6112D7C6" w14:textId="480CDE1D" w:rsidR="00822CFF" w:rsidRPr="000348D7" w:rsidRDefault="00822CFF" w:rsidP="00107902">
            <w:pPr>
              <w:pStyle w:val="ListParagraph"/>
              <w:numPr>
                <w:ilvl w:val="0"/>
                <w:numId w:val="12"/>
              </w:numPr>
            </w:pPr>
            <w:r w:rsidRPr="000348D7">
              <w:t xml:space="preserve">Specific removal of </w:t>
            </w:r>
            <w:proofErr w:type="spellStart"/>
            <w:r w:rsidRPr="000348D7">
              <w:t>rRNA</w:t>
            </w:r>
            <w:proofErr w:type="spellEnd"/>
          </w:p>
        </w:tc>
        <w:tc>
          <w:tcPr>
            <w:tcW w:w="1002" w:type="dxa"/>
            <w:shd w:val="clear" w:color="auto" w:fill="92D050"/>
          </w:tcPr>
          <w:p w14:paraId="2AECAB8F" w14:textId="43577D92" w:rsidR="00822CFF" w:rsidRPr="000348D7" w:rsidRDefault="00CB5C51" w:rsidP="00397542">
            <w:pPr>
              <w:jc w:val="center"/>
            </w:pPr>
            <w:r w:rsidRPr="000348D7">
              <w:t>R1</w:t>
            </w:r>
          </w:p>
        </w:tc>
      </w:tr>
      <w:tr w:rsidR="00107902" w:rsidRPr="00712469" w14:paraId="7F0B920E" w14:textId="77777777" w:rsidTr="000348D7">
        <w:trPr>
          <w:trHeight w:val="397"/>
        </w:trPr>
        <w:tc>
          <w:tcPr>
            <w:tcW w:w="2679" w:type="dxa"/>
            <w:tcBorders>
              <w:right w:val="double" w:sz="4" w:space="0" w:color="auto"/>
            </w:tcBorders>
            <w:shd w:val="clear" w:color="auto" w:fill="D9D9D9" w:themeFill="background1" w:themeFillShade="D9"/>
          </w:tcPr>
          <w:p w14:paraId="7FBC755F" w14:textId="107D6C6A" w:rsidR="00107902" w:rsidRPr="000348D7" w:rsidRDefault="00107902" w:rsidP="00397542">
            <w:r w:rsidRPr="000348D7">
              <w:t>Library construction for RNA-seq</w:t>
            </w:r>
          </w:p>
        </w:tc>
        <w:tc>
          <w:tcPr>
            <w:tcW w:w="2835" w:type="dxa"/>
            <w:tcBorders>
              <w:left w:val="double" w:sz="4" w:space="0" w:color="auto"/>
            </w:tcBorders>
          </w:tcPr>
          <w:p w14:paraId="7BEFAC1A" w14:textId="77777777" w:rsidR="00107902" w:rsidRPr="000348D7" w:rsidRDefault="00107902" w:rsidP="00397542">
            <w:r w:rsidRPr="000348D7">
              <w:t>Contamination with PCR artefacts</w:t>
            </w:r>
          </w:p>
        </w:tc>
        <w:tc>
          <w:tcPr>
            <w:tcW w:w="992" w:type="dxa"/>
            <w:shd w:val="clear" w:color="auto" w:fill="FFC000"/>
          </w:tcPr>
          <w:p w14:paraId="34AA658B" w14:textId="77777777" w:rsidR="00107902" w:rsidRPr="000348D7" w:rsidRDefault="00107902" w:rsidP="00397542">
            <w:pPr>
              <w:jc w:val="center"/>
            </w:pPr>
            <w:r w:rsidRPr="000348D7">
              <w:t>R3</w:t>
            </w:r>
          </w:p>
        </w:tc>
        <w:tc>
          <w:tcPr>
            <w:tcW w:w="6662" w:type="dxa"/>
          </w:tcPr>
          <w:p w14:paraId="08066855" w14:textId="77777777" w:rsidR="00107902" w:rsidRPr="000348D7" w:rsidRDefault="00107902" w:rsidP="00107902">
            <w:pPr>
              <w:pStyle w:val="ListParagraph"/>
              <w:numPr>
                <w:ilvl w:val="0"/>
                <w:numId w:val="12"/>
              </w:numPr>
            </w:pPr>
            <w:r w:rsidRPr="000348D7">
              <w:t>Run 3 biological replicates</w:t>
            </w:r>
          </w:p>
          <w:p w14:paraId="78DD2864" w14:textId="77777777" w:rsidR="00107902" w:rsidRPr="000348D7" w:rsidRDefault="00107902" w:rsidP="00107902">
            <w:pPr>
              <w:pStyle w:val="ListParagraph"/>
              <w:numPr>
                <w:ilvl w:val="0"/>
                <w:numId w:val="12"/>
              </w:numPr>
            </w:pPr>
            <w:r w:rsidRPr="000348D7">
              <w:t>Determine whether the same sequences are observed in each</w:t>
            </w:r>
          </w:p>
          <w:p w14:paraId="57638847" w14:textId="77777777" w:rsidR="00107902" w:rsidRPr="000348D7" w:rsidRDefault="00107902" w:rsidP="00107902">
            <w:pPr>
              <w:pStyle w:val="ListParagraph"/>
              <w:numPr>
                <w:ilvl w:val="0"/>
                <w:numId w:val="12"/>
              </w:numPr>
            </w:pPr>
            <w:r w:rsidRPr="000348D7">
              <w:t>Use appropriate controls; no template and no RT enzyme</w:t>
            </w:r>
          </w:p>
        </w:tc>
        <w:tc>
          <w:tcPr>
            <w:tcW w:w="1002" w:type="dxa"/>
            <w:shd w:val="clear" w:color="auto" w:fill="92D050"/>
          </w:tcPr>
          <w:p w14:paraId="206FE0B0" w14:textId="77777777" w:rsidR="00107902" w:rsidRPr="000348D7" w:rsidRDefault="00107902" w:rsidP="00397542">
            <w:pPr>
              <w:jc w:val="center"/>
            </w:pPr>
            <w:r w:rsidRPr="000348D7">
              <w:t>R1</w:t>
            </w:r>
          </w:p>
        </w:tc>
      </w:tr>
      <w:tr w:rsidR="00CC70B7" w:rsidRPr="00712469" w14:paraId="12B52D47" w14:textId="77777777" w:rsidTr="000348D7">
        <w:trPr>
          <w:trHeight w:val="397"/>
        </w:trPr>
        <w:tc>
          <w:tcPr>
            <w:tcW w:w="2679" w:type="dxa"/>
            <w:tcBorders>
              <w:right w:val="double" w:sz="4" w:space="0" w:color="auto"/>
            </w:tcBorders>
            <w:shd w:val="clear" w:color="auto" w:fill="D9D9D9" w:themeFill="background1" w:themeFillShade="D9"/>
          </w:tcPr>
          <w:p w14:paraId="78ADD287" w14:textId="16031795" w:rsidR="00CC70B7" w:rsidRPr="000348D7" w:rsidRDefault="00B22A86" w:rsidP="00397542">
            <w:r>
              <w:t>Gene editing with CRISPR</w:t>
            </w:r>
          </w:p>
        </w:tc>
        <w:tc>
          <w:tcPr>
            <w:tcW w:w="2835" w:type="dxa"/>
            <w:tcBorders>
              <w:left w:val="double" w:sz="4" w:space="0" w:color="auto"/>
            </w:tcBorders>
          </w:tcPr>
          <w:p w14:paraId="3F727669" w14:textId="5296FFA0" w:rsidR="00CC70B7" w:rsidRPr="000348D7" w:rsidRDefault="005051D3" w:rsidP="00397542">
            <w:r>
              <w:t>Specificity and efficiency</w:t>
            </w:r>
          </w:p>
        </w:tc>
        <w:tc>
          <w:tcPr>
            <w:tcW w:w="992" w:type="dxa"/>
            <w:shd w:val="clear" w:color="auto" w:fill="FF0000"/>
          </w:tcPr>
          <w:p w14:paraId="25356D3E" w14:textId="05D9741F" w:rsidR="00CC70B7" w:rsidRPr="000348D7" w:rsidRDefault="005051D3" w:rsidP="00397542">
            <w:pPr>
              <w:jc w:val="center"/>
            </w:pPr>
            <w:r>
              <w:t>R4</w:t>
            </w:r>
          </w:p>
        </w:tc>
        <w:tc>
          <w:tcPr>
            <w:tcW w:w="6662" w:type="dxa"/>
          </w:tcPr>
          <w:p w14:paraId="6C3BEE54" w14:textId="314D9BB3" w:rsidR="00CC70B7" w:rsidRDefault="005051D3" w:rsidP="00107902">
            <w:pPr>
              <w:pStyle w:val="ListParagraph"/>
              <w:numPr>
                <w:ilvl w:val="0"/>
                <w:numId w:val="16"/>
              </w:numPr>
            </w:pPr>
            <w:r>
              <w:t>Use short guide RNA (</w:t>
            </w:r>
            <w:proofErr w:type="spellStart"/>
            <w:r>
              <w:t>sgRNA</w:t>
            </w:r>
            <w:proofErr w:type="spellEnd"/>
            <w:r>
              <w:t>) design software</w:t>
            </w:r>
          </w:p>
          <w:p w14:paraId="52330586" w14:textId="77777777" w:rsidR="005051D3" w:rsidRDefault="005051D3" w:rsidP="00107902">
            <w:pPr>
              <w:pStyle w:val="ListParagraph"/>
              <w:numPr>
                <w:ilvl w:val="0"/>
                <w:numId w:val="16"/>
              </w:numPr>
            </w:pPr>
            <w:r>
              <w:t>Using RNA-seq data carefully select target sites</w:t>
            </w:r>
          </w:p>
          <w:p w14:paraId="206C919F" w14:textId="09406DB1" w:rsidR="005051D3" w:rsidRDefault="005051D3" w:rsidP="00107902">
            <w:pPr>
              <w:pStyle w:val="ListParagraph"/>
              <w:numPr>
                <w:ilvl w:val="0"/>
                <w:numId w:val="16"/>
              </w:numPr>
            </w:pPr>
            <w:r>
              <w:t xml:space="preserve">Carefully consider the </w:t>
            </w:r>
            <w:proofErr w:type="spellStart"/>
            <w:r>
              <w:t>sgRNA:Cas</w:t>
            </w:r>
            <w:proofErr w:type="spellEnd"/>
            <w:r>
              <w:t xml:space="preserve"> 9 concentration</w:t>
            </w:r>
          </w:p>
          <w:p w14:paraId="0DACA7DD" w14:textId="45FC78AD" w:rsidR="005051D3" w:rsidRPr="000348D7" w:rsidRDefault="005051D3" w:rsidP="00107902">
            <w:pPr>
              <w:pStyle w:val="ListParagraph"/>
              <w:numPr>
                <w:ilvl w:val="0"/>
                <w:numId w:val="16"/>
              </w:numPr>
            </w:pPr>
            <w:r>
              <w:t>Optimize the delivery method (electroporation)</w:t>
            </w:r>
          </w:p>
        </w:tc>
        <w:tc>
          <w:tcPr>
            <w:tcW w:w="1002" w:type="dxa"/>
            <w:shd w:val="clear" w:color="auto" w:fill="92D050"/>
          </w:tcPr>
          <w:p w14:paraId="33B06F93" w14:textId="01AE5972" w:rsidR="00CC70B7" w:rsidRPr="000348D7" w:rsidRDefault="005051D3" w:rsidP="00397542">
            <w:pPr>
              <w:jc w:val="center"/>
            </w:pPr>
            <w:r>
              <w:t>R1</w:t>
            </w:r>
          </w:p>
        </w:tc>
      </w:tr>
      <w:tr w:rsidR="00107902" w:rsidRPr="00712469" w14:paraId="235FF08A" w14:textId="77777777" w:rsidTr="000348D7">
        <w:trPr>
          <w:trHeight w:val="397"/>
        </w:trPr>
        <w:tc>
          <w:tcPr>
            <w:tcW w:w="2679" w:type="dxa"/>
            <w:tcBorders>
              <w:right w:val="double" w:sz="4" w:space="0" w:color="auto"/>
            </w:tcBorders>
            <w:shd w:val="clear" w:color="auto" w:fill="D9D9D9" w:themeFill="background1" w:themeFillShade="D9"/>
          </w:tcPr>
          <w:p w14:paraId="79EF2648" w14:textId="0A67CD02" w:rsidR="00107902" w:rsidRPr="000348D7" w:rsidRDefault="00107902" w:rsidP="00397542">
            <w:r w:rsidRPr="000348D7">
              <w:t>Training</w:t>
            </w:r>
          </w:p>
        </w:tc>
        <w:tc>
          <w:tcPr>
            <w:tcW w:w="2835" w:type="dxa"/>
            <w:tcBorders>
              <w:left w:val="double" w:sz="4" w:space="0" w:color="auto"/>
            </w:tcBorders>
          </w:tcPr>
          <w:p w14:paraId="669C9A74" w14:textId="77777777" w:rsidR="00107902" w:rsidRPr="000348D7" w:rsidRDefault="00107902" w:rsidP="00397542">
            <w:r w:rsidRPr="000348D7">
              <w:t>Ineffective training</w:t>
            </w:r>
          </w:p>
        </w:tc>
        <w:tc>
          <w:tcPr>
            <w:tcW w:w="992" w:type="dxa"/>
            <w:shd w:val="clear" w:color="auto" w:fill="FF0000"/>
          </w:tcPr>
          <w:p w14:paraId="20DE4F8D" w14:textId="77777777" w:rsidR="00107902" w:rsidRPr="000348D7" w:rsidRDefault="00107902" w:rsidP="00397542">
            <w:pPr>
              <w:jc w:val="center"/>
            </w:pPr>
            <w:r w:rsidRPr="000348D7">
              <w:t>R4</w:t>
            </w:r>
          </w:p>
        </w:tc>
        <w:tc>
          <w:tcPr>
            <w:tcW w:w="6662" w:type="dxa"/>
          </w:tcPr>
          <w:p w14:paraId="0B9E8DEC" w14:textId="77777777" w:rsidR="00107902" w:rsidRPr="000348D7" w:rsidRDefault="00107902" w:rsidP="00107902">
            <w:pPr>
              <w:pStyle w:val="ListParagraph"/>
              <w:numPr>
                <w:ilvl w:val="0"/>
                <w:numId w:val="16"/>
              </w:numPr>
            </w:pPr>
            <w:r w:rsidRPr="000348D7">
              <w:t>See re-training program</w:t>
            </w:r>
          </w:p>
          <w:p w14:paraId="5CB744F7" w14:textId="77777777" w:rsidR="00107902" w:rsidRPr="000348D7" w:rsidRDefault="00107902" w:rsidP="00107902">
            <w:pPr>
              <w:pStyle w:val="ListParagraph"/>
              <w:numPr>
                <w:ilvl w:val="0"/>
                <w:numId w:val="16"/>
              </w:numPr>
            </w:pPr>
            <w:r w:rsidRPr="000348D7">
              <w:t>Discuss progression of training with sponsor</w:t>
            </w:r>
          </w:p>
          <w:p w14:paraId="7DDD9457" w14:textId="77777777" w:rsidR="00107902" w:rsidRPr="000348D7" w:rsidRDefault="00107902" w:rsidP="00107902">
            <w:pPr>
              <w:pStyle w:val="ListParagraph"/>
              <w:numPr>
                <w:ilvl w:val="0"/>
                <w:numId w:val="16"/>
              </w:numPr>
            </w:pPr>
            <w:r w:rsidRPr="000348D7">
              <w:t>Implement new training strategies where applicable</w:t>
            </w:r>
          </w:p>
        </w:tc>
        <w:tc>
          <w:tcPr>
            <w:tcW w:w="1002" w:type="dxa"/>
            <w:shd w:val="clear" w:color="auto" w:fill="92D050"/>
          </w:tcPr>
          <w:p w14:paraId="3890BAED" w14:textId="77777777" w:rsidR="00107902" w:rsidRPr="000348D7" w:rsidRDefault="00107902" w:rsidP="00397542">
            <w:pPr>
              <w:jc w:val="center"/>
            </w:pPr>
            <w:r w:rsidRPr="000348D7">
              <w:t>R1</w:t>
            </w:r>
          </w:p>
        </w:tc>
      </w:tr>
      <w:tr w:rsidR="00107902" w:rsidRPr="00712469" w14:paraId="537A77EB" w14:textId="77777777" w:rsidTr="000348D7">
        <w:trPr>
          <w:trHeight w:val="397"/>
        </w:trPr>
        <w:tc>
          <w:tcPr>
            <w:tcW w:w="2679" w:type="dxa"/>
            <w:tcBorders>
              <w:right w:val="double" w:sz="4" w:space="0" w:color="auto"/>
            </w:tcBorders>
            <w:shd w:val="clear" w:color="auto" w:fill="D9D9D9" w:themeFill="background1" w:themeFillShade="D9"/>
          </w:tcPr>
          <w:p w14:paraId="329B9AD3" w14:textId="77777777" w:rsidR="00107902" w:rsidRPr="000348D7" w:rsidRDefault="00107902" w:rsidP="00397542">
            <w:r w:rsidRPr="000348D7">
              <w:t xml:space="preserve">Equipment </w:t>
            </w:r>
          </w:p>
        </w:tc>
        <w:tc>
          <w:tcPr>
            <w:tcW w:w="2835" w:type="dxa"/>
            <w:tcBorders>
              <w:left w:val="double" w:sz="4" w:space="0" w:color="auto"/>
            </w:tcBorders>
          </w:tcPr>
          <w:p w14:paraId="168F6F71" w14:textId="77777777" w:rsidR="00107902" w:rsidRPr="000348D7" w:rsidRDefault="00107902" w:rsidP="00397542">
            <w:r w:rsidRPr="000348D7">
              <w:t>Failures</w:t>
            </w:r>
          </w:p>
        </w:tc>
        <w:tc>
          <w:tcPr>
            <w:tcW w:w="992" w:type="dxa"/>
            <w:shd w:val="clear" w:color="auto" w:fill="C00000"/>
          </w:tcPr>
          <w:p w14:paraId="17B2ECEA" w14:textId="77777777" w:rsidR="00107902" w:rsidRPr="000348D7" w:rsidRDefault="00107902" w:rsidP="00397542">
            <w:pPr>
              <w:jc w:val="center"/>
            </w:pPr>
            <w:r w:rsidRPr="000348D7">
              <w:t>R5</w:t>
            </w:r>
          </w:p>
        </w:tc>
        <w:tc>
          <w:tcPr>
            <w:tcW w:w="6662" w:type="dxa"/>
          </w:tcPr>
          <w:p w14:paraId="46377C96" w14:textId="77777777" w:rsidR="00107902" w:rsidRPr="000348D7" w:rsidRDefault="00107902" w:rsidP="00107902">
            <w:pPr>
              <w:pStyle w:val="ListParagraph"/>
              <w:numPr>
                <w:ilvl w:val="0"/>
                <w:numId w:val="17"/>
              </w:numPr>
            </w:pPr>
            <w:r w:rsidRPr="000348D7">
              <w:t xml:space="preserve">All equipment is maintained to a high standard within the Wallace labs by the lab manager </w:t>
            </w:r>
          </w:p>
        </w:tc>
        <w:tc>
          <w:tcPr>
            <w:tcW w:w="1002" w:type="dxa"/>
            <w:shd w:val="clear" w:color="auto" w:fill="92D050"/>
          </w:tcPr>
          <w:p w14:paraId="59B36D71" w14:textId="77777777" w:rsidR="00107902" w:rsidRPr="000348D7" w:rsidRDefault="00107902" w:rsidP="00397542">
            <w:pPr>
              <w:jc w:val="center"/>
            </w:pPr>
            <w:r w:rsidRPr="000348D7">
              <w:t>R1</w:t>
            </w:r>
          </w:p>
        </w:tc>
      </w:tr>
      <w:tr w:rsidR="00107902" w:rsidRPr="00712469" w14:paraId="4F8E9D60" w14:textId="77777777" w:rsidTr="000348D7">
        <w:trPr>
          <w:trHeight w:val="397"/>
        </w:trPr>
        <w:tc>
          <w:tcPr>
            <w:tcW w:w="2679" w:type="dxa"/>
            <w:tcBorders>
              <w:right w:val="double" w:sz="4" w:space="0" w:color="auto"/>
            </w:tcBorders>
            <w:shd w:val="clear" w:color="auto" w:fill="D9D9D9" w:themeFill="background1" w:themeFillShade="D9"/>
          </w:tcPr>
          <w:p w14:paraId="1C57537B" w14:textId="77777777" w:rsidR="00107902" w:rsidRPr="000348D7" w:rsidRDefault="00107902" w:rsidP="00397542">
            <w:r w:rsidRPr="000348D7">
              <w:t>Timelines</w:t>
            </w:r>
          </w:p>
        </w:tc>
        <w:tc>
          <w:tcPr>
            <w:tcW w:w="2835" w:type="dxa"/>
            <w:tcBorders>
              <w:left w:val="double" w:sz="4" w:space="0" w:color="auto"/>
            </w:tcBorders>
          </w:tcPr>
          <w:p w14:paraId="5D2A58BE" w14:textId="77777777" w:rsidR="00107902" w:rsidRPr="000348D7" w:rsidRDefault="00107902" w:rsidP="00397542">
            <w:r w:rsidRPr="000348D7">
              <w:t>Failure to complete the project</w:t>
            </w:r>
          </w:p>
        </w:tc>
        <w:tc>
          <w:tcPr>
            <w:tcW w:w="992" w:type="dxa"/>
            <w:shd w:val="clear" w:color="auto" w:fill="C00000"/>
          </w:tcPr>
          <w:p w14:paraId="3C9B60AB" w14:textId="77777777" w:rsidR="00107902" w:rsidRPr="000348D7" w:rsidRDefault="00107902" w:rsidP="00397542">
            <w:pPr>
              <w:jc w:val="center"/>
            </w:pPr>
            <w:r w:rsidRPr="000348D7">
              <w:t>R5</w:t>
            </w:r>
          </w:p>
        </w:tc>
        <w:tc>
          <w:tcPr>
            <w:tcW w:w="6662" w:type="dxa"/>
          </w:tcPr>
          <w:p w14:paraId="2FD84C53" w14:textId="77777777" w:rsidR="00107902" w:rsidRPr="000348D7" w:rsidRDefault="00107902" w:rsidP="00107902">
            <w:pPr>
              <w:pStyle w:val="ListParagraph"/>
              <w:numPr>
                <w:ilvl w:val="0"/>
                <w:numId w:val="17"/>
              </w:numPr>
            </w:pPr>
            <w:r w:rsidRPr="000348D7">
              <w:t>Implement good time management and organisational strategy (see Timetable)</w:t>
            </w:r>
          </w:p>
          <w:p w14:paraId="17F4DB94" w14:textId="77777777" w:rsidR="00107902" w:rsidRPr="000348D7" w:rsidRDefault="00107902" w:rsidP="00107902">
            <w:pPr>
              <w:pStyle w:val="ListParagraph"/>
              <w:numPr>
                <w:ilvl w:val="0"/>
                <w:numId w:val="17"/>
              </w:numPr>
            </w:pPr>
            <w:r w:rsidRPr="000348D7">
              <w:t>Review progress every 6 months with supervisor</w:t>
            </w:r>
          </w:p>
          <w:p w14:paraId="279884EC" w14:textId="77777777" w:rsidR="00107902" w:rsidRPr="000348D7" w:rsidRDefault="00107902" w:rsidP="00107902">
            <w:pPr>
              <w:pStyle w:val="ListParagraph"/>
              <w:numPr>
                <w:ilvl w:val="0"/>
                <w:numId w:val="17"/>
              </w:numPr>
            </w:pPr>
            <w:r w:rsidRPr="000348D7">
              <w:t>Compile yearly reports</w:t>
            </w:r>
          </w:p>
        </w:tc>
        <w:tc>
          <w:tcPr>
            <w:tcW w:w="1002" w:type="dxa"/>
            <w:shd w:val="clear" w:color="auto" w:fill="92D050"/>
          </w:tcPr>
          <w:p w14:paraId="21302881" w14:textId="77777777" w:rsidR="00107902" w:rsidRPr="000348D7" w:rsidRDefault="00107902" w:rsidP="00397542">
            <w:pPr>
              <w:jc w:val="center"/>
            </w:pPr>
            <w:r w:rsidRPr="000348D7">
              <w:t>R1</w:t>
            </w:r>
          </w:p>
        </w:tc>
      </w:tr>
    </w:tbl>
    <w:p w14:paraId="7CC0BDD8" w14:textId="67455ED8" w:rsidR="005051D3" w:rsidRDefault="00D01E84" w:rsidP="000348D7">
      <w:pPr>
        <w:pBdr>
          <w:top w:val="nil"/>
          <w:left w:val="nil"/>
          <w:bottom w:val="nil"/>
          <w:right w:val="nil"/>
          <w:between w:val="nil"/>
          <w:bar w:val="nil"/>
        </w:pBdr>
        <w:spacing w:after="0" w:line="276" w:lineRule="auto"/>
        <w:rPr>
          <w:sz w:val="24"/>
          <w:szCs w:val="24"/>
        </w:rPr>
      </w:pPr>
      <w:r>
        <w:rPr>
          <w:rFonts w:ascii="Calibri" w:eastAsia="Arial Unicode MS" w:hAnsi="Calibri" w:cs="Calibri"/>
          <w:bCs/>
          <w:color w:val="000000"/>
          <w:sz w:val="18"/>
          <w:szCs w:val="18"/>
          <w:bdr w:val="none" w:sz="0" w:space="0" w:color="auto" w:frame="1"/>
          <w:shd w:val="clear" w:color="auto" w:fill="FFFFFF"/>
          <w:lang w:val="en-US" w:eastAsia="en-GB"/>
        </w:rPr>
        <w:t xml:space="preserve"> </w:t>
      </w:r>
      <w:r w:rsidR="00107902" w:rsidRPr="00B941C2">
        <w:rPr>
          <w:rFonts w:ascii="Calibri" w:eastAsia="Arial Unicode MS" w:hAnsi="Calibri" w:cs="Calibri"/>
          <w:bCs/>
          <w:color w:val="000000"/>
          <w:sz w:val="18"/>
          <w:szCs w:val="18"/>
          <w:bdr w:val="none" w:sz="0" w:space="0" w:color="auto" w:frame="1"/>
          <w:shd w:val="clear" w:color="auto" w:fill="FFFFFF"/>
          <w:lang w:val="en-US" w:eastAsia="en-GB"/>
        </w:rPr>
        <w:t>*R-M:  Risk without mitigation</w:t>
      </w:r>
      <w:r w:rsidR="000348D7">
        <w:rPr>
          <w:rFonts w:ascii="Calibri" w:eastAsia="Arial Unicode MS" w:hAnsi="Calibri" w:cs="Calibri"/>
          <w:bCs/>
          <w:color w:val="000000"/>
          <w:sz w:val="18"/>
          <w:szCs w:val="18"/>
          <w:bdr w:val="none" w:sz="0" w:space="0" w:color="auto" w:frame="1"/>
          <w:shd w:val="clear" w:color="auto" w:fill="FFFFFF"/>
          <w:lang w:val="en-US" w:eastAsia="en-GB"/>
        </w:rPr>
        <w:t xml:space="preserve">         </w:t>
      </w:r>
      <w:r w:rsidR="00107902" w:rsidRPr="00B941C2">
        <w:rPr>
          <w:rFonts w:ascii="Calibri" w:eastAsia="Arial Unicode MS" w:hAnsi="Calibri" w:cs="Calibri"/>
          <w:bCs/>
          <w:color w:val="000000"/>
          <w:sz w:val="18"/>
          <w:szCs w:val="18"/>
          <w:bdr w:val="none" w:sz="0" w:space="0" w:color="auto" w:frame="1"/>
          <w:shd w:val="clear" w:color="auto" w:fill="FFFFFF"/>
          <w:lang w:val="en-US" w:eastAsia="en-GB"/>
        </w:rPr>
        <w:t>**R+M: Risk with mitigation</w:t>
      </w:r>
    </w:p>
    <w:p w14:paraId="4EBB917D" w14:textId="77777777" w:rsidR="000348D7" w:rsidRDefault="000348D7" w:rsidP="000348D7">
      <w:pPr>
        <w:pBdr>
          <w:top w:val="nil"/>
          <w:left w:val="nil"/>
          <w:bottom w:val="nil"/>
          <w:right w:val="nil"/>
          <w:between w:val="nil"/>
          <w:bar w:val="nil"/>
        </w:pBdr>
        <w:spacing w:after="0" w:line="276" w:lineRule="auto"/>
        <w:rPr>
          <w:sz w:val="24"/>
          <w:szCs w:val="24"/>
        </w:rPr>
      </w:pPr>
      <w:r>
        <w:rPr>
          <w:sz w:val="24"/>
          <w:szCs w:val="24"/>
        </w:rPr>
        <w:t xml:space="preserve">The </w:t>
      </w:r>
      <w:r w:rsidR="008C3386">
        <w:rPr>
          <w:sz w:val="24"/>
          <w:szCs w:val="24"/>
        </w:rPr>
        <w:t>key elements of mitigation are:</w:t>
      </w:r>
      <w:r w:rsidR="00D01E84">
        <w:rPr>
          <w:sz w:val="24"/>
          <w:szCs w:val="24"/>
        </w:rPr>
        <w:t xml:space="preserve"> </w:t>
      </w:r>
      <w:r>
        <w:rPr>
          <w:sz w:val="24"/>
          <w:szCs w:val="24"/>
        </w:rPr>
        <w:tab/>
      </w:r>
      <w:r w:rsidR="008C3386">
        <w:rPr>
          <w:sz w:val="24"/>
          <w:szCs w:val="24"/>
        </w:rPr>
        <w:t>I</w:t>
      </w:r>
      <w:r w:rsidR="008C3386" w:rsidRPr="00EF0283">
        <w:rPr>
          <w:sz w:val="24"/>
          <w:szCs w:val="24"/>
        </w:rPr>
        <w:t>mple</w:t>
      </w:r>
      <w:r w:rsidR="008C3386">
        <w:rPr>
          <w:sz w:val="24"/>
          <w:szCs w:val="24"/>
        </w:rPr>
        <w:t>menting good time management</w:t>
      </w:r>
      <w:r w:rsidR="008C3386" w:rsidRPr="00EF0283">
        <w:rPr>
          <w:sz w:val="24"/>
          <w:szCs w:val="24"/>
        </w:rPr>
        <w:t xml:space="preserve"> </w:t>
      </w:r>
    </w:p>
    <w:p w14:paraId="0EDD5182" w14:textId="77777777" w:rsidR="000348D7" w:rsidRDefault="000348D7" w:rsidP="000348D7">
      <w:pPr>
        <w:pBdr>
          <w:top w:val="nil"/>
          <w:left w:val="nil"/>
          <w:bottom w:val="nil"/>
          <w:right w:val="nil"/>
          <w:between w:val="nil"/>
          <w:bar w:val="nil"/>
        </w:pBdr>
        <w:spacing w:after="0" w:line="276" w:lineRule="auto"/>
        <w:rPr>
          <w:sz w:val="24"/>
          <w:szCs w:val="24"/>
        </w:rPr>
      </w:pPr>
      <w:r>
        <w:rPr>
          <w:sz w:val="24"/>
          <w:szCs w:val="24"/>
        </w:rPr>
        <w:tab/>
      </w:r>
      <w:r>
        <w:rPr>
          <w:sz w:val="24"/>
          <w:szCs w:val="24"/>
        </w:rPr>
        <w:tab/>
      </w:r>
      <w:r>
        <w:rPr>
          <w:sz w:val="24"/>
          <w:szCs w:val="24"/>
        </w:rPr>
        <w:tab/>
      </w:r>
      <w:r>
        <w:rPr>
          <w:sz w:val="24"/>
          <w:szCs w:val="24"/>
        </w:rPr>
        <w:tab/>
      </w:r>
      <w:r>
        <w:rPr>
          <w:sz w:val="24"/>
          <w:szCs w:val="24"/>
        </w:rPr>
        <w:tab/>
      </w:r>
      <w:r w:rsidR="008C3386">
        <w:rPr>
          <w:sz w:val="24"/>
          <w:szCs w:val="24"/>
        </w:rPr>
        <w:t>O</w:t>
      </w:r>
      <w:r w:rsidR="008C3386" w:rsidRPr="00EF0283">
        <w:rPr>
          <w:sz w:val="24"/>
          <w:szCs w:val="24"/>
        </w:rPr>
        <w:t xml:space="preserve">rganisational strategies </w:t>
      </w:r>
    </w:p>
    <w:p w14:paraId="56B5929C" w14:textId="77777777" w:rsidR="000348D7" w:rsidRDefault="000348D7" w:rsidP="000348D7">
      <w:pPr>
        <w:pBdr>
          <w:top w:val="nil"/>
          <w:left w:val="nil"/>
          <w:bottom w:val="nil"/>
          <w:right w:val="nil"/>
          <w:between w:val="nil"/>
          <w:bar w:val="nil"/>
        </w:pBdr>
        <w:spacing w:after="0" w:line="276" w:lineRule="auto"/>
        <w:rPr>
          <w:sz w:val="24"/>
          <w:szCs w:val="24"/>
        </w:rPr>
      </w:pPr>
      <w:r>
        <w:rPr>
          <w:sz w:val="24"/>
          <w:szCs w:val="24"/>
        </w:rPr>
        <w:tab/>
      </w:r>
      <w:r>
        <w:rPr>
          <w:sz w:val="24"/>
          <w:szCs w:val="24"/>
        </w:rPr>
        <w:tab/>
      </w:r>
      <w:r>
        <w:rPr>
          <w:sz w:val="24"/>
          <w:szCs w:val="24"/>
        </w:rPr>
        <w:tab/>
      </w:r>
      <w:r>
        <w:rPr>
          <w:sz w:val="24"/>
          <w:szCs w:val="24"/>
        </w:rPr>
        <w:tab/>
      </w:r>
      <w:r>
        <w:rPr>
          <w:sz w:val="24"/>
          <w:szCs w:val="24"/>
        </w:rPr>
        <w:tab/>
      </w:r>
      <w:r w:rsidR="008C3386" w:rsidRPr="00EF0283">
        <w:rPr>
          <w:sz w:val="24"/>
          <w:szCs w:val="24"/>
        </w:rPr>
        <w:t xml:space="preserve">6 monthly and yearly reviews/reports </w:t>
      </w:r>
    </w:p>
    <w:p w14:paraId="51727F80" w14:textId="77777777" w:rsidR="000348D7" w:rsidRDefault="000348D7" w:rsidP="000348D7">
      <w:pPr>
        <w:pBdr>
          <w:top w:val="nil"/>
          <w:left w:val="nil"/>
          <w:bottom w:val="nil"/>
          <w:right w:val="nil"/>
          <w:between w:val="nil"/>
          <w:bar w:val="nil"/>
        </w:pBdr>
        <w:spacing w:after="0" w:line="276" w:lineRule="auto"/>
        <w:rPr>
          <w:sz w:val="24"/>
          <w:szCs w:val="24"/>
        </w:rPr>
      </w:pPr>
      <w:r>
        <w:rPr>
          <w:sz w:val="24"/>
          <w:szCs w:val="24"/>
        </w:rPr>
        <w:tab/>
      </w:r>
      <w:r>
        <w:rPr>
          <w:sz w:val="24"/>
          <w:szCs w:val="24"/>
        </w:rPr>
        <w:tab/>
      </w:r>
      <w:r>
        <w:rPr>
          <w:sz w:val="24"/>
          <w:szCs w:val="24"/>
        </w:rPr>
        <w:tab/>
      </w:r>
      <w:r>
        <w:rPr>
          <w:sz w:val="24"/>
          <w:szCs w:val="24"/>
        </w:rPr>
        <w:tab/>
      </w:r>
      <w:r>
        <w:rPr>
          <w:sz w:val="24"/>
          <w:szCs w:val="24"/>
        </w:rPr>
        <w:tab/>
      </w:r>
      <w:r w:rsidR="008C3386">
        <w:rPr>
          <w:sz w:val="24"/>
          <w:szCs w:val="24"/>
        </w:rPr>
        <w:t>A</w:t>
      </w:r>
      <w:r w:rsidR="008C3386" w:rsidRPr="00EF0283">
        <w:rPr>
          <w:sz w:val="24"/>
          <w:szCs w:val="24"/>
        </w:rPr>
        <w:t>dherence to the proposed training schedule</w:t>
      </w:r>
    </w:p>
    <w:p w14:paraId="56CB3BC3" w14:textId="5D2A9E9D" w:rsidR="008C3386" w:rsidRPr="00016DB1" w:rsidRDefault="000348D7" w:rsidP="000348D7">
      <w:pPr>
        <w:pBdr>
          <w:top w:val="nil"/>
          <w:left w:val="nil"/>
          <w:bottom w:val="nil"/>
          <w:right w:val="nil"/>
          <w:between w:val="nil"/>
          <w:bar w:val="nil"/>
        </w:pBdr>
        <w:spacing w:after="0" w:line="276" w:lineRule="auto"/>
        <w:rPr>
          <w:sz w:val="24"/>
          <w:szCs w:val="24"/>
        </w:rPr>
      </w:pPr>
      <w:r>
        <w:rPr>
          <w:sz w:val="24"/>
          <w:szCs w:val="24"/>
        </w:rPr>
        <w:tab/>
      </w:r>
      <w:r>
        <w:rPr>
          <w:sz w:val="24"/>
          <w:szCs w:val="24"/>
        </w:rPr>
        <w:tab/>
      </w:r>
      <w:r>
        <w:rPr>
          <w:sz w:val="24"/>
          <w:szCs w:val="24"/>
        </w:rPr>
        <w:tab/>
      </w:r>
      <w:r>
        <w:rPr>
          <w:sz w:val="24"/>
          <w:szCs w:val="24"/>
        </w:rPr>
        <w:tab/>
      </w:r>
      <w:r>
        <w:rPr>
          <w:sz w:val="24"/>
          <w:szCs w:val="24"/>
        </w:rPr>
        <w:tab/>
      </w:r>
      <w:r w:rsidR="008C3386">
        <w:rPr>
          <w:sz w:val="24"/>
          <w:szCs w:val="24"/>
        </w:rPr>
        <w:t>G</w:t>
      </w:r>
      <w:r w:rsidR="008C3386" w:rsidRPr="00016DB1">
        <w:rPr>
          <w:sz w:val="24"/>
          <w:szCs w:val="24"/>
        </w:rPr>
        <w:t>ood laboratory practice</w:t>
      </w:r>
    </w:p>
    <w:p w14:paraId="56162BF2" w14:textId="1AC323AD" w:rsidR="008C3386" w:rsidRDefault="008C3386" w:rsidP="00B941C2">
      <w:pPr>
        <w:ind w:left="53"/>
        <w:rPr>
          <w:rFonts w:ascii="Calibri" w:eastAsia="Arial Unicode MS" w:hAnsi="Calibri" w:cs="Calibri"/>
          <w:bCs/>
          <w:color w:val="000000"/>
          <w:sz w:val="24"/>
          <w:szCs w:val="24"/>
          <w:bdr w:val="none" w:sz="0" w:space="0" w:color="auto" w:frame="1"/>
          <w:shd w:val="clear" w:color="auto" w:fill="FFFFFF"/>
          <w:lang w:val="en-US" w:eastAsia="en-GB"/>
        </w:rPr>
      </w:pPr>
      <w:r>
        <w:rPr>
          <w:sz w:val="24"/>
          <w:szCs w:val="24"/>
        </w:rPr>
        <w:t xml:space="preserve">These </w:t>
      </w:r>
      <w:r w:rsidRPr="00EF0283">
        <w:rPr>
          <w:sz w:val="24"/>
          <w:szCs w:val="24"/>
        </w:rPr>
        <w:t>will ensure that this project is carried out to a high standard and will be completed within the timeframe given.</w:t>
      </w:r>
    </w:p>
    <w:p w14:paraId="0175A458" w14:textId="25B4CD15" w:rsidR="00107902" w:rsidRPr="00107902" w:rsidRDefault="00107902" w:rsidP="0079335A">
      <w:pPr>
        <w:pBdr>
          <w:top w:val="nil"/>
          <w:left w:val="nil"/>
          <w:bottom w:val="nil"/>
          <w:right w:val="nil"/>
          <w:between w:val="nil"/>
          <w:bar w:val="nil"/>
        </w:pBdr>
        <w:spacing w:line="276" w:lineRule="auto"/>
        <w:rPr>
          <w:rFonts w:ascii="Calibri" w:eastAsia="Arial Unicode MS" w:hAnsi="Calibri" w:cs="Calibri"/>
          <w:bCs/>
          <w:color w:val="000000"/>
          <w:sz w:val="24"/>
          <w:szCs w:val="24"/>
          <w:bdr w:val="none" w:sz="0" w:space="0" w:color="auto" w:frame="1"/>
          <w:shd w:val="clear" w:color="auto" w:fill="FFFFFF"/>
          <w:vertAlign w:val="superscript"/>
          <w:lang w:val="en-US" w:eastAsia="en-GB"/>
        </w:rPr>
        <w:sectPr w:rsidR="00107902" w:rsidRPr="00107902" w:rsidSect="005051D3">
          <w:pgSz w:w="16838" w:h="11906" w:orient="landscape"/>
          <w:pgMar w:top="284" w:right="1440" w:bottom="1440" w:left="1440" w:header="708" w:footer="708" w:gutter="0"/>
          <w:cols w:space="708"/>
          <w:docGrid w:linePitch="360"/>
        </w:sectPr>
      </w:pPr>
    </w:p>
    <w:p w14:paraId="0730C238" w14:textId="77777777" w:rsidR="0079335A" w:rsidRPr="0079335A" w:rsidRDefault="0079335A" w:rsidP="0079335A">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r w:rsidRPr="0079335A">
        <w:rPr>
          <w:rFonts w:ascii="Calibri" w:eastAsia="Calibri" w:hAnsi="Calibri" w:cs="Calibri"/>
          <w:b/>
          <w:color w:val="000000"/>
          <w:sz w:val="24"/>
          <w:szCs w:val="24"/>
          <w:u w:val="single" w:color="000000"/>
          <w:bdr w:val="nil"/>
          <w:lang w:val="en-US" w:eastAsia="en-GB"/>
        </w:rPr>
        <w:lastRenderedPageBreak/>
        <w:t>Impact</w:t>
      </w:r>
      <w:r w:rsidRPr="0079335A">
        <w:rPr>
          <w:rFonts w:ascii="Calibri" w:eastAsia="Calibri" w:hAnsi="Calibri" w:cs="Calibri"/>
          <w:b/>
          <w:color w:val="000000"/>
          <w:sz w:val="24"/>
          <w:szCs w:val="24"/>
          <w:u w:color="000000"/>
          <w:bdr w:val="nil"/>
          <w:lang w:val="en-US" w:eastAsia="en-GB"/>
        </w:rPr>
        <w:t>:</w:t>
      </w:r>
    </w:p>
    <w:p w14:paraId="6B13E1C2" w14:textId="3CAC09A4" w:rsidR="00093C19" w:rsidRDefault="0079335A" w:rsidP="00093C19">
      <w:pPr>
        <w:pBdr>
          <w:top w:val="nil"/>
          <w:left w:val="nil"/>
          <w:bottom w:val="nil"/>
          <w:right w:val="nil"/>
          <w:between w:val="nil"/>
          <w:bar w:val="nil"/>
        </w:pBdr>
        <w:spacing w:line="276" w:lineRule="auto"/>
        <w:rPr>
          <w:rFonts w:ascii="Calibri" w:eastAsia="Arial Unicode MS" w:hAnsi="Calibri" w:cs="Calibri"/>
          <w:bCs/>
          <w:color w:val="000000"/>
          <w:sz w:val="24"/>
          <w:szCs w:val="24"/>
          <w:u w:color="000000"/>
          <w:bdr w:val="none" w:sz="0" w:space="0" w:color="auto" w:frame="1"/>
          <w:shd w:val="clear" w:color="auto" w:fill="FFFFFF"/>
          <w:lang w:val="en-US" w:eastAsia="en-GB"/>
        </w:rPr>
      </w:pPr>
      <w:r w:rsidRPr="0079335A">
        <w:rPr>
          <w:rFonts w:ascii="Calibri" w:eastAsia="Arial Unicode MS" w:hAnsi="Calibri" w:cs="Calibri"/>
          <w:bCs/>
          <w:color w:val="000000"/>
          <w:sz w:val="24"/>
          <w:szCs w:val="24"/>
          <w:u w:color="000000"/>
          <w:bdr w:val="none" w:sz="0" w:space="0" w:color="auto" w:frame="1"/>
          <w:shd w:val="clear" w:color="auto" w:fill="FFFFFF"/>
          <w:lang w:val="en-US" w:eastAsia="en-GB"/>
        </w:rPr>
        <w:t>This research is discovery driven and will advance knowledge regarding the</w:t>
      </w:r>
      <w:ins w:id="234" w:author="Edward Wallace" w:date="2019-04-30T14:40:00Z">
        <w:r w:rsidR="00680BDD">
          <w:rPr>
            <w:rFonts w:ascii="Calibri" w:eastAsia="Arial Unicode MS" w:hAnsi="Calibri" w:cs="Calibri"/>
            <w:bCs/>
            <w:color w:val="000000"/>
            <w:sz w:val="24"/>
            <w:szCs w:val="24"/>
            <w:u w:color="000000"/>
            <w:bdr w:val="none" w:sz="0" w:space="0" w:color="auto" w:frame="1"/>
            <w:shd w:val="clear" w:color="auto" w:fill="FFFFFF"/>
            <w:lang w:val="en-US" w:eastAsia="en-GB"/>
          </w:rPr>
          <w:t xml:space="preserve"> fundamental biology of </w:t>
        </w:r>
        <w:r w:rsidR="00680BDD" w:rsidRPr="00680BDD">
          <w:rPr>
            <w:rFonts w:ascii="Calibri" w:eastAsia="Arial Unicode MS" w:hAnsi="Calibri" w:cs="Calibri"/>
            <w:bCs/>
            <w:i/>
            <w:color w:val="000000"/>
            <w:sz w:val="24"/>
            <w:szCs w:val="24"/>
            <w:u w:color="000000"/>
            <w:bdr w:val="none" w:sz="0" w:space="0" w:color="auto" w:frame="1"/>
            <w:shd w:val="clear" w:color="auto" w:fill="FFFFFF"/>
            <w:lang w:val="en-US" w:eastAsia="en-GB"/>
            <w:rPrChange w:id="235" w:author="Edward Wallace" w:date="2019-04-30T14:40:00Z">
              <w:rPr>
                <w:rFonts w:ascii="Calibri" w:eastAsia="Arial Unicode MS" w:hAnsi="Calibri" w:cs="Calibri"/>
                <w:bCs/>
                <w:color w:val="000000"/>
                <w:sz w:val="24"/>
                <w:szCs w:val="24"/>
                <w:u w:color="000000"/>
                <w:bdr w:val="none" w:sz="0" w:space="0" w:color="auto" w:frame="1"/>
                <w:shd w:val="clear" w:color="auto" w:fill="FFFFFF"/>
                <w:lang w:val="en-US" w:eastAsia="en-GB"/>
              </w:rPr>
            </w:rPrChange>
          </w:rPr>
          <w:t>Cryptococcus</w:t>
        </w:r>
        <w:r w:rsidR="00680BDD">
          <w:rPr>
            <w:rFonts w:ascii="Calibri" w:eastAsia="Arial Unicode MS" w:hAnsi="Calibri" w:cs="Calibri"/>
            <w:bCs/>
            <w:color w:val="000000"/>
            <w:sz w:val="24"/>
            <w:szCs w:val="24"/>
            <w:u w:color="000000"/>
            <w:bdr w:val="none" w:sz="0" w:space="0" w:color="auto" w:frame="1"/>
            <w:shd w:val="clear" w:color="auto" w:fill="FFFFFF"/>
            <w:lang w:val="en-US" w:eastAsia="en-GB"/>
          </w:rPr>
          <w:t xml:space="preserve"> and the</w:t>
        </w:r>
      </w:ins>
      <w:r w:rsidRPr="0079335A">
        <w:rPr>
          <w:rFonts w:ascii="Calibri" w:eastAsia="Arial Unicode MS" w:hAnsi="Calibri" w:cs="Calibri"/>
          <w:bCs/>
          <w:color w:val="000000"/>
          <w:sz w:val="24"/>
          <w:szCs w:val="24"/>
          <w:u w:color="000000"/>
          <w:bdr w:val="none" w:sz="0" w:space="0" w:color="auto" w:frame="1"/>
          <w:shd w:val="clear" w:color="auto" w:fill="FFFFFF"/>
          <w:lang w:val="en-US" w:eastAsia="en-GB"/>
        </w:rPr>
        <w:t xml:space="preserve"> initial stages of Cryptococcal infection in the lung.</w:t>
      </w:r>
      <w:r w:rsidR="00093C19">
        <w:rPr>
          <w:rFonts w:ascii="Calibri" w:eastAsia="Arial Unicode MS" w:hAnsi="Calibri" w:cs="Calibri"/>
          <w:bCs/>
          <w:color w:val="000000"/>
          <w:sz w:val="24"/>
          <w:szCs w:val="24"/>
          <w:u w:color="000000"/>
          <w:bdr w:val="none" w:sz="0" w:space="0" w:color="auto" w:frame="1"/>
          <w:shd w:val="clear" w:color="auto" w:fill="FFFFFF"/>
          <w:lang w:val="en-US" w:eastAsia="en-GB"/>
        </w:rPr>
        <w:t xml:space="preserve"> </w:t>
      </w:r>
      <w:r w:rsidR="00093C19" w:rsidRPr="0079335A">
        <w:rPr>
          <w:rFonts w:ascii="Calibri" w:eastAsia="Calibri" w:hAnsi="Calibri" w:cs="Calibri"/>
          <w:color w:val="000000"/>
          <w:sz w:val="24"/>
          <w:szCs w:val="24"/>
          <w:u w:color="000000"/>
          <w:bdr w:val="nil"/>
          <w:lang w:val="en-US" w:eastAsia="en-GB"/>
        </w:rPr>
        <w:t>Functional profiling under</w:t>
      </w:r>
      <w:r w:rsidR="00C973B9">
        <w:rPr>
          <w:rFonts w:ascii="Calibri" w:eastAsia="Calibri" w:hAnsi="Calibri" w:cs="Calibri"/>
          <w:color w:val="000000"/>
          <w:sz w:val="24"/>
          <w:szCs w:val="24"/>
          <w:u w:color="000000"/>
          <w:bdr w:val="nil"/>
          <w:lang w:val="en-US" w:eastAsia="en-GB"/>
        </w:rPr>
        <w:t xml:space="preserve"> differing stimuli may identify</w:t>
      </w:r>
      <w:r w:rsidR="00C076B8">
        <w:rPr>
          <w:rFonts w:ascii="Calibri" w:eastAsia="Calibri" w:hAnsi="Calibri" w:cs="Calibri"/>
          <w:color w:val="000000"/>
          <w:sz w:val="24"/>
          <w:szCs w:val="24"/>
          <w:u w:color="000000"/>
          <w:bdr w:val="nil"/>
          <w:lang w:val="en-US" w:eastAsia="en-GB"/>
        </w:rPr>
        <w:t xml:space="preserve"> </w:t>
      </w:r>
      <w:r w:rsidR="00093C19" w:rsidRPr="0079335A">
        <w:rPr>
          <w:rFonts w:ascii="Calibri" w:eastAsia="Calibri" w:hAnsi="Calibri" w:cs="Calibri"/>
          <w:color w:val="000000"/>
          <w:sz w:val="24"/>
          <w:szCs w:val="24"/>
          <w:u w:color="000000"/>
          <w:bdr w:val="nil"/>
          <w:lang w:val="en-US" w:eastAsia="en-GB"/>
        </w:rPr>
        <w:t>enriched pathways</w:t>
      </w:r>
      <w:r w:rsidR="00093C19">
        <w:rPr>
          <w:rFonts w:ascii="Calibri" w:eastAsia="Calibri" w:hAnsi="Calibri" w:cs="Calibri"/>
          <w:color w:val="000000"/>
          <w:sz w:val="24"/>
          <w:szCs w:val="24"/>
          <w:u w:color="000000"/>
          <w:bdr w:val="nil"/>
          <w:lang w:val="en-US" w:eastAsia="en-GB"/>
        </w:rPr>
        <w:t xml:space="preserve"> and/or micro-evolutionary adaptations</w:t>
      </w:r>
      <w:r w:rsidR="00093C19" w:rsidRPr="0079335A">
        <w:rPr>
          <w:rFonts w:ascii="Calibri" w:eastAsia="Calibri" w:hAnsi="Calibri" w:cs="Calibri"/>
          <w:color w:val="000000"/>
          <w:sz w:val="24"/>
          <w:szCs w:val="24"/>
          <w:u w:color="000000"/>
          <w:bdr w:val="nil"/>
          <w:lang w:val="en-US" w:eastAsia="en-GB"/>
        </w:rPr>
        <w:t xml:space="preserve"> during the early phase of </w:t>
      </w:r>
      <w:r w:rsidR="00093C19" w:rsidRPr="0079335A">
        <w:rPr>
          <w:rFonts w:ascii="Calibri" w:eastAsia="Calibri" w:hAnsi="Calibri" w:cs="Calibri"/>
          <w:i/>
          <w:color w:val="000000"/>
          <w:sz w:val="24"/>
          <w:szCs w:val="24"/>
          <w:u w:color="000000"/>
          <w:bdr w:val="nil"/>
          <w:lang w:val="en-US" w:eastAsia="en-GB"/>
        </w:rPr>
        <w:t xml:space="preserve">C. neoformans </w:t>
      </w:r>
      <w:r w:rsidR="00D56389">
        <w:rPr>
          <w:rFonts w:ascii="Calibri" w:eastAsia="Calibri" w:hAnsi="Calibri" w:cs="Calibri"/>
          <w:color w:val="000000"/>
          <w:sz w:val="24"/>
          <w:szCs w:val="24"/>
          <w:u w:color="000000"/>
          <w:bdr w:val="nil"/>
          <w:lang w:val="en-US" w:eastAsia="en-GB"/>
        </w:rPr>
        <w:t xml:space="preserve">infection </w:t>
      </w:r>
      <w:r w:rsidR="00093C19" w:rsidRPr="0079335A">
        <w:rPr>
          <w:rFonts w:ascii="Calibri" w:eastAsia="Calibri" w:hAnsi="Calibri" w:cs="Calibri"/>
          <w:color w:val="000000"/>
          <w:sz w:val="24"/>
          <w:szCs w:val="24"/>
          <w:u w:color="000000"/>
          <w:bdr w:val="nil"/>
          <w:lang w:val="en-US" w:eastAsia="en-GB"/>
        </w:rPr>
        <w:t>and</w:t>
      </w:r>
      <w:r w:rsidR="00093C19" w:rsidRPr="0079335A">
        <w:rPr>
          <w:rFonts w:ascii="Helvetica Neue" w:eastAsia="Arial Unicode MS" w:hAnsi="Helvetica Neue" w:cs="Arial Unicode MS"/>
          <w:color w:val="000000"/>
          <w:u w:color="000000"/>
          <w:bdr w:val="nil"/>
          <w:lang w:val="en-US" w:eastAsia="en-GB"/>
        </w:rPr>
        <w:t xml:space="preserve"> </w:t>
      </w:r>
      <w:r w:rsidR="00093C19" w:rsidRPr="0079335A">
        <w:rPr>
          <w:rFonts w:ascii="Calibri" w:eastAsia="Calibri" w:hAnsi="Calibri" w:cs="Calibri"/>
          <w:color w:val="000000"/>
          <w:sz w:val="24"/>
          <w:szCs w:val="24"/>
          <w:u w:color="000000"/>
          <w:bdr w:val="nil"/>
          <w:lang w:val="en-US" w:eastAsia="en-GB"/>
        </w:rPr>
        <w:t xml:space="preserve">pave the way for </w:t>
      </w:r>
      <w:r w:rsidR="00C973B9">
        <w:rPr>
          <w:rFonts w:ascii="Calibri" w:eastAsia="Calibri" w:hAnsi="Calibri" w:cs="Calibri"/>
          <w:color w:val="000000"/>
          <w:sz w:val="24"/>
          <w:szCs w:val="24"/>
          <w:u w:color="000000"/>
          <w:bdr w:val="nil"/>
          <w:lang w:val="en-US" w:eastAsia="en-GB"/>
        </w:rPr>
        <w:t>the development of novel methods to abrogate the infection and dissemination of this fungus</w:t>
      </w:r>
      <w:r w:rsidR="00093C19">
        <w:rPr>
          <w:rFonts w:ascii="Calibri" w:eastAsia="Calibri" w:hAnsi="Calibri" w:cs="Calibri"/>
          <w:color w:val="000000"/>
          <w:sz w:val="24"/>
          <w:szCs w:val="24"/>
          <w:u w:color="000000"/>
          <w:bdr w:val="nil"/>
          <w:lang w:val="en-US" w:eastAsia="en-GB"/>
        </w:rPr>
        <w:t xml:space="preserve">. </w:t>
      </w:r>
      <w:r w:rsidR="00093C19" w:rsidRPr="0079335A">
        <w:rPr>
          <w:rFonts w:ascii="Calibri" w:eastAsia="Arial Unicode MS" w:hAnsi="Calibri" w:cs="Calibri"/>
          <w:bCs/>
          <w:color w:val="000000"/>
          <w:sz w:val="24"/>
          <w:szCs w:val="24"/>
          <w:u w:color="000000"/>
          <w:bdr w:val="none" w:sz="0" w:space="0" w:color="auto" w:frame="1"/>
          <w:shd w:val="clear" w:color="auto" w:fill="FFFFFF"/>
          <w:lang w:val="en-US" w:eastAsia="en-GB"/>
        </w:rPr>
        <w:t>I exp</w:t>
      </w:r>
      <w:r w:rsidR="00787CBE">
        <w:rPr>
          <w:rFonts w:ascii="Calibri" w:eastAsia="Arial Unicode MS" w:hAnsi="Calibri" w:cs="Calibri"/>
          <w:bCs/>
          <w:color w:val="000000"/>
          <w:sz w:val="24"/>
          <w:szCs w:val="24"/>
          <w:u w:color="000000"/>
          <w:bdr w:val="none" w:sz="0" w:space="0" w:color="auto" w:frame="1"/>
          <w:shd w:val="clear" w:color="auto" w:fill="FFFFFF"/>
          <w:lang w:val="en-US" w:eastAsia="en-GB"/>
        </w:rPr>
        <w:t>ect this fellowship to lead to 2 peer reviewed papers, 1</w:t>
      </w:r>
      <w:r w:rsidR="00093C19" w:rsidRPr="0079335A">
        <w:rPr>
          <w:rFonts w:ascii="Calibri" w:eastAsia="Arial Unicode MS" w:hAnsi="Calibri" w:cs="Calibri"/>
          <w:bCs/>
          <w:color w:val="000000"/>
          <w:sz w:val="24"/>
          <w:szCs w:val="24"/>
          <w:u w:color="000000"/>
          <w:bdr w:val="none" w:sz="0" w:space="0" w:color="auto" w:frame="1"/>
          <w:shd w:val="clear" w:color="auto" w:fill="FFFFFF"/>
          <w:lang w:val="en-US" w:eastAsia="en-GB"/>
        </w:rPr>
        <w:t xml:space="preserve"> as first author. This research will be presented at conferences and seminars in order to engage the wider community and forge future collaborations.</w:t>
      </w:r>
    </w:p>
    <w:p w14:paraId="6798F291" w14:textId="77777777" w:rsidR="00107902" w:rsidRDefault="00107902" w:rsidP="0079335A">
      <w:pPr>
        <w:pBdr>
          <w:top w:val="nil"/>
          <w:left w:val="nil"/>
          <w:bottom w:val="nil"/>
          <w:right w:val="nil"/>
          <w:between w:val="nil"/>
          <w:bar w:val="nil"/>
        </w:pBdr>
        <w:spacing w:line="276" w:lineRule="auto"/>
        <w:rPr>
          <w:rFonts w:ascii="Calibri" w:eastAsia="Arial Unicode MS" w:hAnsi="Calibri" w:cs="Calibri"/>
          <w:bCs/>
          <w:color w:val="000000"/>
          <w:sz w:val="24"/>
          <w:szCs w:val="24"/>
          <w:u w:color="000000"/>
          <w:bdr w:val="none" w:sz="0" w:space="0" w:color="auto" w:frame="1"/>
          <w:shd w:val="clear" w:color="auto" w:fill="FFFFFF"/>
          <w:lang w:val="en-US" w:eastAsia="en-GB"/>
        </w:rPr>
      </w:pPr>
    </w:p>
    <w:p w14:paraId="719E8ACD" w14:textId="2C452CBC" w:rsidR="00107902" w:rsidRDefault="00107902" w:rsidP="0079335A">
      <w:pPr>
        <w:pBdr>
          <w:top w:val="nil"/>
          <w:left w:val="nil"/>
          <w:bottom w:val="nil"/>
          <w:right w:val="nil"/>
          <w:between w:val="nil"/>
          <w:bar w:val="nil"/>
        </w:pBdr>
        <w:spacing w:line="276" w:lineRule="auto"/>
        <w:rPr>
          <w:rFonts w:ascii="Calibri" w:eastAsia="Arial Unicode MS" w:hAnsi="Calibri" w:cs="Calibri"/>
          <w:b/>
          <w:bCs/>
          <w:color w:val="000000"/>
          <w:sz w:val="24"/>
          <w:szCs w:val="24"/>
          <w:u w:val="single"/>
          <w:bdr w:val="none" w:sz="0" w:space="0" w:color="auto" w:frame="1"/>
          <w:shd w:val="clear" w:color="auto" w:fill="FFFFFF"/>
          <w:lang w:val="en-US" w:eastAsia="en-GB"/>
        </w:rPr>
      </w:pPr>
      <w:r>
        <w:rPr>
          <w:rFonts w:ascii="Calibri" w:eastAsia="Arial Unicode MS" w:hAnsi="Calibri" w:cs="Calibri"/>
          <w:b/>
          <w:bCs/>
          <w:color w:val="000000"/>
          <w:sz w:val="24"/>
          <w:szCs w:val="24"/>
          <w:u w:val="single"/>
          <w:bdr w:val="none" w:sz="0" w:space="0" w:color="auto" w:frame="1"/>
          <w:shd w:val="clear" w:color="auto" w:fill="FFFFFF"/>
          <w:lang w:val="en-US" w:eastAsia="en-GB"/>
        </w:rPr>
        <w:t>Further work:</w:t>
      </w:r>
    </w:p>
    <w:p w14:paraId="2A54BCCC" w14:textId="1A32BE9E" w:rsidR="00107902" w:rsidRDefault="0051041B" w:rsidP="00CB5C51">
      <w:pPr>
        <w:spacing w:line="276" w:lineRule="auto"/>
        <w:rPr>
          <w:rFonts w:ascii="Calibri" w:eastAsia="Calibri" w:hAnsi="Calibri" w:cs="Calibri"/>
          <w:color w:val="000000"/>
          <w:sz w:val="24"/>
          <w:szCs w:val="24"/>
          <w:u w:color="000000"/>
          <w:bdr w:val="nil"/>
          <w:lang w:val="en-US" w:eastAsia="en-GB"/>
        </w:rPr>
      </w:pPr>
      <w:commentRangeStart w:id="236"/>
      <w:r w:rsidRPr="0051041B">
        <w:rPr>
          <w:rFonts w:ascii="Calibri" w:eastAsia="Calibri" w:hAnsi="Calibri" w:cs="Calibri"/>
          <w:color w:val="000000"/>
          <w:sz w:val="24"/>
          <w:szCs w:val="24"/>
          <w:u w:color="000000"/>
          <w:bdr w:val="nil"/>
          <w:lang w:val="en-US" w:eastAsia="en-GB"/>
        </w:rPr>
        <w:t xml:space="preserve">Using preliminary data produced during my fellowship I would like to investigate the possible relationship between fungi and bacteria in the microbiome to see if production of virulence factors in fungi are regulated </w:t>
      </w:r>
      <w:r>
        <w:rPr>
          <w:rFonts w:ascii="Calibri" w:eastAsia="Calibri" w:hAnsi="Calibri" w:cs="Calibri"/>
          <w:color w:val="000000"/>
          <w:sz w:val="24"/>
          <w:szCs w:val="24"/>
          <w:u w:color="000000"/>
          <w:bdr w:val="nil"/>
          <w:lang w:val="en-US" w:eastAsia="en-GB"/>
        </w:rPr>
        <w:t xml:space="preserve">or in some way modified by interactions with bacteria. Is there a </w:t>
      </w:r>
      <w:del w:id="237" w:author="Edward Wallace" w:date="2019-04-30T14:41:00Z">
        <w:r w:rsidDel="006954A4">
          <w:rPr>
            <w:rFonts w:ascii="Calibri" w:eastAsia="Calibri" w:hAnsi="Calibri" w:cs="Calibri"/>
            <w:color w:val="000000"/>
            <w:sz w:val="24"/>
            <w:szCs w:val="24"/>
            <w:u w:color="000000"/>
            <w:bdr w:val="nil"/>
            <w:lang w:val="en-US" w:eastAsia="en-GB"/>
          </w:rPr>
          <w:delText>universal or shared</w:delText>
        </w:r>
      </w:del>
      <w:ins w:id="238" w:author="Edward Wallace" w:date="2019-04-30T14:41:00Z">
        <w:r w:rsidR="006954A4">
          <w:rPr>
            <w:rFonts w:ascii="Calibri" w:eastAsia="Calibri" w:hAnsi="Calibri" w:cs="Calibri"/>
            <w:color w:val="000000"/>
            <w:sz w:val="24"/>
            <w:szCs w:val="24"/>
            <w:u w:color="000000"/>
            <w:bdr w:val="nil"/>
            <w:lang w:val="en-US" w:eastAsia="en-GB"/>
          </w:rPr>
          <w:t>conserved</w:t>
        </w:r>
      </w:ins>
      <w:r>
        <w:rPr>
          <w:rFonts w:ascii="Calibri" w:eastAsia="Calibri" w:hAnsi="Calibri" w:cs="Calibri"/>
          <w:color w:val="000000"/>
          <w:sz w:val="24"/>
          <w:szCs w:val="24"/>
          <w:u w:color="000000"/>
          <w:bdr w:val="nil"/>
          <w:lang w:val="en-US" w:eastAsia="en-GB"/>
        </w:rPr>
        <w:t xml:space="preserve"> regulatory/signaling pathway that can induce the production of virulence factors in fungi?</w:t>
      </w:r>
      <w:r w:rsidR="00787CBE">
        <w:rPr>
          <w:rFonts w:ascii="Calibri" w:eastAsia="Calibri" w:hAnsi="Calibri" w:cs="Calibri"/>
          <w:color w:val="000000"/>
          <w:sz w:val="24"/>
          <w:szCs w:val="24"/>
          <w:u w:color="000000"/>
          <w:bdr w:val="nil"/>
          <w:lang w:val="en-US" w:eastAsia="en-GB"/>
        </w:rPr>
        <w:t xml:space="preserve"> Investigation of how interactions of </w:t>
      </w:r>
      <w:r w:rsidR="00107902">
        <w:rPr>
          <w:rFonts w:ascii="Calibri" w:eastAsia="Calibri" w:hAnsi="Calibri" w:cs="Calibri"/>
          <w:color w:val="000000"/>
          <w:sz w:val="24"/>
          <w:szCs w:val="24"/>
          <w:u w:color="000000"/>
          <w:bdr w:val="nil"/>
          <w:lang w:val="en-US" w:eastAsia="en-GB"/>
        </w:rPr>
        <w:t xml:space="preserve">organisms in the </w:t>
      </w:r>
      <w:r>
        <w:rPr>
          <w:rFonts w:ascii="Calibri" w:eastAsia="Calibri" w:hAnsi="Calibri" w:cs="Calibri"/>
          <w:color w:val="000000"/>
          <w:sz w:val="24"/>
          <w:szCs w:val="24"/>
          <w:u w:color="000000"/>
          <w:bdr w:val="nil"/>
          <w:lang w:val="en-US" w:eastAsia="en-GB"/>
        </w:rPr>
        <w:t>microbiome c</w:t>
      </w:r>
      <w:r w:rsidR="00107902">
        <w:rPr>
          <w:rFonts w:ascii="Calibri" w:eastAsia="Calibri" w:hAnsi="Calibri" w:cs="Calibri"/>
          <w:color w:val="000000"/>
          <w:sz w:val="24"/>
          <w:szCs w:val="24"/>
          <w:u w:color="000000"/>
          <w:bdr w:val="nil"/>
          <w:lang w:val="en-US" w:eastAsia="en-GB"/>
        </w:rPr>
        <w:t xml:space="preserve">ontribute to </w:t>
      </w:r>
      <w:r>
        <w:rPr>
          <w:rFonts w:ascii="Calibri" w:eastAsia="Calibri" w:hAnsi="Calibri" w:cs="Calibri"/>
          <w:color w:val="000000"/>
          <w:sz w:val="24"/>
          <w:szCs w:val="24"/>
          <w:u w:color="000000"/>
          <w:bdr w:val="nil"/>
          <w:lang w:val="en-US" w:eastAsia="en-GB"/>
        </w:rPr>
        <w:t>disease</w:t>
      </w:r>
      <w:r w:rsidR="00787CBE">
        <w:rPr>
          <w:rFonts w:ascii="Calibri" w:eastAsia="Calibri" w:hAnsi="Calibri" w:cs="Calibri"/>
          <w:color w:val="000000"/>
          <w:sz w:val="24"/>
          <w:szCs w:val="24"/>
          <w:u w:color="000000"/>
          <w:bdr w:val="nil"/>
          <w:lang w:val="en-US" w:eastAsia="en-GB"/>
        </w:rPr>
        <w:t>;</w:t>
      </w:r>
      <w:r w:rsidR="00107902">
        <w:rPr>
          <w:rFonts w:ascii="Calibri" w:eastAsia="Calibri" w:hAnsi="Calibri" w:cs="Calibri"/>
          <w:color w:val="000000"/>
          <w:sz w:val="24"/>
          <w:szCs w:val="24"/>
          <w:u w:color="000000"/>
          <w:bdr w:val="nil"/>
          <w:lang w:val="en-US" w:eastAsia="en-GB"/>
        </w:rPr>
        <w:t xml:space="preserve"> through </w:t>
      </w:r>
      <w:r w:rsidR="00107902" w:rsidRPr="0079335A">
        <w:rPr>
          <w:rFonts w:ascii="Calibri" w:eastAsia="Calibri" w:hAnsi="Calibri" w:cs="Calibri"/>
          <w:color w:val="000000"/>
          <w:sz w:val="24"/>
          <w:szCs w:val="24"/>
          <w:u w:color="000000"/>
          <w:bdr w:val="nil"/>
          <w:lang w:val="en-US" w:eastAsia="en-GB"/>
        </w:rPr>
        <w:t>bi-microbial cult</w:t>
      </w:r>
      <w:r w:rsidR="00787CBE">
        <w:rPr>
          <w:rFonts w:ascii="Calibri" w:eastAsia="Calibri" w:hAnsi="Calibri" w:cs="Calibri"/>
          <w:color w:val="000000"/>
          <w:sz w:val="24"/>
          <w:szCs w:val="24"/>
          <w:u w:color="000000"/>
          <w:bdr w:val="nil"/>
          <w:lang w:val="en-US" w:eastAsia="en-GB"/>
        </w:rPr>
        <w:t xml:space="preserve">ures, </w:t>
      </w:r>
      <w:r w:rsidR="00107902">
        <w:rPr>
          <w:rFonts w:ascii="Calibri" w:eastAsia="Calibri" w:hAnsi="Calibri" w:cs="Calibri"/>
          <w:color w:val="000000"/>
          <w:sz w:val="24"/>
          <w:szCs w:val="24"/>
          <w:u w:color="000000"/>
          <w:bdr w:val="nil"/>
          <w:lang w:val="en-US" w:eastAsia="en-GB"/>
        </w:rPr>
        <w:t>investigation of</w:t>
      </w:r>
      <w:r w:rsidR="00107902" w:rsidRPr="0079335A">
        <w:rPr>
          <w:rFonts w:ascii="Calibri" w:eastAsia="Calibri" w:hAnsi="Calibri" w:cs="Calibri"/>
          <w:color w:val="000000"/>
          <w:sz w:val="24"/>
          <w:szCs w:val="24"/>
          <w:u w:color="000000"/>
          <w:bdr w:val="nil"/>
          <w:lang w:val="en-US" w:eastAsia="en-GB"/>
        </w:rPr>
        <w:t xml:space="preserve"> </w:t>
      </w:r>
      <w:r>
        <w:rPr>
          <w:rFonts w:ascii="Calibri" w:eastAsia="Calibri" w:hAnsi="Calibri" w:cs="Calibri"/>
          <w:color w:val="000000"/>
          <w:sz w:val="24"/>
          <w:szCs w:val="24"/>
          <w:u w:color="000000"/>
          <w:bdr w:val="nil"/>
          <w:lang w:val="en-US" w:eastAsia="en-GB"/>
        </w:rPr>
        <w:t xml:space="preserve">cell wall components or </w:t>
      </w:r>
      <w:r w:rsidR="00107902" w:rsidRPr="0079335A">
        <w:rPr>
          <w:rFonts w:ascii="Calibri" w:eastAsia="Calibri" w:hAnsi="Calibri" w:cs="Calibri"/>
          <w:color w:val="000000"/>
          <w:sz w:val="24"/>
          <w:szCs w:val="24"/>
          <w:u w:color="000000"/>
          <w:bdr w:val="nil"/>
          <w:lang w:val="en-US" w:eastAsia="en-GB"/>
        </w:rPr>
        <w:t>the effects small signal peptides</w:t>
      </w:r>
      <w:r w:rsidR="00787CBE">
        <w:rPr>
          <w:rFonts w:ascii="Calibri" w:eastAsia="Calibri" w:hAnsi="Calibri" w:cs="Calibri"/>
          <w:color w:val="000000"/>
          <w:sz w:val="24"/>
          <w:szCs w:val="24"/>
          <w:u w:color="000000"/>
          <w:bdr w:val="nil"/>
          <w:lang w:val="en-US" w:eastAsia="en-GB"/>
        </w:rPr>
        <w:t xml:space="preserve"> </w:t>
      </w:r>
      <w:r w:rsidR="00A80B7B">
        <w:rPr>
          <w:rFonts w:ascii="Calibri" w:eastAsia="Calibri" w:hAnsi="Calibri" w:cs="Calibri"/>
          <w:color w:val="000000"/>
          <w:sz w:val="24"/>
          <w:szCs w:val="24"/>
          <w:u w:color="000000"/>
          <w:bdr w:val="nil"/>
          <w:lang w:val="en-US" w:eastAsia="en-GB"/>
        </w:rPr>
        <w:t>produced by microbes,</w:t>
      </w:r>
      <w:r w:rsidR="00107902">
        <w:rPr>
          <w:rFonts w:ascii="Calibri" w:eastAsia="Calibri" w:hAnsi="Calibri" w:cs="Calibri"/>
          <w:i/>
          <w:color w:val="000000"/>
          <w:sz w:val="24"/>
          <w:szCs w:val="24"/>
          <w:u w:color="000000"/>
          <w:bdr w:val="nil"/>
          <w:lang w:val="en-US" w:eastAsia="en-GB"/>
        </w:rPr>
        <w:t xml:space="preserve"> </w:t>
      </w:r>
      <w:r w:rsidR="00107902" w:rsidRPr="00107902">
        <w:rPr>
          <w:sz w:val="24"/>
          <w:szCs w:val="24"/>
        </w:rPr>
        <w:t>could provide important insights into novel pathways for the development of anti-fungal drugs</w:t>
      </w:r>
      <w:r w:rsidR="00867491">
        <w:rPr>
          <w:sz w:val="24"/>
          <w:szCs w:val="24"/>
        </w:rPr>
        <w:t>.</w:t>
      </w:r>
      <w:r w:rsidR="0008473C">
        <w:rPr>
          <w:sz w:val="24"/>
          <w:szCs w:val="24"/>
        </w:rPr>
        <w:t xml:space="preserve"> </w:t>
      </w:r>
      <w:r w:rsidR="00107902" w:rsidRPr="0079335A">
        <w:rPr>
          <w:rFonts w:ascii="Calibri" w:eastAsia="Calibri" w:hAnsi="Calibri" w:cs="Calibri"/>
          <w:color w:val="000000"/>
          <w:sz w:val="24"/>
          <w:szCs w:val="24"/>
          <w:u w:color="000000"/>
          <w:bdr w:val="nil"/>
          <w:lang w:val="en-US" w:eastAsia="en-GB"/>
        </w:rPr>
        <w:t xml:space="preserve">It is my intention to build on the experience I gain during this fellowship to develop a research strategy and collaborations that will follow on from this opportunity. </w:t>
      </w:r>
      <w:commentRangeEnd w:id="236"/>
      <w:r w:rsidR="006954A4">
        <w:rPr>
          <w:rStyle w:val="CommentReference"/>
        </w:rPr>
        <w:commentReference w:id="236"/>
      </w:r>
    </w:p>
    <w:p w14:paraId="758DE2CF" w14:textId="77777777" w:rsidR="00107902" w:rsidRDefault="00107902" w:rsidP="00107902">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p>
    <w:p w14:paraId="5F43137D" w14:textId="77777777" w:rsidR="00107902" w:rsidRPr="0079335A" w:rsidRDefault="00107902" w:rsidP="00107902">
      <w:pPr>
        <w:pBdr>
          <w:top w:val="nil"/>
          <w:left w:val="nil"/>
          <w:bottom w:val="nil"/>
          <w:right w:val="nil"/>
          <w:between w:val="nil"/>
          <w:bar w:val="nil"/>
        </w:pBdr>
        <w:spacing w:line="276" w:lineRule="auto"/>
        <w:rPr>
          <w:rFonts w:ascii="Calibri" w:eastAsia="Calibri" w:hAnsi="Calibri" w:cs="Calibri"/>
          <w:color w:val="000000"/>
          <w:sz w:val="24"/>
          <w:szCs w:val="24"/>
          <w:u w:color="000000"/>
          <w:bdr w:val="nil"/>
          <w:lang w:val="en-US" w:eastAsia="en-GB"/>
        </w:rPr>
      </w:pPr>
    </w:p>
    <w:p w14:paraId="35B780C3" w14:textId="77777777" w:rsidR="00107902" w:rsidRPr="00107902" w:rsidRDefault="00107902" w:rsidP="0079335A">
      <w:pPr>
        <w:pBdr>
          <w:top w:val="nil"/>
          <w:left w:val="nil"/>
          <w:bottom w:val="nil"/>
          <w:right w:val="nil"/>
          <w:between w:val="nil"/>
          <w:bar w:val="nil"/>
        </w:pBdr>
        <w:spacing w:line="276" w:lineRule="auto"/>
        <w:rPr>
          <w:rFonts w:ascii="Calibri" w:eastAsia="Arial Unicode MS" w:hAnsi="Calibri" w:cs="Calibri"/>
          <w:bCs/>
          <w:color w:val="000000"/>
          <w:sz w:val="24"/>
          <w:szCs w:val="24"/>
          <w:bdr w:val="none" w:sz="0" w:space="0" w:color="auto" w:frame="1"/>
          <w:shd w:val="clear" w:color="auto" w:fill="FFFFFF"/>
          <w:lang w:val="en-US" w:eastAsia="en-GB"/>
        </w:rPr>
      </w:pPr>
    </w:p>
    <w:p w14:paraId="7FC57451" w14:textId="2E322F70" w:rsidR="00501EF2" w:rsidRDefault="00501EF2">
      <w:pPr>
        <w:rPr>
          <w:rFonts w:ascii="Calibri" w:eastAsia="Arial Unicode MS" w:hAnsi="Calibri" w:cs="Calibri"/>
          <w:bCs/>
          <w:color w:val="000000"/>
          <w:sz w:val="24"/>
          <w:szCs w:val="24"/>
          <w:u w:color="000000"/>
          <w:bdr w:val="none" w:sz="0" w:space="0" w:color="auto" w:frame="1"/>
          <w:shd w:val="clear" w:color="auto" w:fill="FFFFFF"/>
          <w:lang w:val="en-US" w:eastAsia="en-GB"/>
        </w:rPr>
      </w:pPr>
    </w:p>
    <w:p w14:paraId="73F04BE9" w14:textId="77777777" w:rsidR="0079335A" w:rsidRDefault="0079335A" w:rsidP="0079335A">
      <w:pPr>
        <w:pBdr>
          <w:top w:val="nil"/>
          <w:left w:val="nil"/>
          <w:bottom w:val="nil"/>
          <w:right w:val="nil"/>
          <w:between w:val="nil"/>
          <w:bar w:val="nil"/>
        </w:pBdr>
        <w:spacing w:line="276" w:lineRule="auto"/>
        <w:rPr>
          <w:rFonts w:ascii="Calibri" w:eastAsia="Calibri" w:hAnsi="Calibri" w:cs="Calibri"/>
          <w:sz w:val="24"/>
          <w:szCs w:val="24"/>
          <w:bdr w:val="nil"/>
          <w:lang w:val="en-US"/>
        </w:rPr>
      </w:pPr>
    </w:p>
    <w:p w14:paraId="649D1278" w14:textId="77777777" w:rsidR="0079335A" w:rsidRDefault="0079335A" w:rsidP="0079335A">
      <w:pPr>
        <w:pBdr>
          <w:top w:val="nil"/>
          <w:left w:val="nil"/>
          <w:bottom w:val="nil"/>
          <w:right w:val="nil"/>
          <w:between w:val="nil"/>
          <w:bar w:val="nil"/>
        </w:pBdr>
        <w:spacing w:line="276" w:lineRule="auto"/>
        <w:rPr>
          <w:rFonts w:ascii="Calibri" w:eastAsia="Calibri" w:hAnsi="Calibri" w:cs="Calibri"/>
          <w:sz w:val="24"/>
          <w:szCs w:val="24"/>
          <w:bdr w:val="nil"/>
          <w:lang w:val="en-US"/>
        </w:rPr>
      </w:pPr>
    </w:p>
    <w:p w14:paraId="78DA63ED" w14:textId="77777777" w:rsidR="0079335A" w:rsidRDefault="0079335A" w:rsidP="0079335A">
      <w:pPr>
        <w:pBdr>
          <w:top w:val="nil"/>
          <w:left w:val="nil"/>
          <w:bottom w:val="nil"/>
          <w:right w:val="nil"/>
          <w:between w:val="nil"/>
          <w:bar w:val="nil"/>
        </w:pBdr>
        <w:spacing w:line="276" w:lineRule="auto"/>
        <w:rPr>
          <w:rFonts w:ascii="Calibri" w:eastAsia="Calibri" w:hAnsi="Calibri" w:cs="Calibri"/>
          <w:sz w:val="24"/>
          <w:szCs w:val="24"/>
          <w:bdr w:val="nil"/>
          <w:lang w:val="en-US"/>
        </w:rPr>
      </w:pPr>
    </w:p>
    <w:p w14:paraId="6D386F3C" w14:textId="77777777" w:rsidR="0079335A" w:rsidRDefault="0079335A" w:rsidP="0079335A">
      <w:pPr>
        <w:pBdr>
          <w:top w:val="nil"/>
          <w:left w:val="nil"/>
          <w:bottom w:val="nil"/>
          <w:right w:val="nil"/>
          <w:between w:val="nil"/>
          <w:bar w:val="nil"/>
        </w:pBdr>
        <w:spacing w:line="276" w:lineRule="auto"/>
        <w:rPr>
          <w:rFonts w:ascii="Calibri" w:eastAsia="Calibri" w:hAnsi="Calibri" w:cs="Calibri"/>
          <w:sz w:val="24"/>
          <w:szCs w:val="24"/>
          <w:bdr w:val="nil"/>
          <w:lang w:val="en-US"/>
        </w:rPr>
      </w:pPr>
    </w:p>
    <w:p w14:paraId="29103F9E" w14:textId="77777777" w:rsidR="0079335A" w:rsidRDefault="0079335A" w:rsidP="0079335A">
      <w:pPr>
        <w:pBdr>
          <w:top w:val="nil"/>
          <w:left w:val="nil"/>
          <w:bottom w:val="nil"/>
          <w:right w:val="nil"/>
          <w:between w:val="nil"/>
          <w:bar w:val="nil"/>
        </w:pBdr>
        <w:spacing w:line="276" w:lineRule="auto"/>
        <w:rPr>
          <w:rFonts w:ascii="Calibri" w:eastAsia="Calibri" w:hAnsi="Calibri" w:cs="Calibri"/>
          <w:sz w:val="24"/>
          <w:szCs w:val="24"/>
          <w:bdr w:val="nil"/>
          <w:lang w:val="en-US"/>
        </w:rPr>
      </w:pPr>
    </w:p>
    <w:p w14:paraId="2E97D188" w14:textId="77777777" w:rsidR="006042B7" w:rsidRDefault="006042B7" w:rsidP="00B941C2">
      <w:pPr>
        <w:pBdr>
          <w:top w:val="nil"/>
          <w:left w:val="nil"/>
          <w:bottom w:val="nil"/>
          <w:right w:val="nil"/>
          <w:between w:val="nil"/>
          <w:bar w:val="nil"/>
        </w:pBdr>
        <w:spacing w:line="276" w:lineRule="auto"/>
        <w:rPr>
          <w:rFonts w:ascii="Calibri" w:eastAsia="Calibri" w:hAnsi="Calibri" w:cs="Calibri"/>
          <w:sz w:val="24"/>
          <w:szCs w:val="24"/>
          <w:bdr w:val="nil"/>
          <w:lang w:val="en-US"/>
        </w:rPr>
      </w:pPr>
    </w:p>
    <w:p w14:paraId="114E09E7" w14:textId="77777777" w:rsidR="006042B7" w:rsidRDefault="006042B7" w:rsidP="00B941C2">
      <w:pPr>
        <w:pBdr>
          <w:top w:val="nil"/>
          <w:left w:val="nil"/>
          <w:bottom w:val="nil"/>
          <w:right w:val="nil"/>
          <w:between w:val="nil"/>
          <w:bar w:val="nil"/>
        </w:pBdr>
        <w:spacing w:line="276" w:lineRule="auto"/>
        <w:rPr>
          <w:rFonts w:ascii="Calibri" w:eastAsia="Calibri" w:hAnsi="Calibri" w:cs="Calibri"/>
          <w:sz w:val="24"/>
          <w:szCs w:val="24"/>
          <w:bdr w:val="nil"/>
          <w:lang w:val="en-US"/>
        </w:rPr>
      </w:pPr>
    </w:p>
    <w:p w14:paraId="79DE9EEF" w14:textId="77777777" w:rsidR="006042B7" w:rsidRDefault="006042B7" w:rsidP="00B941C2">
      <w:pPr>
        <w:pBdr>
          <w:top w:val="nil"/>
          <w:left w:val="nil"/>
          <w:bottom w:val="nil"/>
          <w:right w:val="nil"/>
          <w:between w:val="nil"/>
          <w:bar w:val="nil"/>
        </w:pBdr>
        <w:spacing w:line="276" w:lineRule="auto"/>
        <w:rPr>
          <w:rFonts w:ascii="Calibri" w:eastAsia="Calibri" w:hAnsi="Calibri" w:cs="Calibri"/>
          <w:sz w:val="24"/>
          <w:szCs w:val="24"/>
          <w:bdr w:val="nil"/>
          <w:lang w:val="en-US"/>
        </w:rPr>
      </w:pPr>
    </w:p>
    <w:p w14:paraId="068BCFBD" w14:textId="18E54514" w:rsidR="00B941C2" w:rsidRDefault="001C0005" w:rsidP="00B941C2">
      <w:pPr>
        <w:pBdr>
          <w:top w:val="nil"/>
          <w:left w:val="nil"/>
          <w:bottom w:val="nil"/>
          <w:right w:val="nil"/>
          <w:between w:val="nil"/>
          <w:bar w:val="nil"/>
        </w:pBdr>
        <w:spacing w:line="276" w:lineRule="auto"/>
        <w:rPr>
          <w:rFonts w:ascii="Calibri" w:eastAsia="Calibri" w:hAnsi="Calibri" w:cs="Calibri"/>
          <w:sz w:val="24"/>
          <w:szCs w:val="24"/>
          <w:bdr w:val="nil"/>
          <w:lang w:val="en-US"/>
        </w:rPr>
      </w:pPr>
      <w:r>
        <w:rPr>
          <w:rFonts w:ascii="Calibri" w:eastAsia="Calibri" w:hAnsi="Calibri" w:cs="Calibri"/>
          <w:sz w:val="24"/>
          <w:szCs w:val="24"/>
          <w:bdr w:val="nil"/>
          <w:lang w:val="en-US"/>
        </w:rPr>
        <w:t>Word count:</w:t>
      </w:r>
      <w:r w:rsidR="006042B7">
        <w:rPr>
          <w:rFonts w:ascii="Calibri" w:eastAsia="Calibri" w:hAnsi="Calibri" w:cs="Calibri"/>
          <w:sz w:val="24"/>
          <w:szCs w:val="24"/>
          <w:bdr w:val="nil"/>
          <w:lang w:val="en-US"/>
        </w:rPr>
        <w:t xml:space="preserve"> 2397</w:t>
      </w:r>
      <w:r w:rsidR="00C973B9">
        <w:rPr>
          <w:rFonts w:ascii="Calibri" w:eastAsia="Calibri" w:hAnsi="Calibri" w:cs="Calibri"/>
          <w:sz w:val="24"/>
          <w:szCs w:val="24"/>
          <w:bdr w:val="nil"/>
          <w:lang w:val="en-US"/>
        </w:rPr>
        <w:t>/2250</w:t>
      </w:r>
      <w:r w:rsidR="00B941C2">
        <w:rPr>
          <w:rFonts w:ascii="Calibri" w:eastAsia="Calibri" w:hAnsi="Calibri" w:cs="Calibri"/>
          <w:sz w:val="24"/>
          <w:szCs w:val="24"/>
          <w:bdr w:val="nil"/>
          <w:lang w:val="en-US"/>
        </w:rPr>
        <w:br w:type="page"/>
      </w:r>
    </w:p>
    <w:p w14:paraId="496BB0B9" w14:textId="3C54A796" w:rsidR="0079335A" w:rsidRPr="0079335A" w:rsidRDefault="00C172B8" w:rsidP="00C172B8">
      <w:pPr>
        <w:pBdr>
          <w:top w:val="nil"/>
          <w:left w:val="nil"/>
          <w:bottom w:val="nil"/>
          <w:right w:val="nil"/>
          <w:between w:val="nil"/>
          <w:bar w:val="nil"/>
        </w:pBdr>
        <w:tabs>
          <w:tab w:val="left" w:pos="567"/>
        </w:tabs>
        <w:spacing w:line="276" w:lineRule="auto"/>
        <w:rPr>
          <w:rFonts w:ascii="Calibri" w:eastAsia="Calibri" w:hAnsi="Calibri" w:cs="Calibri"/>
          <w:color w:val="000000"/>
          <w:sz w:val="24"/>
          <w:szCs w:val="24"/>
          <w:u w:color="000000"/>
          <w:bdr w:val="nil"/>
          <w:lang w:val="en-US" w:eastAsia="en-GB"/>
        </w:rPr>
      </w:pPr>
      <w:r>
        <w:rPr>
          <w:rFonts w:ascii="Calibri" w:eastAsia="Calibri" w:hAnsi="Calibri" w:cs="Calibri"/>
          <w:b/>
          <w:color w:val="000000"/>
          <w:sz w:val="32"/>
          <w:szCs w:val="32"/>
          <w:u w:color="000000"/>
          <w:bdr w:val="nil"/>
          <w:lang w:val="en-US" w:eastAsia="en-GB"/>
        </w:rPr>
        <w:lastRenderedPageBreak/>
        <w:t>8</w:t>
      </w:r>
      <w:r w:rsidR="0099420D">
        <w:rPr>
          <w:rFonts w:ascii="Calibri" w:eastAsia="Calibri" w:hAnsi="Calibri" w:cs="Calibri"/>
          <w:b/>
          <w:color w:val="000000"/>
          <w:sz w:val="32"/>
          <w:szCs w:val="32"/>
          <w:u w:color="000000"/>
          <w:bdr w:val="nil"/>
          <w:lang w:val="en-US" w:eastAsia="en-GB"/>
        </w:rPr>
        <w:t>.</w:t>
      </w:r>
      <w:r w:rsidR="00234159">
        <w:rPr>
          <w:rFonts w:ascii="Calibri" w:eastAsia="Calibri" w:hAnsi="Calibri" w:cs="Calibri"/>
          <w:b/>
          <w:color w:val="000000"/>
          <w:sz w:val="32"/>
          <w:szCs w:val="32"/>
          <w:u w:color="000000"/>
          <w:bdr w:val="nil"/>
          <w:lang w:val="en-US" w:eastAsia="en-GB"/>
        </w:rPr>
        <w:tab/>
      </w:r>
      <w:r w:rsidR="0079335A" w:rsidRPr="0079335A">
        <w:rPr>
          <w:rFonts w:ascii="Calibri" w:eastAsia="Calibri" w:hAnsi="Calibri" w:cs="Calibri"/>
          <w:b/>
          <w:color w:val="000000"/>
          <w:sz w:val="32"/>
          <w:szCs w:val="32"/>
          <w:u w:color="000000"/>
          <w:bdr w:val="nil"/>
          <w:lang w:val="en-US" w:eastAsia="en-GB"/>
        </w:rPr>
        <w:t>Ethical approval and licenses</w:t>
      </w:r>
    </w:p>
    <w:p w14:paraId="3582F97D" w14:textId="69778475" w:rsidR="0079335A" w:rsidRDefault="0079335A" w:rsidP="008C195E">
      <w:pPr>
        <w:pBdr>
          <w:top w:val="nil"/>
          <w:left w:val="nil"/>
          <w:bottom w:val="nil"/>
          <w:right w:val="nil"/>
          <w:between w:val="nil"/>
          <w:bar w:val="nil"/>
        </w:pBdr>
        <w:spacing w:after="0" w:line="276" w:lineRule="auto"/>
        <w:rPr>
          <w:rFonts w:ascii="Calibri" w:eastAsia="Calibri" w:hAnsi="Calibri" w:cs="Calibri"/>
          <w:color w:val="000000"/>
          <w:sz w:val="24"/>
          <w:szCs w:val="24"/>
          <w:u w:color="000000"/>
          <w:bdr w:val="nil"/>
          <w:lang w:val="en-US" w:eastAsia="en-GB"/>
        </w:rPr>
        <w:sectPr w:rsidR="0079335A" w:rsidSect="00107902">
          <w:pgSz w:w="11906" w:h="16838"/>
          <w:pgMar w:top="1440" w:right="1440" w:bottom="568" w:left="1440" w:header="708" w:footer="708" w:gutter="0"/>
          <w:cols w:space="708"/>
          <w:docGrid w:linePitch="360"/>
        </w:sectPr>
      </w:pPr>
      <w:r w:rsidRPr="0079335A">
        <w:rPr>
          <w:rFonts w:ascii="Calibri" w:eastAsia="Calibri" w:hAnsi="Calibri" w:cs="Calibri"/>
          <w:color w:val="000000"/>
          <w:sz w:val="24"/>
          <w:szCs w:val="24"/>
          <w:u w:color="000000"/>
          <w:bdr w:val="nil"/>
          <w:lang w:val="en-US" w:eastAsia="en-GB"/>
        </w:rPr>
        <w:t>This work is covered by the School of Biological Sciences' ethics assessment ewallac2-0002, "Dynamic RNA processing in adapting fungi". The proposed work will be entirely with model fungi grown in liquid or solid media in laboratory conditions. No work will be conducted with patients, nor with animals, nor with animal/human tissue. There will be no contact with clinical data.</w:t>
      </w:r>
      <w:r w:rsidR="008C195E">
        <w:rPr>
          <w:rFonts w:ascii="Calibri" w:eastAsia="Calibri" w:hAnsi="Calibri" w:cs="Calibri"/>
          <w:color w:val="000000"/>
          <w:sz w:val="24"/>
          <w:szCs w:val="24"/>
          <w:u w:color="000000"/>
          <w:bdr w:val="nil"/>
          <w:lang w:val="en-US" w:eastAsia="en-GB"/>
        </w:rPr>
        <w:t xml:space="preserve"> </w:t>
      </w:r>
      <w:r w:rsidRPr="001148A6">
        <w:rPr>
          <w:rFonts w:ascii="Calibri" w:eastAsia="Calibri" w:hAnsi="Calibri" w:cs="Calibri"/>
          <w:i/>
          <w:color w:val="000000"/>
          <w:sz w:val="24"/>
          <w:szCs w:val="24"/>
          <w:u w:color="000000"/>
          <w:bdr w:val="nil"/>
          <w:lang w:val="en-US" w:eastAsia="en-GB"/>
        </w:rPr>
        <w:t>Cryptococcus neoformans</w:t>
      </w:r>
      <w:r w:rsidRPr="0079335A">
        <w:rPr>
          <w:rFonts w:ascii="Calibri" w:eastAsia="Calibri" w:hAnsi="Calibri" w:cs="Calibri"/>
          <w:color w:val="000000"/>
          <w:sz w:val="24"/>
          <w:szCs w:val="24"/>
          <w:u w:color="000000"/>
          <w:bdr w:val="nil"/>
          <w:lang w:val="en-US" w:eastAsia="en-GB"/>
        </w:rPr>
        <w:t xml:space="preserve"> is a category 2 pathogen and the Wallace lab has all risk assessments in place, including biosafety and genetic modification, for the proposed work.</w:t>
      </w:r>
    </w:p>
    <w:p w14:paraId="1E9BEF72" w14:textId="4F149412" w:rsidR="00F41C8A" w:rsidRDefault="00C172B8" w:rsidP="00F41C8A">
      <w:pPr>
        <w:rPr>
          <w:rFonts w:ascii="Calibri" w:eastAsia="Calibri" w:hAnsi="Calibri" w:cs="Calibri"/>
          <w:sz w:val="24"/>
          <w:szCs w:val="24"/>
          <w:bdr w:val="nil"/>
          <w:lang w:val="en-US"/>
        </w:rPr>
      </w:pPr>
      <w:r>
        <w:rPr>
          <w:rFonts w:ascii="Calibri" w:eastAsia="Calibri" w:hAnsi="Calibri" w:cs="Calibri"/>
          <w:b/>
          <w:sz w:val="32"/>
          <w:szCs w:val="32"/>
          <w:bdr w:val="nil"/>
          <w:lang w:val="en-US"/>
        </w:rPr>
        <w:lastRenderedPageBreak/>
        <w:t>9</w:t>
      </w:r>
      <w:r w:rsidR="00234159">
        <w:rPr>
          <w:rFonts w:ascii="Calibri" w:eastAsia="Calibri" w:hAnsi="Calibri" w:cs="Calibri"/>
          <w:b/>
          <w:sz w:val="32"/>
          <w:szCs w:val="32"/>
          <w:bdr w:val="nil"/>
          <w:lang w:val="en-US"/>
        </w:rPr>
        <w:t>.</w:t>
      </w:r>
      <w:r w:rsidR="00234159">
        <w:rPr>
          <w:rFonts w:ascii="Calibri" w:eastAsia="Calibri" w:hAnsi="Calibri" w:cs="Calibri"/>
          <w:b/>
          <w:sz w:val="32"/>
          <w:szCs w:val="32"/>
          <w:bdr w:val="nil"/>
          <w:lang w:val="en-US"/>
        </w:rPr>
        <w:tab/>
      </w:r>
      <w:r w:rsidR="0079335A" w:rsidRPr="0079335A">
        <w:rPr>
          <w:rFonts w:ascii="Calibri" w:eastAsia="Calibri" w:hAnsi="Calibri" w:cs="Calibri"/>
          <w:b/>
          <w:sz w:val="32"/>
          <w:szCs w:val="32"/>
          <w:bdr w:val="nil"/>
          <w:lang w:val="en-US"/>
        </w:rPr>
        <w:t>Timetable</w:t>
      </w:r>
      <w:r w:rsidR="00AF5728">
        <w:rPr>
          <w:rFonts w:ascii="Calibri" w:eastAsia="Calibri" w:hAnsi="Calibri" w:cs="Calibri"/>
          <w:b/>
          <w:sz w:val="32"/>
          <w:szCs w:val="32"/>
          <w:bdr w:val="nil"/>
          <w:lang w:val="en-US"/>
        </w:rPr>
        <w:t xml:space="preserve"> </w:t>
      </w:r>
      <w:r w:rsidR="00F81F24" w:rsidRPr="00F81F24">
        <w:rPr>
          <w:rFonts w:ascii="Calibri" w:eastAsia="Calibri" w:hAnsi="Calibri" w:cs="Calibri"/>
          <w:sz w:val="24"/>
          <w:szCs w:val="24"/>
          <w:bdr w:val="nil"/>
          <w:lang w:val="en-US"/>
        </w:rPr>
        <w:t>Table 7:</w:t>
      </w:r>
      <w:r w:rsidR="00F81F24">
        <w:rPr>
          <w:rFonts w:ascii="Calibri" w:eastAsia="Calibri" w:hAnsi="Calibri" w:cs="Calibri"/>
          <w:b/>
          <w:sz w:val="32"/>
          <w:szCs w:val="32"/>
          <w:bdr w:val="nil"/>
          <w:lang w:val="en-US"/>
        </w:rPr>
        <w:t xml:space="preserve"> </w:t>
      </w:r>
      <w:r w:rsidR="00AF5728">
        <w:rPr>
          <w:rFonts w:ascii="Calibri" w:eastAsia="Calibri" w:hAnsi="Calibri" w:cs="Calibri"/>
          <w:sz w:val="24"/>
          <w:szCs w:val="24"/>
          <w:bdr w:val="nil"/>
          <w:lang w:val="en-US"/>
        </w:rPr>
        <w:t xml:space="preserve">Proposed Research and </w:t>
      </w:r>
      <w:r w:rsidR="00F41C8A" w:rsidRPr="00F41C8A">
        <w:rPr>
          <w:rFonts w:ascii="Calibri" w:eastAsia="Calibri" w:hAnsi="Calibri" w:cs="Calibri"/>
          <w:sz w:val="24"/>
          <w:szCs w:val="24"/>
          <w:bdr w:val="nil"/>
          <w:lang w:val="en-US"/>
        </w:rPr>
        <w:t xml:space="preserve">Re-training </w:t>
      </w:r>
    </w:p>
    <w:tbl>
      <w:tblPr>
        <w:tblStyle w:val="TableGrid"/>
        <w:tblW w:w="13184" w:type="dxa"/>
        <w:tblInd w:w="269" w:type="dxa"/>
        <w:tblBorders>
          <w:top w:val="double" w:sz="4" w:space="0" w:color="auto"/>
          <w:left w:val="double" w:sz="4" w:space="0" w:color="auto"/>
          <w:bottom w:val="double" w:sz="4" w:space="0" w:color="auto"/>
          <w:right w:val="double" w:sz="4" w:space="0" w:color="auto"/>
        </w:tblBorders>
        <w:tblLayout w:type="fixed"/>
        <w:tblLook w:val="04A0" w:firstRow="1" w:lastRow="0" w:firstColumn="1" w:lastColumn="0" w:noHBand="0" w:noVBand="1"/>
      </w:tblPr>
      <w:tblGrid>
        <w:gridCol w:w="993"/>
        <w:gridCol w:w="2835"/>
        <w:gridCol w:w="519"/>
        <w:gridCol w:w="520"/>
        <w:gridCol w:w="520"/>
        <w:gridCol w:w="520"/>
        <w:gridCol w:w="519"/>
        <w:gridCol w:w="520"/>
        <w:gridCol w:w="520"/>
        <w:gridCol w:w="520"/>
        <w:gridCol w:w="520"/>
        <w:gridCol w:w="519"/>
        <w:gridCol w:w="520"/>
        <w:gridCol w:w="520"/>
        <w:gridCol w:w="520"/>
        <w:gridCol w:w="519"/>
        <w:gridCol w:w="520"/>
        <w:gridCol w:w="520"/>
        <w:gridCol w:w="520"/>
        <w:gridCol w:w="520"/>
      </w:tblGrid>
      <w:tr w:rsidR="003B2729" w14:paraId="408989BC" w14:textId="77777777" w:rsidTr="000348D7">
        <w:trPr>
          <w:trHeight w:val="283"/>
        </w:trPr>
        <w:tc>
          <w:tcPr>
            <w:tcW w:w="993" w:type="dxa"/>
            <w:tcBorders>
              <w:top w:val="single" w:sz="12" w:space="0" w:color="auto"/>
              <w:left w:val="single" w:sz="12" w:space="0" w:color="auto"/>
              <w:right w:val="double" w:sz="4" w:space="0" w:color="auto"/>
            </w:tcBorders>
            <w:shd w:val="clear" w:color="auto" w:fill="D9D9D9" w:themeFill="background1" w:themeFillShade="D9"/>
          </w:tcPr>
          <w:p w14:paraId="07EFD2DD" w14:textId="5A1D9CCB" w:rsidR="003B2729" w:rsidRDefault="003B2729" w:rsidP="00F41C8A">
            <w:r>
              <w:t>Aim</w:t>
            </w:r>
          </w:p>
        </w:tc>
        <w:tc>
          <w:tcPr>
            <w:tcW w:w="2835" w:type="dxa"/>
            <w:tcBorders>
              <w:top w:val="single" w:sz="12" w:space="0" w:color="auto"/>
              <w:left w:val="double" w:sz="4" w:space="0" w:color="auto"/>
              <w:right w:val="double" w:sz="4" w:space="0" w:color="auto"/>
            </w:tcBorders>
            <w:shd w:val="clear" w:color="auto" w:fill="D0CECE" w:themeFill="background2" w:themeFillShade="E6"/>
          </w:tcPr>
          <w:p w14:paraId="48D50028" w14:textId="0011D08B" w:rsidR="003B2729" w:rsidRDefault="003B2729" w:rsidP="00F41C8A">
            <w:pPr>
              <w:ind w:right="-533"/>
            </w:pPr>
            <w:r>
              <w:t>Task</w:t>
            </w:r>
          </w:p>
        </w:tc>
        <w:tc>
          <w:tcPr>
            <w:tcW w:w="9356" w:type="dxa"/>
            <w:gridSpan w:val="18"/>
            <w:tcBorders>
              <w:top w:val="single" w:sz="12" w:space="0" w:color="auto"/>
              <w:left w:val="double" w:sz="4" w:space="0" w:color="auto"/>
              <w:right w:val="single" w:sz="12" w:space="0" w:color="auto"/>
            </w:tcBorders>
            <w:shd w:val="clear" w:color="auto" w:fill="D9D9D9" w:themeFill="background1" w:themeFillShade="D9"/>
          </w:tcPr>
          <w:p w14:paraId="167924E8" w14:textId="7FDFD400" w:rsidR="003B2729" w:rsidRDefault="003B2729" w:rsidP="00F41C8A">
            <w:pPr>
              <w:ind w:right="-533"/>
            </w:pPr>
            <w:r>
              <w:t>Month</w:t>
            </w:r>
          </w:p>
        </w:tc>
      </w:tr>
      <w:tr w:rsidR="00066B71" w14:paraId="57E74BE4" w14:textId="77777777" w:rsidTr="000348D7">
        <w:trPr>
          <w:trHeight w:val="283"/>
        </w:trPr>
        <w:tc>
          <w:tcPr>
            <w:tcW w:w="993" w:type="dxa"/>
            <w:tcBorders>
              <w:left w:val="single" w:sz="12" w:space="0" w:color="auto"/>
              <w:bottom w:val="double" w:sz="4" w:space="0" w:color="auto"/>
              <w:right w:val="double" w:sz="4" w:space="0" w:color="auto"/>
            </w:tcBorders>
            <w:shd w:val="clear" w:color="auto" w:fill="D9D9D9" w:themeFill="background1" w:themeFillShade="D9"/>
          </w:tcPr>
          <w:p w14:paraId="7775C6A3" w14:textId="7172B169" w:rsidR="003B2729" w:rsidRDefault="00066B71" w:rsidP="00F41C8A">
            <w:r>
              <w:t xml:space="preserve"> </w:t>
            </w:r>
          </w:p>
        </w:tc>
        <w:tc>
          <w:tcPr>
            <w:tcW w:w="2835" w:type="dxa"/>
            <w:tcBorders>
              <w:left w:val="double" w:sz="4" w:space="0" w:color="auto"/>
              <w:bottom w:val="double" w:sz="4" w:space="0" w:color="auto"/>
              <w:right w:val="double" w:sz="4" w:space="0" w:color="auto"/>
            </w:tcBorders>
            <w:shd w:val="clear" w:color="auto" w:fill="D0CECE" w:themeFill="background2" w:themeFillShade="E6"/>
          </w:tcPr>
          <w:p w14:paraId="2D23C77A" w14:textId="77777777" w:rsidR="003B2729" w:rsidRDefault="003B2729" w:rsidP="00F41C8A"/>
        </w:tc>
        <w:tc>
          <w:tcPr>
            <w:tcW w:w="519" w:type="dxa"/>
            <w:tcBorders>
              <w:left w:val="double" w:sz="4" w:space="0" w:color="auto"/>
              <w:bottom w:val="double" w:sz="4" w:space="0" w:color="auto"/>
            </w:tcBorders>
            <w:shd w:val="clear" w:color="auto" w:fill="D9D9D9" w:themeFill="background1" w:themeFillShade="D9"/>
          </w:tcPr>
          <w:p w14:paraId="7C525725" w14:textId="2E73D79F" w:rsidR="003B2729" w:rsidRDefault="003B2729" w:rsidP="00F41C8A">
            <w:r>
              <w:t>2</w:t>
            </w:r>
          </w:p>
        </w:tc>
        <w:tc>
          <w:tcPr>
            <w:tcW w:w="520" w:type="dxa"/>
            <w:tcBorders>
              <w:bottom w:val="double" w:sz="4" w:space="0" w:color="auto"/>
            </w:tcBorders>
            <w:shd w:val="clear" w:color="auto" w:fill="D9D9D9" w:themeFill="background1" w:themeFillShade="D9"/>
          </w:tcPr>
          <w:p w14:paraId="7DE61110" w14:textId="02868C39" w:rsidR="003B2729" w:rsidRDefault="003B2729" w:rsidP="00F41C8A">
            <w:r>
              <w:t>4</w:t>
            </w:r>
          </w:p>
        </w:tc>
        <w:tc>
          <w:tcPr>
            <w:tcW w:w="520" w:type="dxa"/>
            <w:tcBorders>
              <w:bottom w:val="double" w:sz="4" w:space="0" w:color="auto"/>
            </w:tcBorders>
            <w:shd w:val="clear" w:color="auto" w:fill="D9D9D9" w:themeFill="background1" w:themeFillShade="D9"/>
          </w:tcPr>
          <w:p w14:paraId="7E297EEE" w14:textId="5AFFD147" w:rsidR="003B2729" w:rsidRDefault="003B2729" w:rsidP="00F41C8A">
            <w:r>
              <w:t>6</w:t>
            </w:r>
          </w:p>
        </w:tc>
        <w:tc>
          <w:tcPr>
            <w:tcW w:w="520" w:type="dxa"/>
            <w:tcBorders>
              <w:bottom w:val="double" w:sz="4" w:space="0" w:color="auto"/>
            </w:tcBorders>
            <w:shd w:val="clear" w:color="auto" w:fill="D9D9D9" w:themeFill="background1" w:themeFillShade="D9"/>
          </w:tcPr>
          <w:p w14:paraId="18F774DD" w14:textId="2FF048AE" w:rsidR="003B2729" w:rsidRDefault="003B2729" w:rsidP="00F41C8A">
            <w:r>
              <w:t>8</w:t>
            </w:r>
          </w:p>
        </w:tc>
        <w:tc>
          <w:tcPr>
            <w:tcW w:w="519" w:type="dxa"/>
            <w:tcBorders>
              <w:bottom w:val="double" w:sz="4" w:space="0" w:color="auto"/>
            </w:tcBorders>
            <w:shd w:val="clear" w:color="auto" w:fill="D9D9D9" w:themeFill="background1" w:themeFillShade="D9"/>
          </w:tcPr>
          <w:p w14:paraId="684AF443" w14:textId="7B631CBE" w:rsidR="003B2729" w:rsidRDefault="003B2729" w:rsidP="00F41C8A">
            <w:r>
              <w:t>10</w:t>
            </w:r>
          </w:p>
        </w:tc>
        <w:tc>
          <w:tcPr>
            <w:tcW w:w="520" w:type="dxa"/>
            <w:tcBorders>
              <w:bottom w:val="double" w:sz="4" w:space="0" w:color="auto"/>
            </w:tcBorders>
            <w:shd w:val="clear" w:color="auto" w:fill="D9D9D9" w:themeFill="background1" w:themeFillShade="D9"/>
          </w:tcPr>
          <w:p w14:paraId="1E898E1A" w14:textId="1165B626" w:rsidR="003B2729" w:rsidRDefault="003B2729" w:rsidP="00F41C8A">
            <w:r>
              <w:t>12</w:t>
            </w:r>
          </w:p>
        </w:tc>
        <w:tc>
          <w:tcPr>
            <w:tcW w:w="520" w:type="dxa"/>
            <w:tcBorders>
              <w:bottom w:val="double" w:sz="4" w:space="0" w:color="auto"/>
            </w:tcBorders>
            <w:shd w:val="clear" w:color="auto" w:fill="D9D9D9" w:themeFill="background1" w:themeFillShade="D9"/>
          </w:tcPr>
          <w:p w14:paraId="1E1D342B" w14:textId="36968BFA" w:rsidR="003B2729" w:rsidRDefault="003B2729" w:rsidP="00F41C8A">
            <w:r>
              <w:t>14</w:t>
            </w:r>
          </w:p>
        </w:tc>
        <w:tc>
          <w:tcPr>
            <w:tcW w:w="520" w:type="dxa"/>
            <w:tcBorders>
              <w:bottom w:val="double" w:sz="4" w:space="0" w:color="auto"/>
            </w:tcBorders>
            <w:shd w:val="clear" w:color="auto" w:fill="D9D9D9" w:themeFill="background1" w:themeFillShade="D9"/>
          </w:tcPr>
          <w:p w14:paraId="61671C5A" w14:textId="2611A6C1" w:rsidR="003B2729" w:rsidRDefault="003B2729" w:rsidP="00F41C8A">
            <w:r>
              <w:t>16</w:t>
            </w:r>
          </w:p>
        </w:tc>
        <w:tc>
          <w:tcPr>
            <w:tcW w:w="520" w:type="dxa"/>
            <w:tcBorders>
              <w:bottom w:val="double" w:sz="4" w:space="0" w:color="auto"/>
            </w:tcBorders>
            <w:shd w:val="clear" w:color="auto" w:fill="D9D9D9" w:themeFill="background1" w:themeFillShade="D9"/>
          </w:tcPr>
          <w:p w14:paraId="4BB79484" w14:textId="70AF38B3" w:rsidR="003B2729" w:rsidRDefault="003B2729" w:rsidP="00F41C8A">
            <w:r>
              <w:t>18</w:t>
            </w:r>
          </w:p>
        </w:tc>
        <w:tc>
          <w:tcPr>
            <w:tcW w:w="519" w:type="dxa"/>
            <w:tcBorders>
              <w:bottom w:val="double" w:sz="4" w:space="0" w:color="auto"/>
            </w:tcBorders>
            <w:shd w:val="clear" w:color="auto" w:fill="D9D9D9" w:themeFill="background1" w:themeFillShade="D9"/>
          </w:tcPr>
          <w:p w14:paraId="5CC97467" w14:textId="7E79F762" w:rsidR="003B2729" w:rsidRDefault="003B2729" w:rsidP="00F41C8A">
            <w:r>
              <w:t>20</w:t>
            </w:r>
          </w:p>
        </w:tc>
        <w:tc>
          <w:tcPr>
            <w:tcW w:w="520" w:type="dxa"/>
            <w:tcBorders>
              <w:bottom w:val="double" w:sz="4" w:space="0" w:color="auto"/>
            </w:tcBorders>
            <w:shd w:val="clear" w:color="auto" w:fill="D9D9D9" w:themeFill="background1" w:themeFillShade="D9"/>
          </w:tcPr>
          <w:p w14:paraId="37837533" w14:textId="31DC57F6" w:rsidR="003B2729" w:rsidRDefault="003B2729" w:rsidP="00F41C8A">
            <w:r>
              <w:t>22</w:t>
            </w:r>
          </w:p>
        </w:tc>
        <w:tc>
          <w:tcPr>
            <w:tcW w:w="520" w:type="dxa"/>
            <w:tcBorders>
              <w:bottom w:val="double" w:sz="4" w:space="0" w:color="auto"/>
            </w:tcBorders>
            <w:shd w:val="clear" w:color="auto" w:fill="D9D9D9" w:themeFill="background1" w:themeFillShade="D9"/>
          </w:tcPr>
          <w:p w14:paraId="493400F1" w14:textId="17223D18" w:rsidR="003B2729" w:rsidRDefault="003B2729" w:rsidP="00F41C8A">
            <w:r>
              <w:t>24</w:t>
            </w:r>
          </w:p>
        </w:tc>
        <w:tc>
          <w:tcPr>
            <w:tcW w:w="520" w:type="dxa"/>
            <w:tcBorders>
              <w:bottom w:val="double" w:sz="4" w:space="0" w:color="auto"/>
            </w:tcBorders>
            <w:shd w:val="clear" w:color="auto" w:fill="D9D9D9" w:themeFill="background1" w:themeFillShade="D9"/>
          </w:tcPr>
          <w:p w14:paraId="6B14E81A" w14:textId="5199F529" w:rsidR="003B2729" w:rsidRDefault="003B2729" w:rsidP="00F41C8A">
            <w:r>
              <w:t>26</w:t>
            </w:r>
          </w:p>
        </w:tc>
        <w:tc>
          <w:tcPr>
            <w:tcW w:w="519" w:type="dxa"/>
            <w:tcBorders>
              <w:bottom w:val="double" w:sz="4" w:space="0" w:color="auto"/>
            </w:tcBorders>
            <w:shd w:val="clear" w:color="auto" w:fill="D9D9D9" w:themeFill="background1" w:themeFillShade="D9"/>
          </w:tcPr>
          <w:p w14:paraId="1C192363" w14:textId="0AB92B58" w:rsidR="003B2729" w:rsidRDefault="003B2729" w:rsidP="00F41C8A">
            <w:r>
              <w:t>28</w:t>
            </w:r>
          </w:p>
        </w:tc>
        <w:tc>
          <w:tcPr>
            <w:tcW w:w="520" w:type="dxa"/>
            <w:tcBorders>
              <w:bottom w:val="double" w:sz="4" w:space="0" w:color="auto"/>
            </w:tcBorders>
            <w:shd w:val="clear" w:color="auto" w:fill="D9D9D9" w:themeFill="background1" w:themeFillShade="D9"/>
          </w:tcPr>
          <w:p w14:paraId="0B6F3CD9" w14:textId="29C71A46" w:rsidR="003B2729" w:rsidRDefault="003B2729" w:rsidP="00F41C8A">
            <w:r>
              <w:t>30</w:t>
            </w:r>
          </w:p>
        </w:tc>
        <w:tc>
          <w:tcPr>
            <w:tcW w:w="520" w:type="dxa"/>
            <w:tcBorders>
              <w:bottom w:val="double" w:sz="4" w:space="0" w:color="auto"/>
            </w:tcBorders>
            <w:shd w:val="clear" w:color="auto" w:fill="D9D9D9" w:themeFill="background1" w:themeFillShade="D9"/>
          </w:tcPr>
          <w:p w14:paraId="457E06EE" w14:textId="18E4C60E" w:rsidR="003B2729" w:rsidRDefault="003B2729" w:rsidP="00F41C8A">
            <w:r>
              <w:t>32</w:t>
            </w:r>
          </w:p>
        </w:tc>
        <w:tc>
          <w:tcPr>
            <w:tcW w:w="520" w:type="dxa"/>
            <w:tcBorders>
              <w:bottom w:val="double" w:sz="4" w:space="0" w:color="auto"/>
            </w:tcBorders>
            <w:shd w:val="clear" w:color="auto" w:fill="D9D9D9" w:themeFill="background1" w:themeFillShade="D9"/>
          </w:tcPr>
          <w:p w14:paraId="0EDCB7D9" w14:textId="4EA62BD4" w:rsidR="003B2729" w:rsidRDefault="003B2729" w:rsidP="00F41C8A">
            <w:r>
              <w:t>34</w:t>
            </w:r>
          </w:p>
        </w:tc>
        <w:tc>
          <w:tcPr>
            <w:tcW w:w="520" w:type="dxa"/>
            <w:tcBorders>
              <w:bottom w:val="double" w:sz="4" w:space="0" w:color="auto"/>
              <w:right w:val="single" w:sz="12" w:space="0" w:color="auto"/>
            </w:tcBorders>
            <w:shd w:val="clear" w:color="auto" w:fill="D9D9D9" w:themeFill="background1" w:themeFillShade="D9"/>
          </w:tcPr>
          <w:p w14:paraId="4485BC13" w14:textId="1C6CD37A" w:rsidR="003B2729" w:rsidRDefault="003B2729" w:rsidP="00F41C8A">
            <w:r>
              <w:t>36</w:t>
            </w:r>
          </w:p>
        </w:tc>
      </w:tr>
      <w:tr w:rsidR="00066B71" w14:paraId="4951E9D4" w14:textId="77777777" w:rsidTr="000348D7">
        <w:trPr>
          <w:trHeight w:val="283"/>
        </w:trPr>
        <w:tc>
          <w:tcPr>
            <w:tcW w:w="993" w:type="dxa"/>
            <w:tcBorders>
              <w:top w:val="double" w:sz="4" w:space="0" w:color="auto"/>
              <w:left w:val="single" w:sz="12" w:space="0" w:color="auto"/>
              <w:right w:val="double" w:sz="4" w:space="0" w:color="auto"/>
            </w:tcBorders>
            <w:shd w:val="clear" w:color="auto" w:fill="D9D9D9" w:themeFill="background1" w:themeFillShade="D9"/>
          </w:tcPr>
          <w:p w14:paraId="5F574E75" w14:textId="2ADCBE06" w:rsidR="003B2729" w:rsidRDefault="00066B71" w:rsidP="00F41C8A">
            <w:r>
              <w:t xml:space="preserve"> </w:t>
            </w:r>
            <w:r w:rsidR="003B2729">
              <w:t>Aim 1</w:t>
            </w:r>
          </w:p>
        </w:tc>
        <w:tc>
          <w:tcPr>
            <w:tcW w:w="2835" w:type="dxa"/>
            <w:tcBorders>
              <w:top w:val="double" w:sz="4" w:space="0" w:color="auto"/>
              <w:left w:val="double" w:sz="4" w:space="0" w:color="auto"/>
              <w:right w:val="double" w:sz="4" w:space="0" w:color="auto"/>
            </w:tcBorders>
          </w:tcPr>
          <w:p w14:paraId="68CC8B6D" w14:textId="19B9D33B" w:rsidR="003B2729" w:rsidRDefault="003B2729" w:rsidP="00F41C8A">
            <w:r>
              <w:t>Experimental Design</w:t>
            </w:r>
          </w:p>
        </w:tc>
        <w:tc>
          <w:tcPr>
            <w:tcW w:w="519" w:type="dxa"/>
            <w:tcBorders>
              <w:top w:val="double" w:sz="4" w:space="0" w:color="auto"/>
              <w:left w:val="double" w:sz="4" w:space="0" w:color="auto"/>
              <w:bottom w:val="single" w:sz="4" w:space="0" w:color="auto"/>
            </w:tcBorders>
            <w:shd w:val="clear" w:color="auto" w:fill="C5E0B3" w:themeFill="accent6" w:themeFillTint="66"/>
          </w:tcPr>
          <w:p w14:paraId="3369B62C" w14:textId="50A86F8E" w:rsidR="003B2729" w:rsidRDefault="003B2729" w:rsidP="00F41C8A"/>
        </w:tc>
        <w:tc>
          <w:tcPr>
            <w:tcW w:w="520" w:type="dxa"/>
            <w:tcBorders>
              <w:top w:val="double" w:sz="4" w:space="0" w:color="auto"/>
              <w:bottom w:val="single" w:sz="4" w:space="0" w:color="auto"/>
            </w:tcBorders>
            <w:shd w:val="clear" w:color="auto" w:fill="auto"/>
          </w:tcPr>
          <w:p w14:paraId="797E7D63" w14:textId="77777777" w:rsidR="003B2729" w:rsidRDefault="003B2729" w:rsidP="00F41C8A"/>
        </w:tc>
        <w:tc>
          <w:tcPr>
            <w:tcW w:w="520" w:type="dxa"/>
            <w:tcBorders>
              <w:top w:val="double" w:sz="4" w:space="0" w:color="auto"/>
            </w:tcBorders>
            <w:shd w:val="clear" w:color="auto" w:fill="auto"/>
          </w:tcPr>
          <w:p w14:paraId="049D4324" w14:textId="77777777" w:rsidR="003B2729" w:rsidRDefault="003B2729" w:rsidP="00F41C8A"/>
        </w:tc>
        <w:tc>
          <w:tcPr>
            <w:tcW w:w="520" w:type="dxa"/>
            <w:tcBorders>
              <w:top w:val="double" w:sz="4" w:space="0" w:color="auto"/>
            </w:tcBorders>
            <w:shd w:val="clear" w:color="auto" w:fill="auto"/>
          </w:tcPr>
          <w:p w14:paraId="20257F71" w14:textId="77777777" w:rsidR="003B2729" w:rsidRDefault="003B2729" w:rsidP="00F41C8A"/>
        </w:tc>
        <w:tc>
          <w:tcPr>
            <w:tcW w:w="519" w:type="dxa"/>
            <w:tcBorders>
              <w:top w:val="double" w:sz="4" w:space="0" w:color="auto"/>
            </w:tcBorders>
            <w:shd w:val="clear" w:color="auto" w:fill="auto"/>
          </w:tcPr>
          <w:p w14:paraId="5996D0D7" w14:textId="77777777" w:rsidR="003B2729" w:rsidRDefault="003B2729" w:rsidP="00F41C8A"/>
        </w:tc>
        <w:tc>
          <w:tcPr>
            <w:tcW w:w="520" w:type="dxa"/>
            <w:tcBorders>
              <w:top w:val="double" w:sz="4" w:space="0" w:color="auto"/>
            </w:tcBorders>
            <w:shd w:val="clear" w:color="auto" w:fill="auto"/>
          </w:tcPr>
          <w:p w14:paraId="09D6AA31" w14:textId="77777777" w:rsidR="003B2729" w:rsidRDefault="003B2729" w:rsidP="00F41C8A"/>
        </w:tc>
        <w:tc>
          <w:tcPr>
            <w:tcW w:w="520" w:type="dxa"/>
            <w:tcBorders>
              <w:top w:val="double" w:sz="4" w:space="0" w:color="auto"/>
            </w:tcBorders>
            <w:shd w:val="clear" w:color="auto" w:fill="auto"/>
          </w:tcPr>
          <w:p w14:paraId="0B4BC45D" w14:textId="77777777" w:rsidR="003B2729" w:rsidRDefault="003B2729" w:rsidP="00F41C8A"/>
        </w:tc>
        <w:tc>
          <w:tcPr>
            <w:tcW w:w="520" w:type="dxa"/>
            <w:tcBorders>
              <w:top w:val="double" w:sz="4" w:space="0" w:color="auto"/>
            </w:tcBorders>
            <w:shd w:val="clear" w:color="auto" w:fill="auto"/>
          </w:tcPr>
          <w:p w14:paraId="74B8DDDA" w14:textId="77777777" w:rsidR="003B2729" w:rsidRDefault="003B2729" w:rsidP="00F41C8A"/>
        </w:tc>
        <w:tc>
          <w:tcPr>
            <w:tcW w:w="520" w:type="dxa"/>
            <w:tcBorders>
              <w:top w:val="double" w:sz="4" w:space="0" w:color="auto"/>
            </w:tcBorders>
            <w:shd w:val="clear" w:color="auto" w:fill="auto"/>
          </w:tcPr>
          <w:p w14:paraId="7323EBA1" w14:textId="77777777" w:rsidR="003B2729" w:rsidRDefault="003B2729" w:rsidP="00F41C8A"/>
        </w:tc>
        <w:tc>
          <w:tcPr>
            <w:tcW w:w="519" w:type="dxa"/>
            <w:tcBorders>
              <w:top w:val="double" w:sz="4" w:space="0" w:color="auto"/>
            </w:tcBorders>
            <w:shd w:val="clear" w:color="auto" w:fill="auto"/>
          </w:tcPr>
          <w:p w14:paraId="44136E02" w14:textId="77777777" w:rsidR="003B2729" w:rsidRDefault="003B2729" w:rsidP="00F41C8A"/>
        </w:tc>
        <w:tc>
          <w:tcPr>
            <w:tcW w:w="520" w:type="dxa"/>
            <w:tcBorders>
              <w:top w:val="double" w:sz="4" w:space="0" w:color="auto"/>
            </w:tcBorders>
            <w:shd w:val="clear" w:color="auto" w:fill="auto"/>
          </w:tcPr>
          <w:p w14:paraId="38701992" w14:textId="77777777" w:rsidR="003B2729" w:rsidRDefault="003B2729" w:rsidP="00F41C8A"/>
        </w:tc>
        <w:tc>
          <w:tcPr>
            <w:tcW w:w="520" w:type="dxa"/>
            <w:tcBorders>
              <w:top w:val="double" w:sz="4" w:space="0" w:color="auto"/>
            </w:tcBorders>
            <w:shd w:val="clear" w:color="auto" w:fill="auto"/>
          </w:tcPr>
          <w:p w14:paraId="3F91BD85" w14:textId="77777777" w:rsidR="003B2729" w:rsidRDefault="003B2729" w:rsidP="00F41C8A"/>
        </w:tc>
        <w:tc>
          <w:tcPr>
            <w:tcW w:w="520" w:type="dxa"/>
            <w:tcBorders>
              <w:top w:val="double" w:sz="4" w:space="0" w:color="auto"/>
            </w:tcBorders>
            <w:shd w:val="clear" w:color="auto" w:fill="auto"/>
          </w:tcPr>
          <w:p w14:paraId="55207C18" w14:textId="77777777" w:rsidR="003B2729" w:rsidRDefault="003B2729" w:rsidP="00F41C8A"/>
        </w:tc>
        <w:tc>
          <w:tcPr>
            <w:tcW w:w="519" w:type="dxa"/>
            <w:tcBorders>
              <w:top w:val="double" w:sz="4" w:space="0" w:color="auto"/>
            </w:tcBorders>
            <w:shd w:val="clear" w:color="auto" w:fill="auto"/>
          </w:tcPr>
          <w:p w14:paraId="5A458A52" w14:textId="543BF621" w:rsidR="003B2729" w:rsidRDefault="003B2729" w:rsidP="00F41C8A"/>
        </w:tc>
        <w:tc>
          <w:tcPr>
            <w:tcW w:w="520" w:type="dxa"/>
            <w:tcBorders>
              <w:top w:val="double" w:sz="4" w:space="0" w:color="auto"/>
            </w:tcBorders>
            <w:shd w:val="clear" w:color="auto" w:fill="auto"/>
          </w:tcPr>
          <w:p w14:paraId="38D85151" w14:textId="77777777" w:rsidR="003B2729" w:rsidRDefault="003B2729" w:rsidP="00F41C8A"/>
        </w:tc>
        <w:tc>
          <w:tcPr>
            <w:tcW w:w="520" w:type="dxa"/>
            <w:tcBorders>
              <w:top w:val="double" w:sz="4" w:space="0" w:color="auto"/>
            </w:tcBorders>
            <w:shd w:val="clear" w:color="auto" w:fill="auto"/>
          </w:tcPr>
          <w:p w14:paraId="5DB46EFC" w14:textId="77777777" w:rsidR="003B2729" w:rsidRDefault="003B2729" w:rsidP="00F41C8A"/>
        </w:tc>
        <w:tc>
          <w:tcPr>
            <w:tcW w:w="520" w:type="dxa"/>
            <w:tcBorders>
              <w:top w:val="double" w:sz="4" w:space="0" w:color="auto"/>
            </w:tcBorders>
            <w:shd w:val="clear" w:color="auto" w:fill="auto"/>
          </w:tcPr>
          <w:p w14:paraId="6E129C3A" w14:textId="77777777" w:rsidR="003B2729" w:rsidRDefault="003B2729" w:rsidP="00F41C8A"/>
        </w:tc>
        <w:tc>
          <w:tcPr>
            <w:tcW w:w="520" w:type="dxa"/>
            <w:tcBorders>
              <w:top w:val="double" w:sz="4" w:space="0" w:color="auto"/>
              <w:right w:val="single" w:sz="12" w:space="0" w:color="auto"/>
            </w:tcBorders>
            <w:shd w:val="clear" w:color="auto" w:fill="auto"/>
          </w:tcPr>
          <w:p w14:paraId="5B003F60" w14:textId="77777777" w:rsidR="003B2729" w:rsidRDefault="003B2729" w:rsidP="00F41C8A"/>
        </w:tc>
      </w:tr>
      <w:tr w:rsidR="00066B71" w14:paraId="10FE61BD" w14:textId="77777777" w:rsidTr="000348D7">
        <w:trPr>
          <w:trHeight w:val="283"/>
        </w:trPr>
        <w:tc>
          <w:tcPr>
            <w:tcW w:w="993" w:type="dxa"/>
            <w:tcBorders>
              <w:left w:val="single" w:sz="12" w:space="0" w:color="auto"/>
              <w:right w:val="double" w:sz="4" w:space="0" w:color="auto"/>
            </w:tcBorders>
            <w:shd w:val="clear" w:color="auto" w:fill="D9D9D9" w:themeFill="background1" w:themeFillShade="D9"/>
          </w:tcPr>
          <w:p w14:paraId="4CD4FBD7" w14:textId="37544BDD" w:rsidR="00E0490A" w:rsidRDefault="00E0490A" w:rsidP="00E0490A"/>
        </w:tc>
        <w:tc>
          <w:tcPr>
            <w:tcW w:w="2835" w:type="dxa"/>
            <w:tcBorders>
              <w:left w:val="double" w:sz="4" w:space="0" w:color="auto"/>
              <w:right w:val="double" w:sz="4" w:space="0" w:color="auto"/>
            </w:tcBorders>
          </w:tcPr>
          <w:p w14:paraId="61197CF7" w14:textId="2E61F8A1" w:rsidR="00E0490A" w:rsidRDefault="00396AD8" w:rsidP="00E0490A">
            <w:r>
              <w:t>Culture fungi/</w:t>
            </w:r>
            <w:r w:rsidR="00E0490A">
              <w:t>Microscopy</w:t>
            </w:r>
          </w:p>
        </w:tc>
        <w:tc>
          <w:tcPr>
            <w:tcW w:w="519" w:type="dxa"/>
            <w:tcBorders>
              <w:top w:val="single" w:sz="4" w:space="0" w:color="auto"/>
              <w:left w:val="double" w:sz="4" w:space="0" w:color="auto"/>
              <w:bottom w:val="single" w:sz="4" w:space="0" w:color="auto"/>
            </w:tcBorders>
            <w:shd w:val="thinDiagStripe" w:color="auto" w:fill="FFFFFF" w:themeFill="background1"/>
          </w:tcPr>
          <w:p w14:paraId="21CE3ACE" w14:textId="237BD7FB" w:rsidR="00E0490A" w:rsidRDefault="00E0490A" w:rsidP="00E0490A"/>
        </w:tc>
        <w:tc>
          <w:tcPr>
            <w:tcW w:w="520" w:type="dxa"/>
            <w:tcBorders>
              <w:top w:val="single" w:sz="4" w:space="0" w:color="auto"/>
              <w:bottom w:val="single" w:sz="4" w:space="0" w:color="auto"/>
            </w:tcBorders>
            <w:shd w:val="thinDiagStripe" w:color="auto" w:fill="FFFFFF" w:themeFill="background1"/>
          </w:tcPr>
          <w:p w14:paraId="7FB2ABA7" w14:textId="77777777" w:rsidR="00E0490A" w:rsidRDefault="00E0490A" w:rsidP="00E0490A"/>
        </w:tc>
        <w:tc>
          <w:tcPr>
            <w:tcW w:w="520" w:type="dxa"/>
            <w:tcBorders>
              <w:bottom w:val="single" w:sz="4" w:space="0" w:color="auto"/>
            </w:tcBorders>
            <w:shd w:val="clear" w:color="auto" w:fill="auto"/>
          </w:tcPr>
          <w:p w14:paraId="04701610" w14:textId="77777777" w:rsidR="00E0490A" w:rsidRDefault="00E0490A" w:rsidP="00E0490A"/>
        </w:tc>
        <w:tc>
          <w:tcPr>
            <w:tcW w:w="520" w:type="dxa"/>
            <w:shd w:val="clear" w:color="auto" w:fill="auto"/>
          </w:tcPr>
          <w:p w14:paraId="5B0B28F8" w14:textId="77777777" w:rsidR="00E0490A" w:rsidRDefault="00E0490A" w:rsidP="00E0490A"/>
        </w:tc>
        <w:tc>
          <w:tcPr>
            <w:tcW w:w="519" w:type="dxa"/>
            <w:shd w:val="clear" w:color="auto" w:fill="auto"/>
          </w:tcPr>
          <w:p w14:paraId="562FA508" w14:textId="77777777" w:rsidR="00E0490A" w:rsidRDefault="00E0490A" w:rsidP="00E0490A"/>
        </w:tc>
        <w:tc>
          <w:tcPr>
            <w:tcW w:w="520" w:type="dxa"/>
            <w:shd w:val="clear" w:color="auto" w:fill="auto"/>
          </w:tcPr>
          <w:p w14:paraId="7CDB162B" w14:textId="77777777" w:rsidR="00E0490A" w:rsidRDefault="00E0490A" w:rsidP="00E0490A"/>
        </w:tc>
        <w:tc>
          <w:tcPr>
            <w:tcW w:w="520" w:type="dxa"/>
            <w:shd w:val="clear" w:color="auto" w:fill="auto"/>
          </w:tcPr>
          <w:p w14:paraId="7BEE6FE5" w14:textId="77777777" w:rsidR="00E0490A" w:rsidRDefault="00E0490A" w:rsidP="00E0490A"/>
        </w:tc>
        <w:tc>
          <w:tcPr>
            <w:tcW w:w="520" w:type="dxa"/>
            <w:shd w:val="clear" w:color="auto" w:fill="auto"/>
          </w:tcPr>
          <w:p w14:paraId="0547A333" w14:textId="77777777" w:rsidR="00E0490A" w:rsidRDefault="00E0490A" w:rsidP="00E0490A"/>
        </w:tc>
        <w:tc>
          <w:tcPr>
            <w:tcW w:w="520" w:type="dxa"/>
            <w:shd w:val="clear" w:color="auto" w:fill="auto"/>
          </w:tcPr>
          <w:p w14:paraId="284C8A82" w14:textId="77777777" w:rsidR="00E0490A" w:rsidRDefault="00E0490A" w:rsidP="00E0490A"/>
        </w:tc>
        <w:tc>
          <w:tcPr>
            <w:tcW w:w="519" w:type="dxa"/>
            <w:shd w:val="clear" w:color="auto" w:fill="auto"/>
          </w:tcPr>
          <w:p w14:paraId="1B6A72CC" w14:textId="77777777" w:rsidR="00E0490A" w:rsidRDefault="00E0490A" w:rsidP="00E0490A"/>
        </w:tc>
        <w:tc>
          <w:tcPr>
            <w:tcW w:w="520" w:type="dxa"/>
            <w:shd w:val="clear" w:color="auto" w:fill="auto"/>
          </w:tcPr>
          <w:p w14:paraId="5DC2C038" w14:textId="77777777" w:rsidR="00E0490A" w:rsidRDefault="00E0490A" w:rsidP="00E0490A"/>
        </w:tc>
        <w:tc>
          <w:tcPr>
            <w:tcW w:w="520" w:type="dxa"/>
            <w:shd w:val="clear" w:color="auto" w:fill="auto"/>
          </w:tcPr>
          <w:p w14:paraId="13550275" w14:textId="77777777" w:rsidR="00E0490A" w:rsidRDefault="00E0490A" w:rsidP="00E0490A"/>
        </w:tc>
        <w:tc>
          <w:tcPr>
            <w:tcW w:w="520" w:type="dxa"/>
            <w:shd w:val="clear" w:color="auto" w:fill="auto"/>
          </w:tcPr>
          <w:p w14:paraId="3F4BFB60" w14:textId="77777777" w:rsidR="00E0490A" w:rsidRDefault="00E0490A" w:rsidP="00E0490A"/>
        </w:tc>
        <w:tc>
          <w:tcPr>
            <w:tcW w:w="519" w:type="dxa"/>
            <w:shd w:val="clear" w:color="auto" w:fill="auto"/>
          </w:tcPr>
          <w:p w14:paraId="60F7668B" w14:textId="77777777" w:rsidR="00E0490A" w:rsidRDefault="00E0490A" w:rsidP="00E0490A"/>
        </w:tc>
        <w:tc>
          <w:tcPr>
            <w:tcW w:w="520" w:type="dxa"/>
            <w:shd w:val="clear" w:color="auto" w:fill="auto"/>
          </w:tcPr>
          <w:p w14:paraId="0E25C614" w14:textId="77777777" w:rsidR="00E0490A" w:rsidRDefault="00E0490A" w:rsidP="00E0490A"/>
        </w:tc>
        <w:tc>
          <w:tcPr>
            <w:tcW w:w="520" w:type="dxa"/>
            <w:shd w:val="clear" w:color="auto" w:fill="auto"/>
          </w:tcPr>
          <w:p w14:paraId="5A2CB01A" w14:textId="77777777" w:rsidR="00E0490A" w:rsidRDefault="00E0490A" w:rsidP="00E0490A"/>
        </w:tc>
        <w:tc>
          <w:tcPr>
            <w:tcW w:w="520" w:type="dxa"/>
            <w:shd w:val="clear" w:color="auto" w:fill="auto"/>
          </w:tcPr>
          <w:p w14:paraId="7F6CB02E" w14:textId="77777777" w:rsidR="00E0490A" w:rsidRDefault="00E0490A" w:rsidP="00E0490A"/>
        </w:tc>
        <w:tc>
          <w:tcPr>
            <w:tcW w:w="520" w:type="dxa"/>
            <w:tcBorders>
              <w:right w:val="single" w:sz="12" w:space="0" w:color="auto"/>
            </w:tcBorders>
            <w:shd w:val="clear" w:color="auto" w:fill="auto"/>
          </w:tcPr>
          <w:p w14:paraId="07AFD3A5" w14:textId="77777777" w:rsidR="00E0490A" w:rsidRDefault="00E0490A" w:rsidP="00E0490A"/>
        </w:tc>
      </w:tr>
      <w:tr w:rsidR="00066B71" w14:paraId="034BDACE" w14:textId="77777777" w:rsidTr="000348D7">
        <w:trPr>
          <w:trHeight w:val="283"/>
        </w:trPr>
        <w:tc>
          <w:tcPr>
            <w:tcW w:w="993" w:type="dxa"/>
            <w:tcBorders>
              <w:left w:val="single" w:sz="12" w:space="0" w:color="auto"/>
              <w:right w:val="double" w:sz="4" w:space="0" w:color="auto"/>
            </w:tcBorders>
            <w:shd w:val="clear" w:color="auto" w:fill="D9D9D9" w:themeFill="background1" w:themeFillShade="D9"/>
          </w:tcPr>
          <w:p w14:paraId="08FC37ED" w14:textId="77777777" w:rsidR="00E0490A" w:rsidRDefault="00E0490A" w:rsidP="00E0490A"/>
        </w:tc>
        <w:tc>
          <w:tcPr>
            <w:tcW w:w="2835" w:type="dxa"/>
            <w:tcBorders>
              <w:left w:val="double" w:sz="4" w:space="0" w:color="auto"/>
              <w:right w:val="double" w:sz="4" w:space="0" w:color="auto"/>
            </w:tcBorders>
          </w:tcPr>
          <w:p w14:paraId="4EFA356C" w14:textId="70A01038" w:rsidR="00E0490A" w:rsidRDefault="00E0490A" w:rsidP="00E0490A">
            <w:r>
              <w:t>RNA extraction from fungi</w:t>
            </w:r>
          </w:p>
        </w:tc>
        <w:tc>
          <w:tcPr>
            <w:tcW w:w="519" w:type="dxa"/>
            <w:tcBorders>
              <w:top w:val="single" w:sz="4" w:space="0" w:color="auto"/>
              <w:left w:val="double" w:sz="4" w:space="0" w:color="auto"/>
            </w:tcBorders>
            <w:shd w:val="clear" w:color="auto" w:fill="auto"/>
          </w:tcPr>
          <w:p w14:paraId="6FE03E28" w14:textId="77777777" w:rsidR="00E0490A" w:rsidRDefault="00E0490A" w:rsidP="00E0490A"/>
        </w:tc>
        <w:tc>
          <w:tcPr>
            <w:tcW w:w="520" w:type="dxa"/>
            <w:tcBorders>
              <w:top w:val="single" w:sz="4" w:space="0" w:color="auto"/>
              <w:bottom w:val="single" w:sz="4" w:space="0" w:color="auto"/>
            </w:tcBorders>
            <w:shd w:val="thinDiagStripe" w:color="auto" w:fill="FFFFFF" w:themeFill="background1"/>
          </w:tcPr>
          <w:p w14:paraId="08BD8124" w14:textId="77777777" w:rsidR="00E0490A" w:rsidRDefault="00E0490A" w:rsidP="00E0490A"/>
        </w:tc>
        <w:tc>
          <w:tcPr>
            <w:tcW w:w="520" w:type="dxa"/>
            <w:tcBorders>
              <w:top w:val="single" w:sz="4" w:space="0" w:color="auto"/>
              <w:bottom w:val="single" w:sz="4" w:space="0" w:color="auto"/>
            </w:tcBorders>
            <w:shd w:val="thinDiagStripe" w:color="auto" w:fill="FFFFFF" w:themeFill="background1"/>
          </w:tcPr>
          <w:p w14:paraId="690FF840" w14:textId="77777777" w:rsidR="00E0490A" w:rsidRDefault="00E0490A" w:rsidP="00E0490A"/>
        </w:tc>
        <w:tc>
          <w:tcPr>
            <w:tcW w:w="520" w:type="dxa"/>
            <w:shd w:val="clear" w:color="auto" w:fill="auto"/>
          </w:tcPr>
          <w:p w14:paraId="24B3959B" w14:textId="77777777" w:rsidR="00E0490A" w:rsidRDefault="00E0490A" w:rsidP="00E0490A"/>
        </w:tc>
        <w:tc>
          <w:tcPr>
            <w:tcW w:w="519" w:type="dxa"/>
            <w:shd w:val="clear" w:color="auto" w:fill="auto"/>
          </w:tcPr>
          <w:p w14:paraId="187F136F" w14:textId="77777777" w:rsidR="00E0490A" w:rsidRDefault="00E0490A" w:rsidP="00E0490A"/>
        </w:tc>
        <w:tc>
          <w:tcPr>
            <w:tcW w:w="520" w:type="dxa"/>
            <w:shd w:val="clear" w:color="auto" w:fill="auto"/>
          </w:tcPr>
          <w:p w14:paraId="5E193EAC" w14:textId="77777777" w:rsidR="00E0490A" w:rsidRDefault="00E0490A" w:rsidP="00E0490A"/>
        </w:tc>
        <w:tc>
          <w:tcPr>
            <w:tcW w:w="520" w:type="dxa"/>
            <w:shd w:val="clear" w:color="auto" w:fill="auto"/>
          </w:tcPr>
          <w:p w14:paraId="098632EA" w14:textId="77777777" w:rsidR="00E0490A" w:rsidRDefault="00E0490A" w:rsidP="00E0490A"/>
        </w:tc>
        <w:tc>
          <w:tcPr>
            <w:tcW w:w="520" w:type="dxa"/>
            <w:shd w:val="clear" w:color="auto" w:fill="auto"/>
          </w:tcPr>
          <w:p w14:paraId="7C5BFA18" w14:textId="77777777" w:rsidR="00E0490A" w:rsidRDefault="00E0490A" w:rsidP="00E0490A"/>
        </w:tc>
        <w:tc>
          <w:tcPr>
            <w:tcW w:w="520" w:type="dxa"/>
            <w:shd w:val="clear" w:color="auto" w:fill="auto"/>
          </w:tcPr>
          <w:p w14:paraId="6F9668AC" w14:textId="77777777" w:rsidR="00E0490A" w:rsidRDefault="00E0490A" w:rsidP="00E0490A"/>
        </w:tc>
        <w:tc>
          <w:tcPr>
            <w:tcW w:w="519" w:type="dxa"/>
            <w:shd w:val="clear" w:color="auto" w:fill="auto"/>
          </w:tcPr>
          <w:p w14:paraId="783A755C" w14:textId="77777777" w:rsidR="00E0490A" w:rsidRDefault="00E0490A" w:rsidP="00E0490A"/>
        </w:tc>
        <w:tc>
          <w:tcPr>
            <w:tcW w:w="520" w:type="dxa"/>
            <w:shd w:val="clear" w:color="auto" w:fill="auto"/>
          </w:tcPr>
          <w:p w14:paraId="75B53365" w14:textId="77777777" w:rsidR="00E0490A" w:rsidRDefault="00E0490A" w:rsidP="00E0490A"/>
        </w:tc>
        <w:tc>
          <w:tcPr>
            <w:tcW w:w="520" w:type="dxa"/>
            <w:shd w:val="clear" w:color="auto" w:fill="auto"/>
          </w:tcPr>
          <w:p w14:paraId="438195F7" w14:textId="77777777" w:rsidR="00E0490A" w:rsidRDefault="00E0490A" w:rsidP="00E0490A"/>
        </w:tc>
        <w:tc>
          <w:tcPr>
            <w:tcW w:w="520" w:type="dxa"/>
            <w:shd w:val="clear" w:color="auto" w:fill="auto"/>
          </w:tcPr>
          <w:p w14:paraId="5D62EA56" w14:textId="77777777" w:rsidR="00E0490A" w:rsidRDefault="00E0490A" w:rsidP="00E0490A"/>
        </w:tc>
        <w:tc>
          <w:tcPr>
            <w:tcW w:w="519" w:type="dxa"/>
            <w:shd w:val="clear" w:color="auto" w:fill="auto"/>
          </w:tcPr>
          <w:p w14:paraId="36C4DBA1" w14:textId="39D0C6B2" w:rsidR="00E0490A" w:rsidRDefault="00E0490A" w:rsidP="00E0490A"/>
        </w:tc>
        <w:tc>
          <w:tcPr>
            <w:tcW w:w="520" w:type="dxa"/>
            <w:shd w:val="clear" w:color="auto" w:fill="auto"/>
          </w:tcPr>
          <w:p w14:paraId="392A8907" w14:textId="77777777" w:rsidR="00E0490A" w:rsidRDefault="00E0490A" w:rsidP="00E0490A"/>
        </w:tc>
        <w:tc>
          <w:tcPr>
            <w:tcW w:w="520" w:type="dxa"/>
            <w:shd w:val="clear" w:color="auto" w:fill="auto"/>
          </w:tcPr>
          <w:p w14:paraId="2FD7ADB5" w14:textId="77777777" w:rsidR="00E0490A" w:rsidRDefault="00E0490A" w:rsidP="00E0490A"/>
        </w:tc>
        <w:tc>
          <w:tcPr>
            <w:tcW w:w="520" w:type="dxa"/>
            <w:shd w:val="clear" w:color="auto" w:fill="auto"/>
          </w:tcPr>
          <w:p w14:paraId="002FBC45" w14:textId="77777777" w:rsidR="00E0490A" w:rsidRDefault="00E0490A" w:rsidP="00E0490A"/>
        </w:tc>
        <w:tc>
          <w:tcPr>
            <w:tcW w:w="520" w:type="dxa"/>
            <w:tcBorders>
              <w:right w:val="single" w:sz="12" w:space="0" w:color="auto"/>
            </w:tcBorders>
            <w:shd w:val="clear" w:color="auto" w:fill="auto"/>
          </w:tcPr>
          <w:p w14:paraId="4256496E" w14:textId="77777777" w:rsidR="00E0490A" w:rsidRDefault="00E0490A" w:rsidP="00E0490A"/>
        </w:tc>
      </w:tr>
      <w:tr w:rsidR="00066B71" w14:paraId="16691FE9" w14:textId="77777777" w:rsidTr="000348D7">
        <w:trPr>
          <w:trHeight w:val="283"/>
        </w:trPr>
        <w:tc>
          <w:tcPr>
            <w:tcW w:w="993" w:type="dxa"/>
            <w:tcBorders>
              <w:left w:val="single" w:sz="12" w:space="0" w:color="auto"/>
              <w:right w:val="double" w:sz="4" w:space="0" w:color="auto"/>
            </w:tcBorders>
            <w:shd w:val="clear" w:color="auto" w:fill="D9D9D9" w:themeFill="background1" w:themeFillShade="D9"/>
          </w:tcPr>
          <w:p w14:paraId="09F85918" w14:textId="37EF2BA9" w:rsidR="00E0490A" w:rsidRDefault="00E0490A" w:rsidP="00E0490A"/>
        </w:tc>
        <w:tc>
          <w:tcPr>
            <w:tcW w:w="2835" w:type="dxa"/>
            <w:tcBorders>
              <w:left w:val="double" w:sz="4" w:space="0" w:color="auto"/>
              <w:right w:val="double" w:sz="4" w:space="0" w:color="auto"/>
            </w:tcBorders>
          </w:tcPr>
          <w:p w14:paraId="78E6664E" w14:textId="4243D967" w:rsidR="00E0490A" w:rsidRDefault="00E0490A" w:rsidP="00E0490A">
            <w:r>
              <w:t xml:space="preserve">Culture cells/morphology </w:t>
            </w:r>
          </w:p>
        </w:tc>
        <w:tc>
          <w:tcPr>
            <w:tcW w:w="519" w:type="dxa"/>
            <w:tcBorders>
              <w:left w:val="double" w:sz="4" w:space="0" w:color="auto"/>
            </w:tcBorders>
            <w:shd w:val="clear" w:color="auto" w:fill="auto"/>
          </w:tcPr>
          <w:p w14:paraId="177EA17F" w14:textId="29DC0632" w:rsidR="00E0490A" w:rsidRDefault="00E0490A" w:rsidP="00E0490A"/>
        </w:tc>
        <w:tc>
          <w:tcPr>
            <w:tcW w:w="520" w:type="dxa"/>
            <w:tcBorders>
              <w:top w:val="single" w:sz="4" w:space="0" w:color="auto"/>
            </w:tcBorders>
            <w:shd w:val="clear" w:color="auto" w:fill="auto"/>
          </w:tcPr>
          <w:p w14:paraId="70064C51" w14:textId="77777777" w:rsidR="00E0490A" w:rsidRDefault="00E0490A" w:rsidP="00E0490A"/>
        </w:tc>
        <w:tc>
          <w:tcPr>
            <w:tcW w:w="520" w:type="dxa"/>
            <w:tcBorders>
              <w:top w:val="single" w:sz="4" w:space="0" w:color="auto"/>
            </w:tcBorders>
            <w:shd w:val="clear" w:color="auto" w:fill="C5E0B3" w:themeFill="accent6" w:themeFillTint="66"/>
          </w:tcPr>
          <w:p w14:paraId="3CAAAEB2" w14:textId="77777777" w:rsidR="00E0490A" w:rsidRDefault="00E0490A" w:rsidP="00E0490A"/>
        </w:tc>
        <w:tc>
          <w:tcPr>
            <w:tcW w:w="520" w:type="dxa"/>
            <w:shd w:val="clear" w:color="auto" w:fill="C5E0B3" w:themeFill="accent6" w:themeFillTint="66"/>
          </w:tcPr>
          <w:p w14:paraId="7AFCB276" w14:textId="77777777" w:rsidR="00E0490A" w:rsidRDefault="00E0490A" w:rsidP="00E0490A"/>
        </w:tc>
        <w:tc>
          <w:tcPr>
            <w:tcW w:w="519" w:type="dxa"/>
            <w:shd w:val="clear" w:color="auto" w:fill="C5E0B3" w:themeFill="accent6" w:themeFillTint="66"/>
          </w:tcPr>
          <w:p w14:paraId="4B5743DD" w14:textId="77777777" w:rsidR="00E0490A" w:rsidRDefault="00E0490A" w:rsidP="00E0490A"/>
        </w:tc>
        <w:tc>
          <w:tcPr>
            <w:tcW w:w="520" w:type="dxa"/>
            <w:shd w:val="clear" w:color="auto" w:fill="auto"/>
          </w:tcPr>
          <w:p w14:paraId="6DD35DCF" w14:textId="77777777" w:rsidR="00E0490A" w:rsidRDefault="00E0490A" w:rsidP="00E0490A"/>
        </w:tc>
        <w:tc>
          <w:tcPr>
            <w:tcW w:w="520" w:type="dxa"/>
            <w:shd w:val="clear" w:color="auto" w:fill="auto"/>
          </w:tcPr>
          <w:p w14:paraId="60C2B6F3" w14:textId="77777777" w:rsidR="00E0490A" w:rsidRDefault="00E0490A" w:rsidP="00E0490A"/>
        </w:tc>
        <w:tc>
          <w:tcPr>
            <w:tcW w:w="520" w:type="dxa"/>
            <w:shd w:val="clear" w:color="auto" w:fill="auto"/>
          </w:tcPr>
          <w:p w14:paraId="28F15FB8" w14:textId="77777777" w:rsidR="00E0490A" w:rsidRDefault="00E0490A" w:rsidP="00E0490A"/>
        </w:tc>
        <w:tc>
          <w:tcPr>
            <w:tcW w:w="520" w:type="dxa"/>
            <w:shd w:val="clear" w:color="auto" w:fill="auto"/>
          </w:tcPr>
          <w:p w14:paraId="4EF1EEB5" w14:textId="77777777" w:rsidR="00E0490A" w:rsidRDefault="00E0490A" w:rsidP="00E0490A"/>
        </w:tc>
        <w:tc>
          <w:tcPr>
            <w:tcW w:w="519" w:type="dxa"/>
            <w:shd w:val="clear" w:color="auto" w:fill="auto"/>
          </w:tcPr>
          <w:p w14:paraId="325F7FEE" w14:textId="77777777" w:rsidR="00E0490A" w:rsidRDefault="00E0490A" w:rsidP="00E0490A"/>
        </w:tc>
        <w:tc>
          <w:tcPr>
            <w:tcW w:w="520" w:type="dxa"/>
            <w:shd w:val="clear" w:color="auto" w:fill="auto"/>
          </w:tcPr>
          <w:p w14:paraId="14BB8FB3" w14:textId="77777777" w:rsidR="00E0490A" w:rsidRDefault="00E0490A" w:rsidP="00E0490A"/>
        </w:tc>
        <w:tc>
          <w:tcPr>
            <w:tcW w:w="520" w:type="dxa"/>
            <w:shd w:val="clear" w:color="auto" w:fill="auto"/>
          </w:tcPr>
          <w:p w14:paraId="7A848F61" w14:textId="77777777" w:rsidR="00E0490A" w:rsidRDefault="00E0490A" w:rsidP="00E0490A"/>
        </w:tc>
        <w:tc>
          <w:tcPr>
            <w:tcW w:w="520" w:type="dxa"/>
            <w:shd w:val="clear" w:color="auto" w:fill="auto"/>
          </w:tcPr>
          <w:p w14:paraId="4A7D75C6" w14:textId="77777777" w:rsidR="00E0490A" w:rsidRDefault="00E0490A" w:rsidP="00E0490A"/>
        </w:tc>
        <w:tc>
          <w:tcPr>
            <w:tcW w:w="519" w:type="dxa"/>
            <w:shd w:val="clear" w:color="auto" w:fill="auto"/>
          </w:tcPr>
          <w:p w14:paraId="4A1BF862" w14:textId="77777777" w:rsidR="00E0490A" w:rsidRDefault="00E0490A" w:rsidP="00E0490A"/>
        </w:tc>
        <w:tc>
          <w:tcPr>
            <w:tcW w:w="520" w:type="dxa"/>
            <w:shd w:val="clear" w:color="auto" w:fill="auto"/>
          </w:tcPr>
          <w:p w14:paraId="2E149E12" w14:textId="77777777" w:rsidR="00E0490A" w:rsidRDefault="00E0490A" w:rsidP="00E0490A"/>
        </w:tc>
        <w:tc>
          <w:tcPr>
            <w:tcW w:w="520" w:type="dxa"/>
            <w:shd w:val="clear" w:color="auto" w:fill="auto"/>
          </w:tcPr>
          <w:p w14:paraId="6800E38A" w14:textId="77777777" w:rsidR="00E0490A" w:rsidRDefault="00E0490A" w:rsidP="00E0490A"/>
        </w:tc>
        <w:tc>
          <w:tcPr>
            <w:tcW w:w="520" w:type="dxa"/>
            <w:shd w:val="clear" w:color="auto" w:fill="auto"/>
          </w:tcPr>
          <w:p w14:paraId="05261E85" w14:textId="77777777" w:rsidR="00E0490A" w:rsidRDefault="00E0490A" w:rsidP="00E0490A"/>
        </w:tc>
        <w:tc>
          <w:tcPr>
            <w:tcW w:w="520" w:type="dxa"/>
            <w:tcBorders>
              <w:right w:val="single" w:sz="12" w:space="0" w:color="auto"/>
            </w:tcBorders>
            <w:shd w:val="clear" w:color="auto" w:fill="auto"/>
          </w:tcPr>
          <w:p w14:paraId="226D91AF" w14:textId="77777777" w:rsidR="00E0490A" w:rsidRDefault="00E0490A" w:rsidP="00E0490A"/>
        </w:tc>
      </w:tr>
      <w:tr w:rsidR="00066B71" w14:paraId="23DB09F1" w14:textId="77777777" w:rsidTr="000348D7">
        <w:trPr>
          <w:trHeight w:val="283"/>
        </w:trPr>
        <w:tc>
          <w:tcPr>
            <w:tcW w:w="993" w:type="dxa"/>
            <w:tcBorders>
              <w:left w:val="single" w:sz="12" w:space="0" w:color="auto"/>
              <w:right w:val="double" w:sz="4" w:space="0" w:color="auto"/>
            </w:tcBorders>
            <w:shd w:val="clear" w:color="auto" w:fill="D9D9D9" w:themeFill="background1" w:themeFillShade="D9"/>
          </w:tcPr>
          <w:p w14:paraId="433DDCDF" w14:textId="6D6ACC15" w:rsidR="00E0490A" w:rsidRDefault="00E0490A" w:rsidP="00E0490A"/>
        </w:tc>
        <w:tc>
          <w:tcPr>
            <w:tcW w:w="2835" w:type="dxa"/>
            <w:tcBorders>
              <w:left w:val="double" w:sz="4" w:space="0" w:color="auto"/>
              <w:right w:val="double" w:sz="4" w:space="0" w:color="auto"/>
            </w:tcBorders>
          </w:tcPr>
          <w:p w14:paraId="3D2888FC" w14:textId="70384B21" w:rsidR="00E0490A" w:rsidRDefault="00E0490A" w:rsidP="00E0490A">
            <w:r>
              <w:t>RNA extraction</w:t>
            </w:r>
          </w:p>
        </w:tc>
        <w:tc>
          <w:tcPr>
            <w:tcW w:w="519" w:type="dxa"/>
            <w:tcBorders>
              <w:left w:val="double" w:sz="4" w:space="0" w:color="auto"/>
            </w:tcBorders>
            <w:shd w:val="clear" w:color="auto" w:fill="auto"/>
          </w:tcPr>
          <w:p w14:paraId="374F3127" w14:textId="39EFBCBE" w:rsidR="00E0490A" w:rsidRDefault="00E0490A" w:rsidP="00E0490A"/>
        </w:tc>
        <w:tc>
          <w:tcPr>
            <w:tcW w:w="520" w:type="dxa"/>
            <w:shd w:val="clear" w:color="auto" w:fill="auto"/>
          </w:tcPr>
          <w:p w14:paraId="741D6C59" w14:textId="77777777" w:rsidR="00E0490A" w:rsidRDefault="00E0490A" w:rsidP="00E0490A"/>
        </w:tc>
        <w:tc>
          <w:tcPr>
            <w:tcW w:w="520" w:type="dxa"/>
            <w:tcBorders>
              <w:bottom w:val="single" w:sz="4" w:space="0" w:color="auto"/>
            </w:tcBorders>
            <w:shd w:val="clear" w:color="auto" w:fill="C5E0B3" w:themeFill="accent6" w:themeFillTint="66"/>
          </w:tcPr>
          <w:p w14:paraId="27D2819A" w14:textId="77777777" w:rsidR="00E0490A" w:rsidRDefault="00E0490A" w:rsidP="00E0490A"/>
        </w:tc>
        <w:tc>
          <w:tcPr>
            <w:tcW w:w="520" w:type="dxa"/>
            <w:tcBorders>
              <w:bottom w:val="single" w:sz="4" w:space="0" w:color="auto"/>
            </w:tcBorders>
            <w:shd w:val="clear" w:color="auto" w:fill="C5E0B3" w:themeFill="accent6" w:themeFillTint="66"/>
          </w:tcPr>
          <w:p w14:paraId="51C2C0BE" w14:textId="77777777" w:rsidR="00E0490A" w:rsidRDefault="00E0490A" w:rsidP="00E0490A"/>
        </w:tc>
        <w:tc>
          <w:tcPr>
            <w:tcW w:w="519" w:type="dxa"/>
            <w:tcBorders>
              <w:bottom w:val="single" w:sz="4" w:space="0" w:color="auto"/>
            </w:tcBorders>
            <w:shd w:val="clear" w:color="auto" w:fill="C5E0B3" w:themeFill="accent6" w:themeFillTint="66"/>
          </w:tcPr>
          <w:p w14:paraId="37692406" w14:textId="77777777" w:rsidR="00E0490A" w:rsidRDefault="00E0490A" w:rsidP="00E0490A"/>
        </w:tc>
        <w:tc>
          <w:tcPr>
            <w:tcW w:w="520" w:type="dxa"/>
            <w:tcBorders>
              <w:bottom w:val="single" w:sz="4" w:space="0" w:color="auto"/>
            </w:tcBorders>
            <w:shd w:val="clear" w:color="auto" w:fill="auto"/>
          </w:tcPr>
          <w:p w14:paraId="5797BC57" w14:textId="77777777" w:rsidR="00E0490A" w:rsidRDefault="00E0490A" w:rsidP="00E0490A"/>
        </w:tc>
        <w:tc>
          <w:tcPr>
            <w:tcW w:w="520" w:type="dxa"/>
            <w:shd w:val="clear" w:color="auto" w:fill="auto"/>
          </w:tcPr>
          <w:p w14:paraId="73213E5A" w14:textId="77777777" w:rsidR="00E0490A" w:rsidRDefault="00E0490A" w:rsidP="00E0490A"/>
        </w:tc>
        <w:tc>
          <w:tcPr>
            <w:tcW w:w="520" w:type="dxa"/>
            <w:shd w:val="clear" w:color="auto" w:fill="auto"/>
          </w:tcPr>
          <w:p w14:paraId="5D620059" w14:textId="77777777" w:rsidR="00E0490A" w:rsidRDefault="00E0490A" w:rsidP="00E0490A"/>
        </w:tc>
        <w:tc>
          <w:tcPr>
            <w:tcW w:w="520" w:type="dxa"/>
            <w:shd w:val="clear" w:color="auto" w:fill="auto"/>
          </w:tcPr>
          <w:p w14:paraId="13B447B4" w14:textId="77777777" w:rsidR="00E0490A" w:rsidRDefault="00E0490A" w:rsidP="00E0490A"/>
        </w:tc>
        <w:tc>
          <w:tcPr>
            <w:tcW w:w="519" w:type="dxa"/>
            <w:shd w:val="clear" w:color="auto" w:fill="auto"/>
          </w:tcPr>
          <w:p w14:paraId="062F710D" w14:textId="77777777" w:rsidR="00E0490A" w:rsidRDefault="00E0490A" w:rsidP="00E0490A"/>
        </w:tc>
        <w:tc>
          <w:tcPr>
            <w:tcW w:w="520" w:type="dxa"/>
            <w:shd w:val="clear" w:color="auto" w:fill="auto"/>
          </w:tcPr>
          <w:p w14:paraId="6510BD16" w14:textId="77777777" w:rsidR="00E0490A" w:rsidRDefault="00E0490A" w:rsidP="00E0490A"/>
        </w:tc>
        <w:tc>
          <w:tcPr>
            <w:tcW w:w="520" w:type="dxa"/>
            <w:shd w:val="clear" w:color="auto" w:fill="auto"/>
          </w:tcPr>
          <w:p w14:paraId="4E32EC21" w14:textId="77777777" w:rsidR="00E0490A" w:rsidRDefault="00E0490A" w:rsidP="00E0490A"/>
        </w:tc>
        <w:tc>
          <w:tcPr>
            <w:tcW w:w="520" w:type="dxa"/>
            <w:shd w:val="clear" w:color="auto" w:fill="auto"/>
          </w:tcPr>
          <w:p w14:paraId="1299807D" w14:textId="77777777" w:rsidR="00E0490A" w:rsidRDefault="00E0490A" w:rsidP="00E0490A"/>
        </w:tc>
        <w:tc>
          <w:tcPr>
            <w:tcW w:w="519" w:type="dxa"/>
            <w:shd w:val="clear" w:color="auto" w:fill="auto"/>
          </w:tcPr>
          <w:p w14:paraId="25E2EE5D" w14:textId="77777777" w:rsidR="00E0490A" w:rsidRDefault="00E0490A" w:rsidP="00E0490A"/>
        </w:tc>
        <w:tc>
          <w:tcPr>
            <w:tcW w:w="520" w:type="dxa"/>
            <w:shd w:val="clear" w:color="auto" w:fill="auto"/>
          </w:tcPr>
          <w:p w14:paraId="0DDF2D0C" w14:textId="77777777" w:rsidR="00E0490A" w:rsidRDefault="00E0490A" w:rsidP="00E0490A"/>
        </w:tc>
        <w:tc>
          <w:tcPr>
            <w:tcW w:w="520" w:type="dxa"/>
            <w:shd w:val="clear" w:color="auto" w:fill="auto"/>
          </w:tcPr>
          <w:p w14:paraId="45CFCEDF" w14:textId="77777777" w:rsidR="00E0490A" w:rsidRDefault="00E0490A" w:rsidP="00E0490A"/>
        </w:tc>
        <w:tc>
          <w:tcPr>
            <w:tcW w:w="520" w:type="dxa"/>
            <w:shd w:val="clear" w:color="auto" w:fill="auto"/>
          </w:tcPr>
          <w:p w14:paraId="50400C9D" w14:textId="77777777" w:rsidR="00E0490A" w:rsidRDefault="00E0490A" w:rsidP="00E0490A"/>
        </w:tc>
        <w:tc>
          <w:tcPr>
            <w:tcW w:w="520" w:type="dxa"/>
            <w:tcBorders>
              <w:right w:val="single" w:sz="12" w:space="0" w:color="auto"/>
            </w:tcBorders>
            <w:shd w:val="clear" w:color="auto" w:fill="auto"/>
          </w:tcPr>
          <w:p w14:paraId="4430C770" w14:textId="77777777" w:rsidR="00E0490A" w:rsidRDefault="00E0490A" w:rsidP="00E0490A"/>
        </w:tc>
      </w:tr>
      <w:tr w:rsidR="00066B71" w14:paraId="6BD95FB5" w14:textId="77777777" w:rsidTr="000348D7">
        <w:trPr>
          <w:trHeight w:val="283"/>
        </w:trPr>
        <w:tc>
          <w:tcPr>
            <w:tcW w:w="993" w:type="dxa"/>
            <w:tcBorders>
              <w:left w:val="single" w:sz="12" w:space="0" w:color="auto"/>
              <w:right w:val="double" w:sz="4" w:space="0" w:color="auto"/>
            </w:tcBorders>
            <w:shd w:val="clear" w:color="auto" w:fill="D9D9D9" w:themeFill="background1" w:themeFillShade="D9"/>
          </w:tcPr>
          <w:p w14:paraId="7C6B4DDB" w14:textId="35242BBA" w:rsidR="00E0490A" w:rsidRDefault="00E0490A" w:rsidP="00E0490A"/>
        </w:tc>
        <w:tc>
          <w:tcPr>
            <w:tcW w:w="2835" w:type="dxa"/>
            <w:tcBorders>
              <w:left w:val="double" w:sz="4" w:space="0" w:color="auto"/>
              <w:right w:val="double" w:sz="4" w:space="0" w:color="auto"/>
            </w:tcBorders>
          </w:tcPr>
          <w:p w14:paraId="6794A951" w14:textId="629E49AE" w:rsidR="00E0490A" w:rsidRDefault="00E0490A" w:rsidP="00E0490A">
            <w:r>
              <w:t>RT-qPCR/Automatic loading</w:t>
            </w:r>
          </w:p>
        </w:tc>
        <w:tc>
          <w:tcPr>
            <w:tcW w:w="519" w:type="dxa"/>
            <w:tcBorders>
              <w:left w:val="double" w:sz="4" w:space="0" w:color="auto"/>
              <w:bottom w:val="single" w:sz="4" w:space="0" w:color="auto"/>
            </w:tcBorders>
            <w:shd w:val="clear" w:color="auto" w:fill="auto"/>
          </w:tcPr>
          <w:p w14:paraId="3B96B928" w14:textId="571BFBB8" w:rsidR="00E0490A" w:rsidRDefault="00E0490A" w:rsidP="00E0490A"/>
        </w:tc>
        <w:tc>
          <w:tcPr>
            <w:tcW w:w="520" w:type="dxa"/>
            <w:tcBorders>
              <w:bottom w:val="single" w:sz="4" w:space="0" w:color="auto"/>
            </w:tcBorders>
            <w:shd w:val="clear" w:color="auto" w:fill="auto"/>
          </w:tcPr>
          <w:p w14:paraId="204A01FC" w14:textId="77777777" w:rsidR="00E0490A" w:rsidRDefault="00E0490A" w:rsidP="00E0490A"/>
        </w:tc>
        <w:tc>
          <w:tcPr>
            <w:tcW w:w="520" w:type="dxa"/>
            <w:tcBorders>
              <w:top w:val="single" w:sz="4" w:space="0" w:color="auto"/>
              <w:bottom w:val="single" w:sz="4" w:space="0" w:color="auto"/>
            </w:tcBorders>
            <w:shd w:val="thinDiagStripe" w:color="auto" w:fill="FFFFFF" w:themeFill="background1"/>
          </w:tcPr>
          <w:p w14:paraId="523ADAD7" w14:textId="77777777" w:rsidR="00E0490A" w:rsidRDefault="00E0490A" w:rsidP="00E0490A"/>
        </w:tc>
        <w:tc>
          <w:tcPr>
            <w:tcW w:w="520" w:type="dxa"/>
            <w:tcBorders>
              <w:top w:val="single" w:sz="4" w:space="0" w:color="auto"/>
              <w:bottom w:val="single" w:sz="4" w:space="0" w:color="auto"/>
            </w:tcBorders>
            <w:shd w:val="thinDiagStripe" w:color="auto" w:fill="C5E0B3" w:themeFill="accent6" w:themeFillTint="66"/>
          </w:tcPr>
          <w:p w14:paraId="36EA5015" w14:textId="77777777" w:rsidR="00E0490A" w:rsidRDefault="00E0490A" w:rsidP="00E0490A"/>
        </w:tc>
        <w:tc>
          <w:tcPr>
            <w:tcW w:w="519" w:type="dxa"/>
            <w:tcBorders>
              <w:top w:val="single" w:sz="4" w:space="0" w:color="auto"/>
              <w:bottom w:val="single" w:sz="4" w:space="0" w:color="auto"/>
            </w:tcBorders>
            <w:shd w:val="thinDiagStripe" w:color="auto" w:fill="C5E0B3" w:themeFill="accent6" w:themeFillTint="66"/>
          </w:tcPr>
          <w:p w14:paraId="560F17A2" w14:textId="77777777" w:rsidR="00E0490A" w:rsidRDefault="00E0490A" w:rsidP="00E0490A"/>
        </w:tc>
        <w:tc>
          <w:tcPr>
            <w:tcW w:w="520" w:type="dxa"/>
            <w:tcBorders>
              <w:top w:val="single" w:sz="4" w:space="0" w:color="auto"/>
              <w:bottom w:val="single" w:sz="4" w:space="0" w:color="auto"/>
            </w:tcBorders>
            <w:shd w:val="thinDiagStripe" w:color="auto" w:fill="C5E0B3" w:themeFill="accent6" w:themeFillTint="66"/>
          </w:tcPr>
          <w:p w14:paraId="1C0A922C" w14:textId="77777777" w:rsidR="00E0490A" w:rsidRDefault="00E0490A" w:rsidP="00E0490A"/>
        </w:tc>
        <w:tc>
          <w:tcPr>
            <w:tcW w:w="520" w:type="dxa"/>
            <w:tcBorders>
              <w:bottom w:val="single" w:sz="4" w:space="0" w:color="auto"/>
            </w:tcBorders>
            <w:shd w:val="clear" w:color="auto" w:fill="C5E0B3" w:themeFill="accent6" w:themeFillTint="66"/>
          </w:tcPr>
          <w:p w14:paraId="5C96602C" w14:textId="77777777" w:rsidR="00E0490A" w:rsidRDefault="00E0490A" w:rsidP="00E0490A"/>
        </w:tc>
        <w:tc>
          <w:tcPr>
            <w:tcW w:w="520" w:type="dxa"/>
            <w:tcBorders>
              <w:bottom w:val="single" w:sz="4" w:space="0" w:color="auto"/>
            </w:tcBorders>
            <w:shd w:val="clear" w:color="auto" w:fill="auto"/>
          </w:tcPr>
          <w:p w14:paraId="0FF46F0C" w14:textId="77777777" w:rsidR="00E0490A" w:rsidRDefault="00E0490A" w:rsidP="00E0490A"/>
        </w:tc>
        <w:tc>
          <w:tcPr>
            <w:tcW w:w="520" w:type="dxa"/>
            <w:tcBorders>
              <w:bottom w:val="single" w:sz="4" w:space="0" w:color="auto"/>
            </w:tcBorders>
            <w:shd w:val="clear" w:color="auto" w:fill="auto"/>
          </w:tcPr>
          <w:p w14:paraId="2F54EAE3" w14:textId="77777777" w:rsidR="00E0490A" w:rsidRDefault="00E0490A" w:rsidP="00E0490A"/>
        </w:tc>
        <w:tc>
          <w:tcPr>
            <w:tcW w:w="519" w:type="dxa"/>
            <w:tcBorders>
              <w:bottom w:val="single" w:sz="4" w:space="0" w:color="auto"/>
            </w:tcBorders>
            <w:shd w:val="clear" w:color="auto" w:fill="auto"/>
          </w:tcPr>
          <w:p w14:paraId="67C3E3E6" w14:textId="77777777" w:rsidR="00E0490A" w:rsidRDefault="00E0490A" w:rsidP="00E0490A"/>
        </w:tc>
        <w:tc>
          <w:tcPr>
            <w:tcW w:w="520" w:type="dxa"/>
            <w:tcBorders>
              <w:bottom w:val="single" w:sz="4" w:space="0" w:color="auto"/>
            </w:tcBorders>
            <w:shd w:val="clear" w:color="auto" w:fill="auto"/>
          </w:tcPr>
          <w:p w14:paraId="610ADBCC" w14:textId="77777777" w:rsidR="00E0490A" w:rsidRDefault="00E0490A" w:rsidP="00E0490A"/>
        </w:tc>
        <w:tc>
          <w:tcPr>
            <w:tcW w:w="520" w:type="dxa"/>
            <w:tcBorders>
              <w:bottom w:val="single" w:sz="4" w:space="0" w:color="auto"/>
            </w:tcBorders>
            <w:shd w:val="clear" w:color="auto" w:fill="auto"/>
          </w:tcPr>
          <w:p w14:paraId="789F1ADD" w14:textId="77777777" w:rsidR="00E0490A" w:rsidRDefault="00E0490A" w:rsidP="00E0490A"/>
        </w:tc>
        <w:tc>
          <w:tcPr>
            <w:tcW w:w="520" w:type="dxa"/>
            <w:tcBorders>
              <w:bottom w:val="single" w:sz="4" w:space="0" w:color="auto"/>
            </w:tcBorders>
            <w:shd w:val="clear" w:color="auto" w:fill="auto"/>
          </w:tcPr>
          <w:p w14:paraId="0AD696DC" w14:textId="77777777" w:rsidR="00E0490A" w:rsidRDefault="00E0490A" w:rsidP="00E0490A"/>
        </w:tc>
        <w:tc>
          <w:tcPr>
            <w:tcW w:w="519" w:type="dxa"/>
            <w:tcBorders>
              <w:bottom w:val="single" w:sz="4" w:space="0" w:color="auto"/>
            </w:tcBorders>
            <w:shd w:val="clear" w:color="auto" w:fill="auto"/>
          </w:tcPr>
          <w:p w14:paraId="65663216" w14:textId="77777777" w:rsidR="00E0490A" w:rsidRDefault="00E0490A" w:rsidP="00E0490A"/>
        </w:tc>
        <w:tc>
          <w:tcPr>
            <w:tcW w:w="520" w:type="dxa"/>
            <w:tcBorders>
              <w:bottom w:val="single" w:sz="4" w:space="0" w:color="auto"/>
            </w:tcBorders>
            <w:shd w:val="clear" w:color="auto" w:fill="auto"/>
          </w:tcPr>
          <w:p w14:paraId="1C9C70BA" w14:textId="77777777" w:rsidR="00E0490A" w:rsidRDefault="00E0490A" w:rsidP="00E0490A"/>
        </w:tc>
        <w:tc>
          <w:tcPr>
            <w:tcW w:w="520" w:type="dxa"/>
            <w:tcBorders>
              <w:bottom w:val="single" w:sz="4" w:space="0" w:color="auto"/>
            </w:tcBorders>
            <w:shd w:val="clear" w:color="auto" w:fill="auto"/>
          </w:tcPr>
          <w:p w14:paraId="389D5747" w14:textId="77777777" w:rsidR="00E0490A" w:rsidRDefault="00E0490A" w:rsidP="00E0490A"/>
        </w:tc>
        <w:tc>
          <w:tcPr>
            <w:tcW w:w="520" w:type="dxa"/>
            <w:tcBorders>
              <w:bottom w:val="single" w:sz="4" w:space="0" w:color="auto"/>
            </w:tcBorders>
            <w:shd w:val="clear" w:color="auto" w:fill="auto"/>
          </w:tcPr>
          <w:p w14:paraId="072A121E" w14:textId="77777777" w:rsidR="00E0490A" w:rsidRDefault="00E0490A" w:rsidP="00E0490A"/>
        </w:tc>
        <w:tc>
          <w:tcPr>
            <w:tcW w:w="520" w:type="dxa"/>
            <w:tcBorders>
              <w:bottom w:val="single" w:sz="4" w:space="0" w:color="auto"/>
              <w:right w:val="single" w:sz="12" w:space="0" w:color="auto"/>
            </w:tcBorders>
            <w:shd w:val="clear" w:color="auto" w:fill="auto"/>
          </w:tcPr>
          <w:p w14:paraId="7405BBC6" w14:textId="77777777" w:rsidR="00E0490A" w:rsidRDefault="00E0490A" w:rsidP="00E0490A"/>
        </w:tc>
      </w:tr>
      <w:tr w:rsidR="00066B71" w14:paraId="172A8CE0" w14:textId="77777777" w:rsidTr="000348D7">
        <w:trPr>
          <w:trHeight w:val="283"/>
        </w:trPr>
        <w:tc>
          <w:tcPr>
            <w:tcW w:w="993" w:type="dxa"/>
            <w:tcBorders>
              <w:left w:val="single" w:sz="12" w:space="0" w:color="auto"/>
              <w:right w:val="double" w:sz="4" w:space="0" w:color="auto"/>
            </w:tcBorders>
            <w:shd w:val="clear" w:color="auto" w:fill="D9D9D9" w:themeFill="background1" w:themeFillShade="D9"/>
          </w:tcPr>
          <w:p w14:paraId="0D398EBB" w14:textId="47AE6034" w:rsidR="00E0490A" w:rsidRDefault="00E0490A" w:rsidP="00E0490A"/>
        </w:tc>
        <w:tc>
          <w:tcPr>
            <w:tcW w:w="2835" w:type="dxa"/>
            <w:tcBorders>
              <w:left w:val="double" w:sz="4" w:space="0" w:color="auto"/>
              <w:right w:val="double" w:sz="4" w:space="0" w:color="auto"/>
            </w:tcBorders>
          </w:tcPr>
          <w:p w14:paraId="59134460" w14:textId="7F3C2D67" w:rsidR="00E0490A" w:rsidRDefault="00E0490A" w:rsidP="00E0490A">
            <w:r>
              <w:t>R programming</w:t>
            </w:r>
          </w:p>
        </w:tc>
        <w:tc>
          <w:tcPr>
            <w:tcW w:w="519" w:type="dxa"/>
            <w:tcBorders>
              <w:top w:val="single" w:sz="4" w:space="0" w:color="auto"/>
              <w:left w:val="double" w:sz="4" w:space="0" w:color="auto"/>
              <w:bottom w:val="single" w:sz="4" w:space="0" w:color="auto"/>
            </w:tcBorders>
            <w:shd w:val="thinDiagStripe" w:color="auto" w:fill="auto"/>
          </w:tcPr>
          <w:p w14:paraId="742545AA" w14:textId="4D3082B5" w:rsidR="00E0490A" w:rsidRDefault="00E0490A" w:rsidP="00E0490A"/>
        </w:tc>
        <w:tc>
          <w:tcPr>
            <w:tcW w:w="520" w:type="dxa"/>
            <w:tcBorders>
              <w:top w:val="single" w:sz="4" w:space="0" w:color="auto"/>
              <w:bottom w:val="single" w:sz="4" w:space="0" w:color="auto"/>
            </w:tcBorders>
            <w:shd w:val="thinDiagStripe" w:color="auto" w:fill="auto"/>
          </w:tcPr>
          <w:p w14:paraId="54EE91A1" w14:textId="77777777" w:rsidR="00E0490A" w:rsidRDefault="00E0490A" w:rsidP="00E0490A"/>
        </w:tc>
        <w:tc>
          <w:tcPr>
            <w:tcW w:w="520" w:type="dxa"/>
            <w:tcBorders>
              <w:top w:val="single" w:sz="4" w:space="0" w:color="auto"/>
              <w:bottom w:val="single" w:sz="4" w:space="0" w:color="auto"/>
            </w:tcBorders>
            <w:shd w:val="thinDiagStripe" w:color="auto" w:fill="auto"/>
          </w:tcPr>
          <w:p w14:paraId="5F55A587" w14:textId="77777777" w:rsidR="00E0490A" w:rsidRDefault="00E0490A" w:rsidP="00E0490A"/>
        </w:tc>
        <w:tc>
          <w:tcPr>
            <w:tcW w:w="520" w:type="dxa"/>
            <w:tcBorders>
              <w:top w:val="single" w:sz="4" w:space="0" w:color="auto"/>
              <w:bottom w:val="single" w:sz="4" w:space="0" w:color="auto"/>
            </w:tcBorders>
            <w:shd w:val="thinDiagStripe" w:color="auto" w:fill="auto"/>
          </w:tcPr>
          <w:p w14:paraId="73BC164A" w14:textId="77777777" w:rsidR="00E0490A" w:rsidRDefault="00E0490A" w:rsidP="00E0490A"/>
        </w:tc>
        <w:tc>
          <w:tcPr>
            <w:tcW w:w="519" w:type="dxa"/>
            <w:tcBorders>
              <w:top w:val="single" w:sz="4" w:space="0" w:color="auto"/>
              <w:bottom w:val="single" w:sz="4" w:space="0" w:color="auto"/>
            </w:tcBorders>
            <w:shd w:val="thinDiagStripe" w:color="auto" w:fill="auto"/>
          </w:tcPr>
          <w:p w14:paraId="11B00474" w14:textId="77777777" w:rsidR="00E0490A" w:rsidRDefault="00E0490A" w:rsidP="00E0490A"/>
        </w:tc>
        <w:tc>
          <w:tcPr>
            <w:tcW w:w="520" w:type="dxa"/>
            <w:tcBorders>
              <w:top w:val="single" w:sz="4" w:space="0" w:color="auto"/>
              <w:bottom w:val="single" w:sz="4" w:space="0" w:color="auto"/>
            </w:tcBorders>
            <w:shd w:val="thinDiagStripe" w:color="auto" w:fill="auto"/>
          </w:tcPr>
          <w:p w14:paraId="28A79B73" w14:textId="77777777" w:rsidR="00E0490A" w:rsidRDefault="00E0490A" w:rsidP="00E0490A"/>
        </w:tc>
        <w:tc>
          <w:tcPr>
            <w:tcW w:w="520" w:type="dxa"/>
            <w:tcBorders>
              <w:top w:val="single" w:sz="4" w:space="0" w:color="auto"/>
              <w:bottom w:val="single" w:sz="4" w:space="0" w:color="auto"/>
            </w:tcBorders>
            <w:shd w:val="thinDiagStripe" w:color="auto" w:fill="auto"/>
          </w:tcPr>
          <w:p w14:paraId="4103654A" w14:textId="77777777" w:rsidR="00E0490A" w:rsidRDefault="00E0490A" w:rsidP="00E0490A"/>
        </w:tc>
        <w:tc>
          <w:tcPr>
            <w:tcW w:w="520" w:type="dxa"/>
            <w:tcBorders>
              <w:top w:val="single" w:sz="4" w:space="0" w:color="auto"/>
              <w:bottom w:val="single" w:sz="4" w:space="0" w:color="auto"/>
            </w:tcBorders>
            <w:shd w:val="thinDiagStripe" w:color="auto" w:fill="auto"/>
          </w:tcPr>
          <w:p w14:paraId="3A51B1E8" w14:textId="77777777" w:rsidR="00E0490A" w:rsidRDefault="00E0490A" w:rsidP="00E0490A"/>
        </w:tc>
        <w:tc>
          <w:tcPr>
            <w:tcW w:w="520" w:type="dxa"/>
            <w:tcBorders>
              <w:top w:val="single" w:sz="4" w:space="0" w:color="auto"/>
              <w:bottom w:val="single" w:sz="4" w:space="0" w:color="auto"/>
            </w:tcBorders>
            <w:shd w:val="thinDiagStripe" w:color="auto" w:fill="auto"/>
          </w:tcPr>
          <w:p w14:paraId="6B22EBF1" w14:textId="77777777" w:rsidR="00E0490A" w:rsidRDefault="00E0490A" w:rsidP="00E0490A"/>
        </w:tc>
        <w:tc>
          <w:tcPr>
            <w:tcW w:w="519" w:type="dxa"/>
            <w:tcBorders>
              <w:top w:val="single" w:sz="4" w:space="0" w:color="auto"/>
              <w:bottom w:val="single" w:sz="4" w:space="0" w:color="auto"/>
            </w:tcBorders>
            <w:shd w:val="thinDiagStripe" w:color="auto" w:fill="auto"/>
          </w:tcPr>
          <w:p w14:paraId="35C27483" w14:textId="77777777" w:rsidR="00E0490A" w:rsidRDefault="00E0490A" w:rsidP="00E0490A"/>
        </w:tc>
        <w:tc>
          <w:tcPr>
            <w:tcW w:w="520" w:type="dxa"/>
            <w:tcBorders>
              <w:top w:val="single" w:sz="4" w:space="0" w:color="auto"/>
              <w:bottom w:val="single" w:sz="4" w:space="0" w:color="auto"/>
            </w:tcBorders>
            <w:shd w:val="thinDiagStripe" w:color="auto" w:fill="auto"/>
          </w:tcPr>
          <w:p w14:paraId="7FFC9815" w14:textId="77777777" w:rsidR="00E0490A" w:rsidRDefault="00E0490A" w:rsidP="00E0490A"/>
        </w:tc>
        <w:tc>
          <w:tcPr>
            <w:tcW w:w="520" w:type="dxa"/>
            <w:tcBorders>
              <w:top w:val="single" w:sz="4" w:space="0" w:color="auto"/>
              <w:bottom w:val="single" w:sz="4" w:space="0" w:color="auto"/>
            </w:tcBorders>
            <w:shd w:val="thinDiagStripe" w:color="auto" w:fill="auto"/>
          </w:tcPr>
          <w:p w14:paraId="18635D4F" w14:textId="77777777" w:rsidR="00E0490A" w:rsidRDefault="00E0490A" w:rsidP="00E0490A"/>
        </w:tc>
        <w:tc>
          <w:tcPr>
            <w:tcW w:w="520" w:type="dxa"/>
            <w:tcBorders>
              <w:top w:val="single" w:sz="4" w:space="0" w:color="auto"/>
              <w:bottom w:val="single" w:sz="4" w:space="0" w:color="auto"/>
            </w:tcBorders>
            <w:shd w:val="thinDiagStripe" w:color="auto" w:fill="auto"/>
          </w:tcPr>
          <w:p w14:paraId="36FF66F5" w14:textId="77777777" w:rsidR="00E0490A" w:rsidRDefault="00E0490A" w:rsidP="00E0490A"/>
        </w:tc>
        <w:tc>
          <w:tcPr>
            <w:tcW w:w="519" w:type="dxa"/>
            <w:tcBorders>
              <w:top w:val="single" w:sz="4" w:space="0" w:color="auto"/>
              <w:bottom w:val="single" w:sz="4" w:space="0" w:color="auto"/>
            </w:tcBorders>
            <w:shd w:val="thinDiagStripe" w:color="auto" w:fill="auto"/>
          </w:tcPr>
          <w:p w14:paraId="7F1D94E0" w14:textId="77777777" w:rsidR="00E0490A" w:rsidRDefault="00E0490A" w:rsidP="00E0490A"/>
        </w:tc>
        <w:tc>
          <w:tcPr>
            <w:tcW w:w="520" w:type="dxa"/>
            <w:tcBorders>
              <w:top w:val="single" w:sz="4" w:space="0" w:color="auto"/>
              <w:bottom w:val="single" w:sz="4" w:space="0" w:color="auto"/>
            </w:tcBorders>
            <w:shd w:val="thinDiagStripe" w:color="auto" w:fill="auto"/>
          </w:tcPr>
          <w:p w14:paraId="2CE54758" w14:textId="77777777" w:rsidR="00E0490A" w:rsidRDefault="00E0490A" w:rsidP="00E0490A"/>
        </w:tc>
        <w:tc>
          <w:tcPr>
            <w:tcW w:w="520" w:type="dxa"/>
            <w:tcBorders>
              <w:top w:val="single" w:sz="4" w:space="0" w:color="auto"/>
              <w:bottom w:val="single" w:sz="4" w:space="0" w:color="auto"/>
            </w:tcBorders>
            <w:shd w:val="thinDiagStripe" w:color="auto" w:fill="auto"/>
          </w:tcPr>
          <w:p w14:paraId="72EEB915" w14:textId="77777777" w:rsidR="00E0490A" w:rsidRDefault="00E0490A" w:rsidP="00E0490A"/>
        </w:tc>
        <w:tc>
          <w:tcPr>
            <w:tcW w:w="520" w:type="dxa"/>
            <w:tcBorders>
              <w:top w:val="single" w:sz="4" w:space="0" w:color="auto"/>
              <w:bottom w:val="single" w:sz="4" w:space="0" w:color="auto"/>
            </w:tcBorders>
            <w:shd w:val="thinDiagStripe" w:color="auto" w:fill="auto"/>
          </w:tcPr>
          <w:p w14:paraId="4B3F4AB9" w14:textId="77777777" w:rsidR="00E0490A" w:rsidRDefault="00E0490A" w:rsidP="00E0490A"/>
        </w:tc>
        <w:tc>
          <w:tcPr>
            <w:tcW w:w="520" w:type="dxa"/>
            <w:tcBorders>
              <w:top w:val="single" w:sz="4" w:space="0" w:color="auto"/>
              <w:bottom w:val="single" w:sz="4" w:space="0" w:color="auto"/>
              <w:right w:val="single" w:sz="12" w:space="0" w:color="auto"/>
            </w:tcBorders>
            <w:shd w:val="thinDiagStripe" w:color="auto" w:fill="auto"/>
          </w:tcPr>
          <w:p w14:paraId="56226ADB" w14:textId="77777777" w:rsidR="00E0490A" w:rsidRDefault="00E0490A" w:rsidP="00E0490A"/>
        </w:tc>
      </w:tr>
      <w:tr w:rsidR="00066B71" w14:paraId="1D41F468" w14:textId="77777777" w:rsidTr="000348D7">
        <w:trPr>
          <w:trHeight w:val="283"/>
        </w:trPr>
        <w:tc>
          <w:tcPr>
            <w:tcW w:w="993" w:type="dxa"/>
            <w:tcBorders>
              <w:left w:val="single" w:sz="12" w:space="0" w:color="auto"/>
              <w:right w:val="double" w:sz="4" w:space="0" w:color="auto"/>
            </w:tcBorders>
            <w:shd w:val="clear" w:color="auto" w:fill="D9D9D9" w:themeFill="background1" w:themeFillShade="D9"/>
          </w:tcPr>
          <w:p w14:paraId="566B23FF" w14:textId="07AD785F" w:rsidR="00E0490A" w:rsidRDefault="00E0490A" w:rsidP="00E0490A"/>
        </w:tc>
        <w:tc>
          <w:tcPr>
            <w:tcW w:w="2835" w:type="dxa"/>
            <w:tcBorders>
              <w:left w:val="double" w:sz="4" w:space="0" w:color="auto"/>
              <w:right w:val="double" w:sz="4" w:space="0" w:color="auto"/>
            </w:tcBorders>
          </w:tcPr>
          <w:p w14:paraId="6703EEB9" w14:textId="0A654D90" w:rsidR="00E0490A" w:rsidRDefault="00E0490A" w:rsidP="00E0490A">
            <w:r>
              <w:t>Data analysis for RT-qPCR</w:t>
            </w:r>
          </w:p>
        </w:tc>
        <w:tc>
          <w:tcPr>
            <w:tcW w:w="519" w:type="dxa"/>
            <w:tcBorders>
              <w:top w:val="single" w:sz="4" w:space="0" w:color="auto"/>
              <w:left w:val="double" w:sz="4" w:space="0" w:color="auto"/>
              <w:bottom w:val="single" w:sz="4" w:space="0" w:color="auto"/>
            </w:tcBorders>
            <w:shd w:val="clear" w:color="auto" w:fill="FFFFFF" w:themeFill="background1"/>
          </w:tcPr>
          <w:p w14:paraId="6750D76F" w14:textId="533302EC" w:rsidR="00E0490A" w:rsidRDefault="00E0490A" w:rsidP="00E0490A"/>
        </w:tc>
        <w:tc>
          <w:tcPr>
            <w:tcW w:w="520" w:type="dxa"/>
            <w:tcBorders>
              <w:top w:val="single" w:sz="4" w:space="0" w:color="auto"/>
              <w:bottom w:val="single" w:sz="4" w:space="0" w:color="auto"/>
            </w:tcBorders>
            <w:shd w:val="clear" w:color="auto" w:fill="FFFFFF" w:themeFill="background1"/>
          </w:tcPr>
          <w:p w14:paraId="2365A973" w14:textId="77777777" w:rsidR="00E0490A" w:rsidRDefault="00E0490A" w:rsidP="00E0490A"/>
        </w:tc>
        <w:tc>
          <w:tcPr>
            <w:tcW w:w="520" w:type="dxa"/>
            <w:tcBorders>
              <w:top w:val="single" w:sz="4" w:space="0" w:color="auto"/>
              <w:bottom w:val="single" w:sz="4" w:space="0" w:color="auto"/>
            </w:tcBorders>
            <w:shd w:val="clear" w:color="auto" w:fill="FFFFFF" w:themeFill="background1"/>
          </w:tcPr>
          <w:p w14:paraId="0E225861" w14:textId="77777777" w:rsidR="00E0490A" w:rsidRDefault="00E0490A" w:rsidP="00E0490A"/>
        </w:tc>
        <w:tc>
          <w:tcPr>
            <w:tcW w:w="520" w:type="dxa"/>
            <w:tcBorders>
              <w:top w:val="single" w:sz="4" w:space="0" w:color="auto"/>
              <w:bottom w:val="single" w:sz="4" w:space="0" w:color="auto"/>
            </w:tcBorders>
            <w:shd w:val="thinDiagStripe" w:color="auto" w:fill="C5E0B3" w:themeFill="accent6" w:themeFillTint="66"/>
          </w:tcPr>
          <w:p w14:paraId="56A52C2C" w14:textId="77777777" w:rsidR="00E0490A" w:rsidRDefault="00E0490A" w:rsidP="00E0490A"/>
        </w:tc>
        <w:tc>
          <w:tcPr>
            <w:tcW w:w="519" w:type="dxa"/>
            <w:tcBorders>
              <w:top w:val="single" w:sz="4" w:space="0" w:color="auto"/>
              <w:bottom w:val="single" w:sz="4" w:space="0" w:color="auto"/>
            </w:tcBorders>
            <w:shd w:val="thinDiagStripe" w:color="auto" w:fill="C5E0B3" w:themeFill="accent6" w:themeFillTint="66"/>
          </w:tcPr>
          <w:p w14:paraId="199C70E6" w14:textId="77777777" w:rsidR="00E0490A" w:rsidRDefault="00E0490A" w:rsidP="00E0490A"/>
        </w:tc>
        <w:tc>
          <w:tcPr>
            <w:tcW w:w="520" w:type="dxa"/>
            <w:tcBorders>
              <w:top w:val="single" w:sz="4" w:space="0" w:color="auto"/>
              <w:bottom w:val="single" w:sz="4" w:space="0" w:color="auto"/>
            </w:tcBorders>
            <w:shd w:val="thinDiagStripe" w:color="auto" w:fill="C5E0B3" w:themeFill="accent6" w:themeFillTint="66"/>
          </w:tcPr>
          <w:p w14:paraId="21A3E406" w14:textId="77777777" w:rsidR="00E0490A" w:rsidRDefault="00E0490A" w:rsidP="00E0490A"/>
        </w:tc>
        <w:tc>
          <w:tcPr>
            <w:tcW w:w="520" w:type="dxa"/>
            <w:tcBorders>
              <w:top w:val="single" w:sz="4" w:space="0" w:color="auto"/>
              <w:bottom w:val="single" w:sz="4" w:space="0" w:color="auto"/>
            </w:tcBorders>
            <w:shd w:val="thinDiagStripe" w:color="auto" w:fill="C5E0B3" w:themeFill="accent6" w:themeFillTint="66"/>
          </w:tcPr>
          <w:p w14:paraId="276F8410" w14:textId="77777777" w:rsidR="00E0490A" w:rsidRDefault="00E0490A" w:rsidP="00E0490A"/>
        </w:tc>
        <w:tc>
          <w:tcPr>
            <w:tcW w:w="520" w:type="dxa"/>
            <w:tcBorders>
              <w:top w:val="single" w:sz="4" w:space="0" w:color="auto"/>
              <w:bottom w:val="single" w:sz="4" w:space="0" w:color="auto"/>
            </w:tcBorders>
            <w:shd w:val="clear" w:color="auto" w:fill="FFFFFF" w:themeFill="background1"/>
          </w:tcPr>
          <w:p w14:paraId="7C2A1108" w14:textId="77777777" w:rsidR="00E0490A" w:rsidRDefault="00E0490A" w:rsidP="00E0490A"/>
        </w:tc>
        <w:tc>
          <w:tcPr>
            <w:tcW w:w="520" w:type="dxa"/>
            <w:tcBorders>
              <w:top w:val="single" w:sz="4" w:space="0" w:color="auto"/>
              <w:bottom w:val="single" w:sz="4" w:space="0" w:color="auto"/>
            </w:tcBorders>
            <w:shd w:val="clear" w:color="auto" w:fill="FFFFFF" w:themeFill="background1"/>
          </w:tcPr>
          <w:p w14:paraId="74DC5B16" w14:textId="77777777" w:rsidR="00E0490A" w:rsidRDefault="00E0490A" w:rsidP="00E0490A"/>
        </w:tc>
        <w:tc>
          <w:tcPr>
            <w:tcW w:w="519" w:type="dxa"/>
            <w:tcBorders>
              <w:top w:val="single" w:sz="4" w:space="0" w:color="auto"/>
              <w:bottom w:val="single" w:sz="4" w:space="0" w:color="auto"/>
            </w:tcBorders>
            <w:shd w:val="clear" w:color="auto" w:fill="FFFFFF" w:themeFill="background1"/>
          </w:tcPr>
          <w:p w14:paraId="449F4C82" w14:textId="77777777" w:rsidR="00E0490A" w:rsidRDefault="00E0490A" w:rsidP="00E0490A"/>
        </w:tc>
        <w:tc>
          <w:tcPr>
            <w:tcW w:w="520" w:type="dxa"/>
            <w:tcBorders>
              <w:top w:val="single" w:sz="4" w:space="0" w:color="auto"/>
              <w:bottom w:val="single" w:sz="4" w:space="0" w:color="auto"/>
            </w:tcBorders>
            <w:shd w:val="clear" w:color="auto" w:fill="FFFFFF" w:themeFill="background1"/>
          </w:tcPr>
          <w:p w14:paraId="2E46F843" w14:textId="77777777" w:rsidR="00E0490A" w:rsidRDefault="00E0490A" w:rsidP="00E0490A"/>
        </w:tc>
        <w:tc>
          <w:tcPr>
            <w:tcW w:w="520" w:type="dxa"/>
            <w:tcBorders>
              <w:top w:val="single" w:sz="4" w:space="0" w:color="auto"/>
              <w:bottom w:val="single" w:sz="4" w:space="0" w:color="auto"/>
            </w:tcBorders>
            <w:shd w:val="clear" w:color="auto" w:fill="FFFFFF" w:themeFill="background1"/>
          </w:tcPr>
          <w:p w14:paraId="73AEDE6E" w14:textId="77777777" w:rsidR="00E0490A" w:rsidRDefault="00E0490A" w:rsidP="00E0490A"/>
        </w:tc>
        <w:tc>
          <w:tcPr>
            <w:tcW w:w="520" w:type="dxa"/>
            <w:tcBorders>
              <w:top w:val="single" w:sz="4" w:space="0" w:color="auto"/>
              <w:bottom w:val="single" w:sz="4" w:space="0" w:color="auto"/>
            </w:tcBorders>
            <w:shd w:val="clear" w:color="auto" w:fill="FFFFFF" w:themeFill="background1"/>
          </w:tcPr>
          <w:p w14:paraId="169815BA" w14:textId="77777777" w:rsidR="00E0490A" w:rsidRDefault="00E0490A" w:rsidP="00E0490A"/>
        </w:tc>
        <w:tc>
          <w:tcPr>
            <w:tcW w:w="519" w:type="dxa"/>
            <w:tcBorders>
              <w:top w:val="single" w:sz="4" w:space="0" w:color="auto"/>
              <w:bottom w:val="single" w:sz="4" w:space="0" w:color="auto"/>
            </w:tcBorders>
            <w:shd w:val="clear" w:color="auto" w:fill="FFFFFF" w:themeFill="background1"/>
          </w:tcPr>
          <w:p w14:paraId="63864C79" w14:textId="77777777" w:rsidR="00E0490A" w:rsidRDefault="00E0490A" w:rsidP="00E0490A"/>
        </w:tc>
        <w:tc>
          <w:tcPr>
            <w:tcW w:w="520" w:type="dxa"/>
            <w:tcBorders>
              <w:top w:val="single" w:sz="4" w:space="0" w:color="auto"/>
              <w:bottom w:val="single" w:sz="4" w:space="0" w:color="auto"/>
            </w:tcBorders>
            <w:shd w:val="clear" w:color="auto" w:fill="FFFFFF" w:themeFill="background1"/>
          </w:tcPr>
          <w:p w14:paraId="323097DF" w14:textId="77777777" w:rsidR="00E0490A" w:rsidRDefault="00E0490A" w:rsidP="00E0490A"/>
        </w:tc>
        <w:tc>
          <w:tcPr>
            <w:tcW w:w="520" w:type="dxa"/>
            <w:tcBorders>
              <w:top w:val="single" w:sz="4" w:space="0" w:color="auto"/>
              <w:bottom w:val="single" w:sz="4" w:space="0" w:color="auto"/>
            </w:tcBorders>
            <w:shd w:val="clear" w:color="auto" w:fill="FFFFFF" w:themeFill="background1"/>
          </w:tcPr>
          <w:p w14:paraId="0D3F1EA8" w14:textId="77777777" w:rsidR="00E0490A" w:rsidRDefault="00E0490A" w:rsidP="00E0490A"/>
        </w:tc>
        <w:tc>
          <w:tcPr>
            <w:tcW w:w="520" w:type="dxa"/>
            <w:tcBorders>
              <w:top w:val="single" w:sz="4" w:space="0" w:color="auto"/>
              <w:bottom w:val="single" w:sz="4" w:space="0" w:color="auto"/>
            </w:tcBorders>
            <w:shd w:val="clear" w:color="auto" w:fill="FFFFFF" w:themeFill="background1"/>
          </w:tcPr>
          <w:p w14:paraId="4987C1F0" w14:textId="77777777" w:rsidR="00E0490A" w:rsidRDefault="00E0490A" w:rsidP="00E0490A"/>
        </w:tc>
        <w:tc>
          <w:tcPr>
            <w:tcW w:w="520" w:type="dxa"/>
            <w:tcBorders>
              <w:top w:val="single" w:sz="4" w:space="0" w:color="auto"/>
              <w:bottom w:val="single" w:sz="4" w:space="0" w:color="auto"/>
              <w:right w:val="single" w:sz="12" w:space="0" w:color="auto"/>
            </w:tcBorders>
            <w:shd w:val="clear" w:color="auto" w:fill="FFFFFF" w:themeFill="background1"/>
          </w:tcPr>
          <w:p w14:paraId="7827E2C9" w14:textId="77777777" w:rsidR="00E0490A" w:rsidRDefault="00E0490A" w:rsidP="00E0490A"/>
        </w:tc>
      </w:tr>
      <w:tr w:rsidR="00066B71" w14:paraId="4A0DA034" w14:textId="77777777" w:rsidTr="000348D7">
        <w:trPr>
          <w:trHeight w:val="283"/>
        </w:trPr>
        <w:tc>
          <w:tcPr>
            <w:tcW w:w="993" w:type="dxa"/>
            <w:tcBorders>
              <w:left w:val="single" w:sz="12" w:space="0" w:color="auto"/>
              <w:right w:val="double" w:sz="4" w:space="0" w:color="auto"/>
            </w:tcBorders>
            <w:shd w:val="clear" w:color="auto" w:fill="D9D9D9" w:themeFill="background1" w:themeFillShade="D9"/>
          </w:tcPr>
          <w:p w14:paraId="064A096F" w14:textId="60BC3DA6" w:rsidR="00E0490A" w:rsidRDefault="00E0490A" w:rsidP="00E0490A">
            <w:r>
              <w:t>Aim 2</w:t>
            </w:r>
          </w:p>
        </w:tc>
        <w:tc>
          <w:tcPr>
            <w:tcW w:w="2835" w:type="dxa"/>
            <w:tcBorders>
              <w:left w:val="double" w:sz="4" w:space="0" w:color="auto"/>
              <w:right w:val="double" w:sz="4" w:space="0" w:color="auto"/>
            </w:tcBorders>
          </w:tcPr>
          <w:p w14:paraId="5E800872" w14:textId="08C7F8CB" w:rsidR="00E0490A" w:rsidRDefault="00E0490A" w:rsidP="00E0490A">
            <w:r>
              <w:t>Experimental Design</w:t>
            </w:r>
          </w:p>
        </w:tc>
        <w:tc>
          <w:tcPr>
            <w:tcW w:w="519" w:type="dxa"/>
            <w:tcBorders>
              <w:top w:val="single" w:sz="4" w:space="0" w:color="auto"/>
              <w:left w:val="double" w:sz="4" w:space="0" w:color="auto"/>
            </w:tcBorders>
            <w:shd w:val="clear" w:color="auto" w:fill="auto"/>
          </w:tcPr>
          <w:p w14:paraId="61589E05" w14:textId="1CEA2AFE" w:rsidR="00E0490A" w:rsidRDefault="00E0490A" w:rsidP="00E0490A"/>
        </w:tc>
        <w:tc>
          <w:tcPr>
            <w:tcW w:w="520" w:type="dxa"/>
            <w:tcBorders>
              <w:top w:val="single" w:sz="4" w:space="0" w:color="auto"/>
            </w:tcBorders>
            <w:shd w:val="clear" w:color="auto" w:fill="auto"/>
          </w:tcPr>
          <w:p w14:paraId="1FB31696" w14:textId="77777777" w:rsidR="00E0490A" w:rsidRDefault="00E0490A" w:rsidP="00E0490A"/>
        </w:tc>
        <w:tc>
          <w:tcPr>
            <w:tcW w:w="520" w:type="dxa"/>
            <w:tcBorders>
              <w:top w:val="single" w:sz="4" w:space="0" w:color="auto"/>
            </w:tcBorders>
            <w:shd w:val="clear" w:color="auto" w:fill="C5E0B3" w:themeFill="accent6" w:themeFillTint="66"/>
          </w:tcPr>
          <w:p w14:paraId="34763A21" w14:textId="77777777" w:rsidR="00E0490A" w:rsidRDefault="00E0490A" w:rsidP="00E0490A"/>
        </w:tc>
        <w:tc>
          <w:tcPr>
            <w:tcW w:w="520" w:type="dxa"/>
            <w:tcBorders>
              <w:top w:val="single" w:sz="4" w:space="0" w:color="auto"/>
              <w:bottom w:val="single" w:sz="4" w:space="0" w:color="auto"/>
            </w:tcBorders>
            <w:shd w:val="clear" w:color="auto" w:fill="auto"/>
          </w:tcPr>
          <w:p w14:paraId="36A0E253" w14:textId="77777777" w:rsidR="00E0490A" w:rsidRDefault="00E0490A" w:rsidP="00E0490A"/>
        </w:tc>
        <w:tc>
          <w:tcPr>
            <w:tcW w:w="519" w:type="dxa"/>
            <w:tcBorders>
              <w:top w:val="single" w:sz="4" w:space="0" w:color="auto"/>
              <w:bottom w:val="single" w:sz="4" w:space="0" w:color="auto"/>
            </w:tcBorders>
            <w:shd w:val="clear" w:color="auto" w:fill="auto"/>
          </w:tcPr>
          <w:p w14:paraId="551757ED" w14:textId="77777777" w:rsidR="00E0490A" w:rsidRDefault="00E0490A" w:rsidP="00E0490A"/>
        </w:tc>
        <w:tc>
          <w:tcPr>
            <w:tcW w:w="520" w:type="dxa"/>
            <w:tcBorders>
              <w:top w:val="single" w:sz="4" w:space="0" w:color="auto"/>
              <w:bottom w:val="single" w:sz="4" w:space="0" w:color="auto"/>
            </w:tcBorders>
            <w:shd w:val="clear" w:color="auto" w:fill="auto"/>
          </w:tcPr>
          <w:p w14:paraId="7B950DC3" w14:textId="77777777" w:rsidR="00E0490A" w:rsidRDefault="00E0490A" w:rsidP="00E0490A"/>
        </w:tc>
        <w:tc>
          <w:tcPr>
            <w:tcW w:w="520" w:type="dxa"/>
            <w:tcBorders>
              <w:top w:val="single" w:sz="4" w:space="0" w:color="auto"/>
              <w:bottom w:val="single" w:sz="4" w:space="0" w:color="auto"/>
            </w:tcBorders>
            <w:shd w:val="clear" w:color="auto" w:fill="auto"/>
          </w:tcPr>
          <w:p w14:paraId="203DFCE9" w14:textId="77777777" w:rsidR="00E0490A" w:rsidRDefault="00E0490A" w:rsidP="00E0490A"/>
        </w:tc>
        <w:tc>
          <w:tcPr>
            <w:tcW w:w="520" w:type="dxa"/>
            <w:tcBorders>
              <w:top w:val="single" w:sz="4" w:space="0" w:color="auto"/>
            </w:tcBorders>
            <w:shd w:val="clear" w:color="auto" w:fill="auto"/>
          </w:tcPr>
          <w:p w14:paraId="051C2EEB" w14:textId="77777777" w:rsidR="00E0490A" w:rsidRDefault="00E0490A" w:rsidP="00E0490A"/>
        </w:tc>
        <w:tc>
          <w:tcPr>
            <w:tcW w:w="520" w:type="dxa"/>
            <w:tcBorders>
              <w:top w:val="single" w:sz="4" w:space="0" w:color="auto"/>
            </w:tcBorders>
            <w:shd w:val="clear" w:color="auto" w:fill="auto"/>
          </w:tcPr>
          <w:p w14:paraId="2540B0A9" w14:textId="77777777" w:rsidR="00E0490A" w:rsidRDefault="00E0490A" w:rsidP="00E0490A"/>
        </w:tc>
        <w:tc>
          <w:tcPr>
            <w:tcW w:w="519" w:type="dxa"/>
            <w:tcBorders>
              <w:top w:val="single" w:sz="4" w:space="0" w:color="auto"/>
            </w:tcBorders>
            <w:shd w:val="clear" w:color="auto" w:fill="auto"/>
          </w:tcPr>
          <w:p w14:paraId="3DC5FB37" w14:textId="77777777" w:rsidR="00E0490A" w:rsidRDefault="00E0490A" w:rsidP="00E0490A"/>
        </w:tc>
        <w:tc>
          <w:tcPr>
            <w:tcW w:w="520" w:type="dxa"/>
            <w:tcBorders>
              <w:top w:val="single" w:sz="4" w:space="0" w:color="auto"/>
            </w:tcBorders>
            <w:shd w:val="clear" w:color="auto" w:fill="auto"/>
          </w:tcPr>
          <w:p w14:paraId="6F43532E" w14:textId="77777777" w:rsidR="00E0490A" w:rsidRDefault="00E0490A" w:rsidP="00E0490A"/>
        </w:tc>
        <w:tc>
          <w:tcPr>
            <w:tcW w:w="520" w:type="dxa"/>
            <w:tcBorders>
              <w:top w:val="single" w:sz="4" w:space="0" w:color="auto"/>
            </w:tcBorders>
            <w:shd w:val="clear" w:color="auto" w:fill="auto"/>
          </w:tcPr>
          <w:p w14:paraId="04DB02A0" w14:textId="77777777" w:rsidR="00E0490A" w:rsidRDefault="00E0490A" w:rsidP="00E0490A"/>
        </w:tc>
        <w:tc>
          <w:tcPr>
            <w:tcW w:w="520" w:type="dxa"/>
            <w:tcBorders>
              <w:top w:val="single" w:sz="4" w:space="0" w:color="auto"/>
            </w:tcBorders>
            <w:shd w:val="clear" w:color="auto" w:fill="auto"/>
          </w:tcPr>
          <w:p w14:paraId="610071CA" w14:textId="77777777" w:rsidR="00E0490A" w:rsidRDefault="00E0490A" w:rsidP="00E0490A"/>
        </w:tc>
        <w:tc>
          <w:tcPr>
            <w:tcW w:w="519" w:type="dxa"/>
            <w:tcBorders>
              <w:top w:val="single" w:sz="4" w:space="0" w:color="auto"/>
            </w:tcBorders>
            <w:shd w:val="clear" w:color="auto" w:fill="auto"/>
          </w:tcPr>
          <w:p w14:paraId="691A3F07" w14:textId="6E4F499B" w:rsidR="00E0490A" w:rsidRDefault="00E0490A" w:rsidP="00E0490A"/>
        </w:tc>
        <w:tc>
          <w:tcPr>
            <w:tcW w:w="520" w:type="dxa"/>
            <w:tcBorders>
              <w:top w:val="single" w:sz="4" w:space="0" w:color="auto"/>
            </w:tcBorders>
            <w:shd w:val="clear" w:color="auto" w:fill="auto"/>
          </w:tcPr>
          <w:p w14:paraId="2EF0D7EB" w14:textId="77777777" w:rsidR="00E0490A" w:rsidRDefault="00E0490A" w:rsidP="00E0490A"/>
        </w:tc>
        <w:tc>
          <w:tcPr>
            <w:tcW w:w="520" w:type="dxa"/>
            <w:tcBorders>
              <w:top w:val="single" w:sz="4" w:space="0" w:color="auto"/>
            </w:tcBorders>
            <w:shd w:val="clear" w:color="auto" w:fill="auto"/>
          </w:tcPr>
          <w:p w14:paraId="68982D2F" w14:textId="77777777" w:rsidR="00E0490A" w:rsidRDefault="00E0490A" w:rsidP="00E0490A"/>
        </w:tc>
        <w:tc>
          <w:tcPr>
            <w:tcW w:w="520" w:type="dxa"/>
            <w:tcBorders>
              <w:top w:val="single" w:sz="4" w:space="0" w:color="auto"/>
            </w:tcBorders>
            <w:shd w:val="clear" w:color="auto" w:fill="auto"/>
          </w:tcPr>
          <w:p w14:paraId="310A439C" w14:textId="77777777" w:rsidR="00E0490A" w:rsidRDefault="00E0490A" w:rsidP="00E0490A"/>
        </w:tc>
        <w:tc>
          <w:tcPr>
            <w:tcW w:w="520" w:type="dxa"/>
            <w:tcBorders>
              <w:top w:val="single" w:sz="4" w:space="0" w:color="auto"/>
              <w:right w:val="single" w:sz="12" w:space="0" w:color="auto"/>
            </w:tcBorders>
            <w:shd w:val="clear" w:color="auto" w:fill="auto"/>
          </w:tcPr>
          <w:p w14:paraId="71D081D9" w14:textId="77777777" w:rsidR="00E0490A" w:rsidRDefault="00E0490A" w:rsidP="00E0490A"/>
        </w:tc>
      </w:tr>
      <w:tr w:rsidR="00066B71" w14:paraId="036661BD" w14:textId="77777777" w:rsidTr="000348D7">
        <w:trPr>
          <w:trHeight w:val="283"/>
        </w:trPr>
        <w:tc>
          <w:tcPr>
            <w:tcW w:w="993" w:type="dxa"/>
            <w:tcBorders>
              <w:left w:val="single" w:sz="12" w:space="0" w:color="auto"/>
              <w:right w:val="double" w:sz="4" w:space="0" w:color="auto"/>
            </w:tcBorders>
            <w:shd w:val="clear" w:color="auto" w:fill="D9D9D9" w:themeFill="background1" w:themeFillShade="D9"/>
          </w:tcPr>
          <w:p w14:paraId="515C94C6" w14:textId="4B283669" w:rsidR="00E0490A" w:rsidRDefault="00E0490A" w:rsidP="00E0490A"/>
        </w:tc>
        <w:tc>
          <w:tcPr>
            <w:tcW w:w="2835" w:type="dxa"/>
            <w:tcBorders>
              <w:left w:val="double" w:sz="4" w:space="0" w:color="auto"/>
              <w:right w:val="double" w:sz="4" w:space="0" w:color="auto"/>
            </w:tcBorders>
          </w:tcPr>
          <w:p w14:paraId="67C44D37" w14:textId="4A51C43D" w:rsidR="00E0490A" w:rsidRDefault="00E0490A" w:rsidP="00E0490A">
            <w:r>
              <w:t>Culture cells/morphology</w:t>
            </w:r>
          </w:p>
        </w:tc>
        <w:tc>
          <w:tcPr>
            <w:tcW w:w="519" w:type="dxa"/>
            <w:tcBorders>
              <w:left w:val="double" w:sz="4" w:space="0" w:color="auto"/>
            </w:tcBorders>
            <w:shd w:val="clear" w:color="auto" w:fill="auto"/>
          </w:tcPr>
          <w:p w14:paraId="70D31649" w14:textId="77777777" w:rsidR="00E0490A" w:rsidRDefault="00E0490A" w:rsidP="00E0490A"/>
        </w:tc>
        <w:tc>
          <w:tcPr>
            <w:tcW w:w="520" w:type="dxa"/>
            <w:shd w:val="clear" w:color="auto" w:fill="auto"/>
          </w:tcPr>
          <w:p w14:paraId="6D0AF085" w14:textId="77777777" w:rsidR="00E0490A" w:rsidRDefault="00E0490A" w:rsidP="00E0490A"/>
        </w:tc>
        <w:tc>
          <w:tcPr>
            <w:tcW w:w="520" w:type="dxa"/>
            <w:shd w:val="clear" w:color="auto" w:fill="auto"/>
          </w:tcPr>
          <w:p w14:paraId="57B9FDD9" w14:textId="77777777" w:rsidR="00E0490A" w:rsidRDefault="00E0490A" w:rsidP="00E0490A"/>
        </w:tc>
        <w:tc>
          <w:tcPr>
            <w:tcW w:w="520" w:type="dxa"/>
            <w:shd w:val="clear" w:color="auto" w:fill="auto"/>
          </w:tcPr>
          <w:p w14:paraId="154C5E74" w14:textId="77777777" w:rsidR="00E0490A" w:rsidRDefault="00E0490A" w:rsidP="00E0490A"/>
        </w:tc>
        <w:tc>
          <w:tcPr>
            <w:tcW w:w="519" w:type="dxa"/>
            <w:tcBorders>
              <w:top w:val="single" w:sz="4" w:space="0" w:color="auto"/>
            </w:tcBorders>
            <w:shd w:val="clear" w:color="auto" w:fill="auto"/>
          </w:tcPr>
          <w:p w14:paraId="2DD03BD8" w14:textId="77777777" w:rsidR="00E0490A" w:rsidRDefault="00E0490A" w:rsidP="00E0490A"/>
        </w:tc>
        <w:tc>
          <w:tcPr>
            <w:tcW w:w="520" w:type="dxa"/>
            <w:tcBorders>
              <w:top w:val="single" w:sz="4" w:space="0" w:color="auto"/>
            </w:tcBorders>
            <w:shd w:val="clear" w:color="auto" w:fill="C5E0B3" w:themeFill="accent6" w:themeFillTint="66"/>
          </w:tcPr>
          <w:p w14:paraId="28948DAF" w14:textId="77777777" w:rsidR="00E0490A" w:rsidRDefault="00E0490A" w:rsidP="00E0490A"/>
        </w:tc>
        <w:tc>
          <w:tcPr>
            <w:tcW w:w="520" w:type="dxa"/>
            <w:tcBorders>
              <w:top w:val="single" w:sz="4" w:space="0" w:color="auto"/>
            </w:tcBorders>
            <w:shd w:val="clear" w:color="auto" w:fill="C5E0B3" w:themeFill="accent6" w:themeFillTint="66"/>
          </w:tcPr>
          <w:p w14:paraId="660C3F99" w14:textId="77777777" w:rsidR="00E0490A" w:rsidRDefault="00E0490A" w:rsidP="00E0490A"/>
        </w:tc>
        <w:tc>
          <w:tcPr>
            <w:tcW w:w="520" w:type="dxa"/>
            <w:shd w:val="clear" w:color="auto" w:fill="C5E0B3" w:themeFill="accent6" w:themeFillTint="66"/>
          </w:tcPr>
          <w:p w14:paraId="7EF0C64A" w14:textId="77777777" w:rsidR="00E0490A" w:rsidRDefault="00E0490A" w:rsidP="00E0490A"/>
        </w:tc>
        <w:tc>
          <w:tcPr>
            <w:tcW w:w="520" w:type="dxa"/>
            <w:shd w:val="clear" w:color="auto" w:fill="C5E0B3" w:themeFill="accent6" w:themeFillTint="66"/>
          </w:tcPr>
          <w:p w14:paraId="75F412CB" w14:textId="77777777" w:rsidR="00E0490A" w:rsidRDefault="00E0490A" w:rsidP="00E0490A"/>
        </w:tc>
        <w:tc>
          <w:tcPr>
            <w:tcW w:w="519" w:type="dxa"/>
            <w:shd w:val="clear" w:color="auto" w:fill="auto"/>
          </w:tcPr>
          <w:p w14:paraId="2F81F726" w14:textId="77777777" w:rsidR="00E0490A" w:rsidRDefault="00E0490A" w:rsidP="00E0490A"/>
        </w:tc>
        <w:tc>
          <w:tcPr>
            <w:tcW w:w="520" w:type="dxa"/>
            <w:shd w:val="clear" w:color="auto" w:fill="auto"/>
          </w:tcPr>
          <w:p w14:paraId="27F33AF5" w14:textId="77777777" w:rsidR="00E0490A" w:rsidRDefault="00E0490A" w:rsidP="00E0490A"/>
        </w:tc>
        <w:tc>
          <w:tcPr>
            <w:tcW w:w="520" w:type="dxa"/>
            <w:shd w:val="clear" w:color="auto" w:fill="auto"/>
          </w:tcPr>
          <w:p w14:paraId="39298DCA" w14:textId="77777777" w:rsidR="00E0490A" w:rsidRDefault="00E0490A" w:rsidP="00E0490A"/>
        </w:tc>
        <w:tc>
          <w:tcPr>
            <w:tcW w:w="520" w:type="dxa"/>
            <w:shd w:val="clear" w:color="auto" w:fill="auto"/>
          </w:tcPr>
          <w:p w14:paraId="0A314E7C" w14:textId="77777777" w:rsidR="00E0490A" w:rsidRDefault="00E0490A" w:rsidP="00E0490A"/>
        </w:tc>
        <w:tc>
          <w:tcPr>
            <w:tcW w:w="519" w:type="dxa"/>
            <w:shd w:val="clear" w:color="auto" w:fill="auto"/>
          </w:tcPr>
          <w:p w14:paraId="209CA532" w14:textId="77777777" w:rsidR="00E0490A" w:rsidRDefault="00E0490A" w:rsidP="00E0490A"/>
        </w:tc>
        <w:tc>
          <w:tcPr>
            <w:tcW w:w="520" w:type="dxa"/>
            <w:shd w:val="clear" w:color="auto" w:fill="auto"/>
          </w:tcPr>
          <w:p w14:paraId="347A20D8" w14:textId="77777777" w:rsidR="00E0490A" w:rsidRDefault="00E0490A" w:rsidP="00E0490A"/>
        </w:tc>
        <w:tc>
          <w:tcPr>
            <w:tcW w:w="520" w:type="dxa"/>
            <w:shd w:val="clear" w:color="auto" w:fill="auto"/>
          </w:tcPr>
          <w:p w14:paraId="4C4AC25A" w14:textId="77777777" w:rsidR="00E0490A" w:rsidRDefault="00E0490A" w:rsidP="00E0490A"/>
        </w:tc>
        <w:tc>
          <w:tcPr>
            <w:tcW w:w="520" w:type="dxa"/>
            <w:shd w:val="clear" w:color="auto" w:fill="auto"/>
          </w:tcPr>
          <w:p w14:paraId="6B0EE643" w14:textId="77777777" w:rsidR="00E0490A" w:rsidRDefault="00E0490A" w:rsidP="00E0490A"/>
        </w:tc>
        <w:tc>
          <w:tcPr>
            <w:tcW w:w="520" w:type="dxa"/>
            <w:tcBorders>
              <w:right w:val="single" w:sz="12" w:space="0" w:color="auto"/>
            </w:tcBorders>
            <w:shd w:val="clear" w:color="auto" w:fill="auto"/>
          </w:tcPr>
          <w:p w14:paraId="35A483F0" w14:textId="77777777" w:rsidR="00E0490A" w:rsidRDefault="00E0490A" w:rsidP="00E0490A"/>
        </w:tc>
      </w:tr>
      <w:tr w:rsidR="00066B71" w14:paraId="2F6B2AA2" w14:textId="77777777" w:rsidTr="000348D7">
        <w:trPr>
          <w:trHeight w:val="283"/>
        </w:trPr>
        <w:tc>
          <w:tcPr>
            <w:tcW w:w="993" w:type="dxa"/>
            <w:tcBorders>
              <w:left w:val="single" w:sz="12" w:space="0" w:color="auto"/>
              <w:right w:val="double" w:sz="4" w:space="0" w:color="auto"/>
            </w:tcBorders>
            <w:shd w:val="clear" w:color="auto" w:fill="D9D9D9" w:themeFill="background1" w:themeFillShade="D9"/>
          </w:tcPr>
          <w:p w14:paraId="792CCAD0" w14:textId="77777777" w:rsidR="00E0490A" w:rsidRDefault="00E0490A" w:rsidP="00E0490A"/>
        </w:tc>
        <w:tc>
          <w:tcPr>
            <w:tcW w:w="2835" w:type="dxa"/>
            <w:tcBorders>
              <w:left w:val="double" w:sz="4" w:space="0" w:color="auto"/>
              <w:right w:val="double" w:sz="4" w:space="0" w:color="auto"/>
            </w:tcBorders>
          </w:tcPr>
          <w:p w14:paraId="466D8A05" w14:textId="47851D0D" w:rsidR="00E0490A" w:rsidRDefault="00E0490A" w:rsidP="00E0490A">
            <w:r>
              <w:t>RNA extraction</w:t>
            </w:r>
          </w:p>
        </w:tc>
        <w:tc>
          <w:tcPr>
            <w:tcW w:w="519" w:type="dxa"/>
            <w:tcBorders>
              <w:left w:val="double" w:sz="4" w:space="0" w:color="auto"/>
            </w:tcBorders>
            <w:shd w:val="clear" w:color="auto" w:fill="auto"/>
          </w:tcPr>
          <w:p w14:paraId="7354B06A" w14:textId="77777777" w:rsidR="00E0490A" w:rsidRDefault="00E0490A" w:rsidP="00E0490A"/>
        </w:tc>
        <w:tc>
          <w:tcPr>
            <w:tcW w:w="520" w:type="dxa"/>
            <w:shd w:val="clear" w:color="auto" w:fill="auto"/>
          </w:tcPr>
          <w:p w14:paraId="1300C11B" w14:textId="77777777" w:rsidR="00E0490A" w:rsidRDefault="00E0490A" w:rsidP="00E0490A"/>
        </w:tc>
        <w:tc>
          <w:tcPr>
            <w:tcW w:w="520" w:type="dxa"/>
            <w:shd w:val="clear" w:color="auto" w:fill="auto"/>
          </w:tcPr>
          <w:p w14:paraId="1EFCE02F" w14:textId="77777777" w:rsidR="00E0490A" w:rsidRDefault="00E0490A" w:rsidP="00E0490A"/>
        </w:tc>
        <w:tc>
          <w:tcPr>
            <w:tcW w:w="520" w:type="dxa"/>
            <w:shd w:val="clear" w:color="auto" w:fill="auto"/>
          </w:tcPr>
          <w:p w14:paraId="66312777" w14:textId="77777777" w:rsidR="00E0490A" w:rsidRDefault="00E0490A" w:rsidP="00E0490A"/>
        </w:tc>
        <w:tc>
          <w:tcPr>
            <w:tcW w:w="519" w:type="dxa"/>
            <w:shd w:val="clear" w:color="auto" w:fill="auto"/>
          </w:tcPr>
          <w:p w14:paraId="06C3E982" w14:textId="77777777" w:rsidR="00E0490A" w:rsidRDefault="00E0490A" w:rsidP="00E0490A"/>
        </w:tc>
        <w:tc>
          <w:tcPr>
            <w:tcW w:w="520" w:type="dxa"/>
            <w:shd w:val="clear" w:color="auto" w:fill="auto"/>
          </w:tcPr>
          <w:p w14:paraId="24E1DB92" w14:textId="77777777" w:rsidR="00E0490A" w:rsidRDefault="00E0490A" w:rsidP="00E0490A"/>
        </w:tc>
        <w:tc>
          <w:tcPr>
            <w:tcW w:w="520" w:type="dxa"/>
            <w:shd w:val="clear" w:color="auto" w:fill="auto"/>
          </w:tcPr>
          <w:p w14:paraId="07B1447D" w14:textId="77777777" w:rsidR="00E0490A" w:rsidRDefault="00E0490A" w:rsidP="00E0490A"/>
        </w:tc>
        <w:tc>
          <w:tcPr>
            <w:tcW w:w="520" w:type="dxa"/>
            <w:shd w:val="clear" w:color="auto" w:fill="C5E0B3" w:themeFill="accent6" w:themeFillTint="66"/>
          </w:tcPr>
          <w:p w14:paraId="369D17B9" w14:textId="77777777" w:rsidR="00E0490A" w:rsidRDefault="00E0490A" w:rsidP="00E0490A"/>
        </w:tc>
        <w:tc>
          <w:tcPr>
            <w:tcW w:w="520" w:type="dxa"/>
            <w:shd w:val="clear" w:color="auto" w:fill="C5E0B3" w:themeFill="accent6" w:themeFillTint="66"/>
          </w:tcPr>
          <w:p w14:paraId="43A3E368" w14:textId="77777777" w:rsidR="00E0490A" w:rsidRDefault="00E0490A" w:rsidP="00E0490A"/>
        </w:tc>
        <w:tc>
          <w:tcPr>
            <w:tcW w:w="519" w:type="dxa"/>
            <w:shd w:val="clear" w:color="auto" w:fill="C5E0B3" w:themeFill="accent6" w:themeFillTint="66"/>
          </w:tcPr>
          <w:p w14:paraId="0157E666" w14:textId="77777777" w:rsidR="00E0490A" w:rsidRDefault="00E0490A" w:rsidP="00E0490A"/>
        </w:tc>
        <w:tc>
          <w:tcPr>
            <w:tcW w:w="520" w:type="dxa"/>
            <w:shd w:val="clear" w:color="auto" w:fill="auto"/>
          </w:tcPr>
          <w:p w14:paraId="242E93D3" w14:textId="77777777" w:rsidR="00E0490A" w:rsidRDefault="00E0490A" w:rsidP="00E0490A"/>
        </w:tc>
        <w:tc>
          <w:tcPr>
            <w:tcW w:w="520" w:type="dxa"/>
            <w:shd w:val="clear" w:color="auto" w:fill="auto"/>
          </w:tcPr>
          <w:p w14:paraId="29E9C50B" w14:textId="77777777" w:rsidR="00E0490A" w:rsidRDefault="00E0490A" w:rsidP="00E0490A"/>
        </w:tc>
        <w:tc>
          <w:tcPr>
            <w:tcW w:w="520" w:type="dxa"/>
            <w:shd w:val="clear" w:color="auto" w:fill="auto"/>
          </w:tcPr>
          <w:p w14:paraId="08390F9A" w14:textId="77777777" w:rsidR="00E0490A" w:rsidRDefault="00E0490A" w:rsidP="00E0490A"/>
        </w:tc>
        <w:tc>
          <w:tcPr>
            <w:tcW w:w="519" w:type="dxa"/>
            <w:shd w:val="clear" w:color="auto" w:fill="auto"/>
          </w:tcPr>
          <w:p w14:paraId="1018458D" w14:textId="77777777" w:rsidR="00E0490A" w:rsidRDefault="00E0490A" w:rsidP="00E0490A"/>
        </w:tc>
        <w:tc>
          <w:tcPr>
            <w:tcW w:w="520" w:type="dxa"/>
            <w:shd w:val="clear" w:color="auto" w:fill="auto"/>
          </w:tcPr>
          <w:p w14:paraId="0E30EFB4" w14:textId="77777777" w:rsidR="00E0490A" w:rsidRDefault="00E0490A" w:rsidP="00E0490A"/>
        </w:tc>
        <w:tc>
          <w:tcPr>
            <w:tcW w:w="520" w:type="dxa"/>
            <w:shd w:val="clear" w:color="auto" w:fill="auto"/>
          </w:tcPr>
          <w:p w14:paraId="06689470" w14:textId="77777777" w:rsidR="00E0490A" w:rsidRDefault="00E0490A" w:rsidP="00E0490A"/>
        </w:tc>
        <w:tc>
          <w:tcPr>
            <w:tcW w:w="520" w:type="dxa"/>
            <w:shd w:val="clear" w:color="auto" w:fill="auto"/>
          </w:tcPr>
          <w:p w14:paraId="751345D1" w14:textId="77777777" w:rsidR="00E0490A" w:rsidRDefault="00E0490A" w:rsidP="00E0490A"/>
        </w:tc>
        <w:tc>
          <w:tcPr>
            <w:tcW w:w="520" w:type="dxa"/>
            <w:tcBorders>
              <w:right w:val="single" w:sz="12" w:space="0" w:color="auto"/>
            </w:tcBorders>
            <w:shd w:val="clear" w:color="auto" w:fill="auto"/>
          </w:tcPr>
          <w:p w14:paraId="7F6A6329" w14:textId="77777777" w:rsidR="00E0490A" w:rsidRDefault="00E0490A" w:rsidP="00E0490A"/>
        </w:tc>
      </w:tr>
      <w:tr w:rsidR="00066B71" w14:paraId="684204BD" w14:textId="77777777" w:rsidTr="000348D7">
        <w:trPr>
          <w:trHeight w:val="283"/>
        </w:trPr>
        <w:tc>
          <w:tcPr>
            <w:tcW w:w="993" w:type="dxa"/>
            <w:tcBorders>
              <w:left w:val="single" w:sz="12" w:space="0" w:color="auto"/>
              <w:right w:val="double" w:sz="4" w:space="0" w:color="auto"/>
            </w:tcBorders>
            <w:shd w:val="clear" w:color="auto" w:fill="D9D9D9" w:themeFill="background1" w:themeFillShade="D9"/>
          </w:tcPr>
          <w:p w14:paraId="38B99D05" w14:textId="77777777" w:rsidR="00E0490A" w:rsidRDefault="00E0490A" w:rsidP="00E0490A"/>
        </w:tc>
        <w:tc>
          <w:tcPr>
            <w:tcW w:w="2835" w:type="dxa"/>
            <w:tcBorders>
              <w:left w:val="double" w:sz="4" w:space="0" w:color="auto"/>
              <w:right w:val="double" w:sz="4" w:space="0" w:color="auto"/>
            </w:tcBorders>
          </w:tcPr>
          <w:p w14:paraId="43C99E62" w14:textId="070FFA00" w:rsidR="00E0490A" w:rsidRDefault="00E0490A" w:rsidP="00E0490A">
            <w:r>
              <w:t>RT-qPCR/Data Analysis</w:t>
            </w:r>
          </w:p>
        </w:tc>
        <w:tc>
          <w:tcPr>
            <w:tcW w:w="519" w:type="dxa"/>
            <w:tcBorders>
              <w:left w:val="double" w:sz="4" w:space="0" w:color="auto"/>
            </w:tcBorders>
            <w:shd w:val="clear" w:color="auto" w:fill="auto"/>
          </w:tcPr>
          <w:p w14:paraId="28CE0014" w14:textId="77777777" w:rsidR="00E0490A" w:rsidRDefault="00E0490A" w:rsidP="00E0490A"/>
        </w:tc>
        <w:tc>
          <w:tcPr>
            <w:tcW w:w="520" w:type="dxa"/>
            <w:shd w:val="clear" w:color="auto" w:fill="auto"/>
          </w:tcPr>
          <w:p w14:paraId="01E5B704" w14:textId="77777777" w:rsidR="00E0490A" w:rsidRDefault="00E0490A" w:rsidP="00E0490A"/>
        </w:tc>
        <w:tc>
          <w:tcPr>
            <w:tcW w:w="520" w:type="dxa"/>
            <w:shd w:val="clear" w:color="auto" w:fill="auto"/>
          </w:tcPr>
          <w:p w14:paraId="64AACD52" w14:textId="77777777" w:rsidR="00E0490A" w:rsidRDefault="00E0490A" w:rsidP="00E0490A"/>
        </w:tc>
        <w:tc>
          <w:tcPr>
            <w:tcW w:w="520" w:type="dxa"/>
            <w:shd w:val="clear" w:color="auto" w:fill="auto"/>
          </w:tcPr>
          <w:p w14:paraId="0793BDD4" w14:textId="77777777" w:rsidR="00E0490A" w:rsidRDefault="00E0490A" w:rsidP="00E0490A"/>
        </w:tc>
        <w:tc>
          <w:tcPr>
            <w:tcW w:w="519" w:type="dxa"/>
            <w:shd w:val="clear" w:color="auto" w:fill="auto"/>
          </w:tcPr>
          <w:p w14:paraId="49E61BDF" w14:textId="77777777" w:rsidR="00E0490A" w:rsidRDefault="00E0490A" w:rsidP="00E0490A"/>
        </w:tc>
        <w:tc>
          <w:tcPr>
            <w:tcW w:w="520" w:type="dxa"/>
            <w:shd w:val="clear" w:color="auto" w:fill="auto"/>
          </w:tcPr>
          <w:p w14:paraId="1BC81A26" w14:textId="77777777" w:rsidR="00E0490A" w:rsidRDefault="00E0490A" w:rsidP="00E0490A"/>
        </w:tc>
        <w:tc>
          <w:tcPr>
            <w:tcW w:w="520" w:type="dxa"/>
            <w:tcBorders>
              <w:bottom w:val="single" w:sz="4" w:space="0" w:color="auto"/>
            </w:tcBorders>
            <w:shd w:val="clear" w:color="auto" w:fill="auto"/>
          </w:tcPr>
          <w:p w14:paraId="669FD900" w14:textId="77777777" w:rsidR="00E0490A" w:rsidRDefault="00E0490A" w:rsidP="00E0490A"/>
        </w:tc>
        <w:tc>
          <w:tcPr>
            <w:tcW w:w="520" w:type="dxa"/>
            <w:tcBorders>
              <w:bottom w:val="single" w:sz="4" w:space="0" w:color="auto"/>
            </w:tcBorders>
            <w:shd w:val="clear" w:color="auto" w:fill="C5E0B3" w:themeFill="accent6" w:themeFillTint="66"/>
          </w:tcPr>
          <w:p w14:paraId="1D54D3DB" w14:textId="77777777" w:rsidR="00E0490A" w:rsidRDefault="00E0490A" w:rsidP="00E0490A"/>
        </w:tc>
        <w:tc>
          <w:tcPr>
            <w:tcW w:w="520" w:type="dxa"/>
            <w:tcBorders>
              <w:bottom w:val="single" w:sz="4" w:space="0" w:color="auto"/>
            </w:tcBorders>
            <w:shd w:val="clear" w:color="auto" w:fill="C5E0B3" w:themeFill="accent6" w:themeFillTint="66"/>
          </w:tcPr>
          <w:p w14:paraId="5A503FE4" w14:textId="77777777" w:rsidR="00E0490A" w:rsidRDefault="00E0490A" w:rsidP="00E0490A"/>
        </w:tc>
        <w:tc>
          <w:tcPr>
            <w:tcW w:w="519" w:type="dxa"/>
            <w:tcBorders>
              <w:bottom w:val="single" w:sz="4" w:space="0" w:color="auto"/>
            </w:tcBorders>
            <w:shd w:val="clear" w:color="auto" w:fill="C5E0B3" w:themeFill="accent6" w:themeFillTint="66"/>
          </w:tcPr>
          <w:p w14:paraId="53AFE4AB" w14:textId="77777777" w:rsidR="00E0490A" w:rsidRDefault="00E0490A" w:rsidP="00E0490A"/>
        </w:tc>
        <w:tc>
          <w:tcPr>
            <w:tcW w:w="520" w:type="dxa"/>
            <w:tcBorders>
              <w:bottom w:val="single" w:sz="4" w:space="0" w:color="auto"/>
            </w:tcBorders>
            <w:shd w:val="clear" w:color="auto" w:fill="C5E0B3" w:themeFill="accent6" w:themeFillTint="66"/>
          </w:tcPr>
          <w:p w14:paraId="1DE461F8" w14:textId="77777777" w:rsidR="00E0490A" w:rsidRDefault="00E0490A" w:rsidP="00E0490A"/>
        </w:tc>
        <w:tc>
          <w:tcPr>
            <w:tcW w:w="520" w:type="dxa"/>
            <w:shd w:val="clear" w:color="auto" w:fill="auto"/>
          </w:tcPr>
          <w:p w14:paraId="5D8F2582" w14:textId="77777777" w:rsidR="00E0490A" w:rsidRDefault="00E0490A" w:rsidP="00E0490A"/>
        </w:tc>
        <w:tc>
          <w:tcPr>
            <w:tcW w:w="520" w:type="dxa"/>
            <w:shd w:val="clear" w:color="auto" w:fill="auto"/>
          </w:tcPr>
          <w:p w14:paraId="579ED1D4" w14:textId="77777777" w:rsidR="00E0490A" w:rsidRDefault="00E0490A" w:rsidP="00E0490A"/>
        </w:tc>
        <w:tc>
          <w:tcPr>
            <w:tcW w:w="519" w:type="dxa"/>
            <w:shd w:val="clear" w:color="auto" w:fill="auto"/>
          </w:tcPr>
          <w:p w14:paraId="02E4978C" w14:textId="77777777" w:rsidR="00E0490A" w:rsidRDefault="00E0490A" w:rsidP="00E0490A"/>
        </w:tc>
        <w:tc>
          <w:tcPr>
            <w:tcW w:w="520" w:type="dxa"/>
            <w:shd w:val="clear" w:color="auto" w:fill="auto"/>
          </w:tcPr>
          <w:p w14:paraId="16968E0F" w14:textId="77777777" w:rsidR="00E0490A" w:rsidRDefault="00E0490A" w:rsidP="00E0490A"/>
        </w:tc>
        <w:tc>
          <w:tcPr>
            <w:tcW w:w="520" w:type="dxa"/>
            <w:shd w:val="clear" w:color="auto" w:fill="auto"/>
          </w:tcPr>
          <w:p w14:paraId="28D491C5" w14:textId="77777777" w:rsidR="00E0490A" w:rsidRDefault="00E0490A" w:rsidP="00E0490A"/>
        </w:tc>
        <w:tc>
          <w:tcPr>
            <w:tcW w:w="520" w:type="dxa"/>
            <w:shd w:val="clear" w:color="auto" w:fill="auto"/>
          </w:tcPr>
          <w:p w14:paraId="7DE90582" w14:textId="77777777" w:rsidR="00E0490A" w:rsidRDefault="00E0490A" w:rsidP="00E0490A"/>
        </w:tc>
        <w:tc>
          <w:tcPr>
            <w:tcW w:w="520" w:type="dxa"/>
            <w:tcBorders>
              <w:right w:val="single" w:sz="12" w:space="0" w:color="auto"/>
            </w:tcBorders>
            <w:shd w:val="clear" w:color="auto" w:fill="auto"/>
          </w:tcPr>
          <w:p w14:paraId="6F854F59" w14:textId="77777777" w:rsidR="00E0490A" w:rsidRDefault="00E0490A" w:rsidP="00E0490A"/>
        </w:tc>
      </w:tr>
      <w:tr w:rsidR="00066B71" w14:paraId="61CABB7B" w14:textId="77777777" w:rsidTr="000348D7">
        <w:trPr>
          <w:trHeight w:val="283"/>
        </w:trPr>
        <w:tc>
          <w:tcPr>
            <w:tcW w:w="993" w:type="dxa"/>
            <w:tcBorders>
              <w:left w:val="single" w:sz="12" w:space="0" w:color="auto"/>
              <w:right w:val="double" w:sz="4" w:space="0" w:color="auto"/>
            </w:tcBorders>
            <w:shd w:val="clear" w:color="auto" w:fill="D9D9D9" w:themeFill="background1" w:themeFillShade="D9"/>
          </w:tcPr>
          <w:p w14:paraId="66E808C5" w14:textId="77777777" w:rsidR="00E0490A" w:rsidRDefault="00E0490A" w:rsidP="00E0490A"/>
        </w:tc>
        <w:tc>
          <w:tcPr>
            <w:tcW w:w="2835" w:type="dxa"/>
            <w:tcBorders>
              <w:left w:val="double" w:sz="4" w:space="0" w:color="auto"/>
              <w:right w:val="double" w:sz="4" w:space="0" w:color="auto"/>
            </w:tcBorders>
          </w:tcPr>
          <w:p w14:paraId="6EA5544A" w14:textId="0AF6767E" w:rsidR="00E0490A" w:rsidRDefault="00E0490A" w:rsidP="00E0490A">
            <w:r>
              <w:t>RNA-Seq/Data Analysis</w:t>
            </w:r>
          </w:p>
        </w:tc>
        <w:tc>
          <w:tcPr>
            <w:tcW w:w="519" w:type="dxa"/>
            <w:tcBorders>
              <w:left w:val="double" w:sz="4" w:space="0" w:color="auto"/>
            </w:tcBorders>
            <w:shd w:val="clear" w:color="auto" w:fill="auto"/>
          </w:tcPr>
          <w:p w14:paraId="579F9C35" w14:textId="77777777" w:rsidR="00E0490A" w:rsidRDefault="00E0490A" w:rsidP="00E0490A"/>
        </w:tc>
        <w:tc>
          <w:tcPr>
            <w:tcW w:w="520" w:type="dxa"/>
            <w:shd w:val="clear" w:color="auto" w:fill="auto"/>
          </w:tcPr>
          <w:p w14:paraId="21388AE0" w14:textId="77777777" w:rsidR="00E0490A" w:rsidRDefault="00E0490A" w:rsidP="00E0490A"/>
        </w:tc>
        <w:tc>
          <w:tcPr>
            <w:tcW w:w="520" w:type="dxa"/>
            <w:shd w:val="clear" w:color="auto" w:fill="auto"/>
          </w:tcPr>
          <w:p w14:paraId="11348340" w14:textId="77777777" w:rsidR="00E0490A" w:rsidRDefault="00E0490A" w:rsidP="00E0490A"/>
        </w:tc>
        <w:tc>
          <w:tcPr>
            <w:tcW w:w="520" w:type="dxa"/>
            <w:shd w:val="clear" w:color="auto" w:fill="auto"/>
          </w:tcPr>
          <w:p w14:paraId="269BF9DB" w14:textId="77777777" w:rsidR="00E0490A" w:rsidRDefault="00E0490A" w:rsidP="00E0490A"/>
        </w:tc>
        <w:tc>
          <w:tcPr>
            <w:tcW w:w="519" w:type="dxa"/>
            <w:shd w:val="clear" w:color="auto" w:fill="auto"/>
          </w:tcPr>
          <w:p w14:paraId="48CD0499" w14:textId="77777777" w:rsidR="00E0490A" w:rsidRDefault="00E0490A" w:rsidP="00E0490A"/>
        </w:tc>
        <w:tc>
          <w:tcPr>
            <w:tcW w:w="520" w:type="dxa"/>
            <w:shd w:val="clear" w:color="auto" w:fill="auto"/>
          </w:tcPr>
          <w:p w14:paraId="7C364AB4" w14:textId="77777777" w:rsidR="00E0490A" w:rsidRDefault="00E0490A" w:rsidP="00E0490A"/>
        </w:tc>
        <w:tc>
          <w:tcPr>
            <w:tcW w:w="520" w:type="dxa"/>
            <w:tcBorders>
              <w:top w:val="single" w:sz="4" w:space="0" w:color="auto"/>
              <w:bottom w:val="single" w:sz="4" w:space="0" w:color="auto"/>
            </w:tcBorders>
            <w:shd w:val="thinDiagStripe" w:color="auto" w:fill="auto"/>
          </w:tcPr>
          <w:p w14:paraId="49DCD586" w14:textId="77777777" w:rsidR="00E0490A" w:rsidRDefault="00E0490A" w:rsidP="00E0490A"/>
        </w:tc>
        <w:tc>
          <w:tcPr>
            <w:tcW w:w="520" w:type="dxa"/>
            <w:tcBorders>
              <w:top w:val="single" w:sz="4" w:space="0" w:color="auto"/>
              <w:bottom w:val="single" w:sz="4" w:space="0" w:color="auto"/>
            </w:tcBorders>
            <w:shd w:val="thinDiagStripe" w:color="auto" w:fill="C5E0B3" w:themeFill="accent6" w:themeFillTint="66"/>
          </w:tcPr>
          <w:p w14:paraId="37F85284" w14:textId="77777777" w:rsidR="00E0490A" w:rsidRDefault="00E0490A" w:rsidP="00E0490A"/>
        </w:tc>
        <w:tc>
          <w:tcPr>
            <w:tcW w:w="520" w:type="dxa"/>
            <w:tcBorders>
              <w:top w:val="single" w:sz="4" w:space="0" w:color="auto"/>
              <w:bottom w:val="single" w:sz="4" w:space="0" w:color="auto"/>
            </w:tcBorders>
            <w:shd w:val="thinDiagStripe" w:color="auto" w:fill="C5E0B3" w:themeFill="accent6" w:themeFillTint="66"/>
          </w:tcPr>
          <w:p w14:paraId="4C826DD1" w14:textId="77777777" w:rsidR="00E0490A" w:rsidRDefault="00E0490A" w:rsidP="00E0490A"/>
        </w:tc>
        <w:tc>
          <w:tcPr>
            <w:tcW w:w="519" w:type="dxa"/>
            <w:tcBorders>
              <w:top w:val="single" w:sz="4" w:space="0" w:color="auto"/>
              <w:bottom w:val="single" w:sz="4" w:space="0" w:color="auto"/>
            </w:tcBorders>
            <w:shd w:val="thinDiagStripe" w:color="auto" w:fill="C5E0B3" w:themeFill="accent6" w:themeFillTint="66"/>
          </w:tcPr>
          <w:p w14:paraId="42BBB8ED" w14:textId="77777777" w:rsidR="00E0490A" w:rsidRDefault="00E0490A" w:rsidP="00E0490A"/>
        </w:tc>
        <w:tc>
          <w:tcPr>
            <w:tcW w:w="520" w:type="dxa"/>
            <w:tcBorders>
              <w:top w:val="single" w:sz="4" w:space="0" w:color="auto"/>
              <w:bottom w:val="single" w:sz="4" w:space="0" w:color="auto"/>
            </w:tcBorders>
            <w:shd w:val="thinDiagStripe" w:color="auto" w:fill="C5E0B3" w:themeFill="accent6" w:themeFillTint="66"/>
          </w:tcPr>
          <w:p w14:paraId="36B2394F" w14:textId="77777777" w:rsidR="00E0490A" w:rsidRDefault="00E0490A" w:rsidP="00E0490A"/>
        </w:tc>
        <w:tc>
          <w:tcPr>
            <w:tcW w:w="520" w:type="dxa"/>
            <w:shd w:val="clear" w:color="auto" w:fill="C5E0B3" w:themeFill="accent6" w:themeFillTint="66"/>
          </w:tcPr>
          <w:p w14:paraId="6E4D640A" w14:textId="77777777" w:rsidR="00E0490A" w:rsidRDefault="00E0490A" w:rsidP="00E0490A"/>
        </w:tc>
        <w:tc>
          <w:tcPr>
            <w:tcW w:w="520" w:type="dxa"/>
            <w:tcBorders>
              <w:bottom w:val="single" w:sz="4" w:space="0" w:color="auto"/>
            </w:tcBorders>
            <w:shd w:val="clear" w:color="auto" w:fill="auto"/>
          </w:tcPr>
          <w:p w14:paraId="2A03B365" w14:textId="77777777" w:rsidR="00E0490A" w:rsidRDefault="00E0490A" w:rsidP="00E0490A"/>
        </w:tc>
        <w:tc>
          <w:tcPr>
            <w:tcW w:w="519" w:type="dxa"/>
            <w:tcBorders>
              <w:bottom w:val="single" w:sz="4" w:space="0" w:color="auto"/>
            </w:tcBorders>
            <w:shd w:val="clear" w:color="auto" w:fill="auto"/>
          </w:tcPr>
          <w:p w14:paraId="6B05E28F" w14:textId="77777777" w:rsidR="00E0490A" w:rsidRDefault="00E0490A" w:rsidP="00E0490A"/>
        </w:tc>
        <w:tc>
          <w:tcPr>
            <w:tcW w:w="520" w:type="dxa"/>
            <w:tcBorders>
              <w:bottom w:val="single" w:sz="4" w:space="0" w:color="auto"/>
            </w:tcBorders>
            <w:shd w:val="clear" w:color="auto" w:fill="auto"/>
          </w:tcPr>
          <w:p w14:paraId="5BD182FB" w14:textId="77777777" w:rsidR="00E0490A" w:rsidRDefault="00E0490A" w:rsidP="00E0490A"/>
        </w:tc>
        <w:tc>
          <w:tcPr>
            <w:tcW w:w="520" w:type="dxa"/>
            <w:tcBorders>
              <w:bottom w:val="single" w:sz="4" w:space="0" w:color="auto"/>
            </w:tcBorders>
            <w:shd w:val="clear" w:color="auto" w:fill="auto"/>
          </w:tcPr>
          <w:p w14:paraId="0F9ABAEB" w14:textId="77777777" w:rsidR="00E0490A" w:rsidRDefault="00E0490A" w:rsidP="00E0490A"/>
        </w:tc>
        <w:tc>
          <w:tcPr>
            <w:tcW w:w="520" w:type="dxa"/>
            <w:tcBorders>
              <w:bottom w:val="single" w:sz="4" w:space="0" w:color="auto"/>
            </w:tcBorders>
            <w:shd w:val="clear" w:color="auto" w:fill="auto"/>
          </w:tcPr>
          <w:p w14:paraId="3E0173C8" w14:textId="77777777" w:rsidR="00E0490A" w:rsidRDefault="00E0490A" w:rsidP="00E0490A"/>
        </w:tc>
        <w:tc>
          <w:tcPr>
            <w:tcW w:w="520" w:type="dxa"/>
            <w:tcBorders>
              <w:bottom w:val="single" w:sz="4" w:space="0" w:color="auto"/>
              <w:right w:val="single" w:sz="12" w:space="0" w:color="auto"/>
            </w:tcBorders>
            <w:shd w:val="clear" w:color="auto" w:fill="auto"/>
          </w:tcPr>
          <w:p w14:paraId="58C39227" w14:textId="77777777" w:rsidR="00E0490A" w:rsidRDefault="00E0490A" w:rsidP="00E0490A"/>
        </w:tc>
      </w:tr>
      <w:tr w:rsidR="00066B71" w14:paraId="4566B5E2" w14:textId="77777777" w:rsidTr="009A5ADD">
        <w:trPr>
          <w:trHeight w:val="283"/>
        </w:trPr>
        <w:tc>
          <w:tcPr>
            <w:tcW w:w="993" w:type="dxa"/>
            <w:tcBorders>
              <w:left w:val="single" w:sz="12" w:space="0" w:color="auto"/>
              <w:right w:val="double" w:sz="4" w:space="0" w:color="auto"/>
            </w:tcBorders>
            <w:shd w:val="clear" w:color="auto" w:fill="D9D9D9" w:themeFill="background1" w:themeFillShade="D9"/>
          </w:tcPr>
          <w:p w14:paraId="31634E86" w14:textId="42A3759C" w:rsidR="00E0490A" w:rsidRDefault="00E0490A" w:rsidP="00E0490A">
            <w:r>
              <w:t>Aim 3</w:t>
            </w:r>
          </w:p>
        </w:tc>
        <w:tc>
          <w:tcPr>
            <w:tcW w:w="2835" w:type="dxa"/>
            <w:tcBorders>
              <w:left w:val="double" w:sz="4" w:space="0" w:color="auto"/>
              <w:right w:val="double" w:sz="4" w:space="0" w:color="auto"/>
            </w:tcBorders>
          </w:tcPr>
          <w:p w14:paraId="49C8383B" w14:textId="08AA5F75" w:rsidR="00E0490A" w:rsidRDefault="00E0490A" w:rsidP="00E0490A">
            <w:r>
              <w:t>Experimental Design</w:t>
            </w:r>
          </w:p>
        </w:tc>
        <w:tc>
          <w:tcPr>
            <w:tcW w:w="519" w:type="dxa"/>
            <w:tcBorders>
              <w:left w:val="double" w:sz="4" w:space="0" w:color="auto"/>
            </w:tcBorders>
            <w:shd w:val="clear" w:color="auto" w:fill="auto"/>
          </w:tcPr>
          <w:p w14:paraId="21220933" w14:textId="77777777" w:rsidR="00E0490A" w:rsidRDefault="00E0490A" w:rsidP="00E0490A"/>
        </w:tc>
        <w:tc>
          <w:tcPr>
            <w:tcW w:w="520" w:type="dxa"/>
            <w:shd w:val="clear" w:color="auto" w:fill="auto"/>
          </w:tcPr>
          <w:p w14:paraId="31C7B43B" w14:textId="77777777" w:rsidR="00E0490A" w:rsidRDefault="00E0490A" w:rsidP="00E0490A"/>
        </w:tc>
        <w:tc>
          <w:tcPr>
            <w:tcW w:w="520" w:type="dxa"/>
            <w:shd w:val="clear" w:color="auto" w:fill="auto"/>
          </w:tcPr>
          <w:p w14:paraId="555A18F1" w14:textId="77777777" w:rsidR="00E0490A" w:rsidRDefault="00E0490A" w:rsidP="00E0490A"/>
        </w:tc>
        <w:tc>
          <w:tcPr>
            <w:tcW w:w="520" w:type="dxa"/>
            <w:shd w:val="clear" w:color="auto" w:fill="auto"/>
          </w:tcPr>
          <w:p w14:paraId="7C7BC9C3" w14:textId="77777777" w:rsidR="00E0490A" w:rsidRDefault="00E0490A" w:rsidP="00E0490A"/>
        </w:tc>
        <w:tc>
          <w:tcPr>
            <w:tcW w:w="519" w:type="dxa"/>
            <w:shd w:val="clear" w:color="auto" w:fill="auto"/>
          </w:tcPr>
          <w:p w14:paraId="33F8337A" w14:textId="77777777" w:rsidR="00E0490A" w:rsidRDefault="00E0490A" w:rsidP="00E0490A"/>
        </w:tc>
        <w:tc>
          <w:tcPr>
            <w:tcW w:w="520" w:type="dxa"/>
            <w:shd w:val="clear" w:color="auto" w:fill="auto"/>
          </w:tcPr>
          <w:p w14:paraId="53DBB00D" w14:textId="77777777" w:rsidR="00E0490A" w:rsidRDefault="00E0490A" w:rsidP="00E0490A"/>
        </w:tc>
        <w:tc>
          <w:tcPr>
            <w:tcW w:w="520" w:type="dxa"/>
            <w:tcBorders>
              <w:top w:val="single" w:sz="4" w:space="0" w:color="auto"/>
            </w:tcBorders>
            <w:shd w:val="clear" w:color="auto" w:fill="auto"/>
          </w:tcPr>
          <w:p w14:paraId="2DFDCFAB" w14:textId="77777777" w:rsidR="00E0490A" w:rsidRDefault="00E0490A" w:rsidP="00E0490A"/>
        </w:tc>
        <w:tc>
          <w:tcPr>
            <w:tcW w:w="520" w:type="dxa"/>
            <w:tcBorders>
              <w:top w:val="single" w:sz="4" w:space="0" w:color="auto"/>
            </w:tcBorders>
            <w:shd w:val="clear" w:color="auto" w:fill="auto"/>
          </w:tcPr>
          <w:p w14:paraId="7D14B101" w14:textId="77777777" w:rsidR="00E0490A" w:rsidRDefault="00E0490A" w:rsidP="00E0490A"/>
        </w:tc>
        <w:tc>
          <w:tcPr>
            <w:tcW w:w="520" w:type="dxa"/>
            <w:tcBorders>
              <w:top w:val="single" w:sz="4" w:space="0" w:color="auto"/>
              <w:bottom w:val="single" w:sz="4" w:space="0" w:color="auto"/>
            </w:tcBorders>
            <w:shd w:val="clear" w:color="auto" w:fill="auto"/>
          </w:tcPr>
          <w:p w14:paraId="1DD7640F" w14:textId="77777777" w:rsidR="00E0490A" w:rsidRDefault="00E0490A" w:rsidP="00E0490A"/>
        </w:tc>
        <w:tc>
          <w:tcPr>
            <w:tcW w:w="519" w:type="dxa"/>
            <w:tcBorders>
              <w:top w:val="single" w:sz="4" w:space="0" w:color="auto"/>
              <w:bottom w:val="single" w:sz="4" w:space="0" w:color="auto"/>
            </w:tcBorders>
            <w:shd w:val="clear" w:color="auto" w:fill="auto"/>
          </w:tcPr>
          <w:p w14:paraId="6B264E1E" w14:textId="77777777" w:rsidR="00E0490A" w:rsidRDefault="00E0490A" w:rsidP="00E0490A"/>
        </w:tc>
        <w:tc>
          <w:tcPr>
            <w:tcW w:w="520" w:type="dxa"/>
            <w:tcBorders>
              <w:top w:val="single" w:sz="4" w:space="0" w:color="auto"/>
              <w:bottom w:val="single" w:sz="4" w:space="0" w:color="auto"/>
            </w:tcBorders>
            <w:shd w:val="clear" w:color="auto" w:fill="C5E0B3" w:themeFill="accent6" w:themeFillTint="66"/>
          </w:tcPr>
          <w:p w14:paraId="378FB75B" w14:textId="77777777" w:rsidR="00E0490A" w:rsidRDefault="00E0490A" w:rsidP="00E0490A"/>
        </w:tc>
        <w:tc>
          <w:tcPr>
            <w:tcW w:w="520" w:type="dxa"/>
            <w:tcBorders>
              <w:bottom w:val="single" w:sz="4" w:space="0" w:color="auto"/>
            </w:tcBorders>
            <w:shd w:val="clear" w:color="auto" w:fill="auto"/>
          </w:tcPr>
          <w:p w14:paraId="1F79EB9D" w14:textId="77777777" w:rsidR="00E0490A" w:rsidRDefault="00E0490A" w:rsidP="00E0490A"/>
        </w:tc>
        <w:tc>
          <w:tcPr>
            <w:tcW w:w="520" w:type="dxa"/>
            <w:tcBorders>
              <w:top w:val="single" w:sz="4" w:space="0" w:color="auto"/>
            </w:tcBorders>
            <w:shd w:val="clear" w:color="auto" w:fill="auto"/>
          </w:tcPr>
          <w:p w14:paraId="23509970" w14:textId="77777777" w:rsidR="00E0490A" w:rsidRDefault="00E0490A" w:rsidP="00E0490A"/>
        </w:tc>
        <w:tc>
          <w:tcPr>
            <w:tcW w:w="519" w:type="dxa"/>
            <w:tcBorders>
              <w:top w:val="single" w:sz="4" w:space="0" w:color="auto"/>
            </w:tcBorders>
            <w:shd w:val="clear" w:color="auto" w:fill="auto"/>
          </w:tcPr>
          <w:p w14:paraId="661B2864" w14:textId="77777777" w:rsidR="00E0490A" w:rsidRDefault="00E0490A" w:rsidP="00E0490A"/>
        </w:tc>
        <w:tc>
          <w:tcPr>
            <w:tcW w:w="520" w:type="dxa"/>
            <w:tcBorders>
              <w:top w:val="single" w:sz="4" w:space="0" w:color="auto"/>
            </w:tcBorders>
            <w:shd w:val="clear" w:color="auto" w:fill="auto"/>
          </w:tcPr>
          <w:p w14:paraId="3AE961D7" w14:textId="77777777" w:rsidR="00E0490A" w:rsidRDefault="00E0490A" w:rsidP="00E0490A"/>
        </w:tc>
        <w:tc>
          <w:tcPr>
            <w:tcW w:w="520" w:type="dxa"/>
            <w:tcBorders>
              <w:top w:val="single" w:sz="4" w:space="0" w:color="auto"/>
            </w:tcBorders>
            <w:shd w:val="clear" w:color="auto" w:fill="auto"/>
          </w:tcPr>
          <w:p w14:paraId="265B42F5" w14:textId="77777777" w:rsidR="00E0490A" w:rsidRDefault="00E0490A" w:rsidP="00E0490A"/>
        </w:tc>
        <w:tc>
          <w:tcPr>
            <w:tcW w:w="520" w:type="dxa"/>
            <w:tcBorders>
              <w:top w:val="single" w:sz="4" w:space="0" w:color="auto"/>
            </w:tcBorders>
            <w:shd w:val="clear" w:color="auto" w:fill="auto"/>
          </w:tcPr>
          <w:p w14:paraId="16248048" w14:textId="77777777" w:rsidR="00E0490A" w:rsidRDefault="00E0490A" w:rsidP="00E0490A"/>
        </w:tc>
        <w:tc>
          <w:tcPr>
            <w:tcW w:w="520" w:type="dxa"/>
            <w:tcBorders>
              <w:top w:val="single" w:sz="4" w:space="0" w:color="auto"/>
              <w:right w:val="single" w:sz="12" w:space="0" w:color="auto"/>
            </w:tcBorders>
            <w:shd w:val="clear" w:color="auto" w:fill="auto"/>
          </w:tcPr>
          <w:p w14:paraId="115A0461" w14:textId="77777777" w:rsidR="00E0490A" w:rsidRDefault="00E0490A" w:rsidP="00E0490A"/>
        </w:tc>
      </w:tr>
      <w:tr w:rsidR="00066B71" w14:paraId="3FDF13B4" w14:textId="77777777" w:rsidTr="009A5ADD">
        <w:trPr>
          <w:trHeight w:val="283"/>
        </w:trPr>
        <w:tc>
          <w:tcPr>
            <w:tcW w:w="993" w:type="dxa"/>
            <w:tcBorders>
              <w:left w:val="single" w:sz="12" w:space="0" w:color="auto"/>
              <w:right w:val="double" w:sz="4" w:space="0" w:color="auto"/>
            </w:tcBorders>
            <w:shd w:val="clear" w:color="auto" w:fill="D9D9D9" w:themeFill="background1" w:themeFillShade="D9"/>
          </w:tcPr>
          <w:p w14:paraId="2AE1EA1B" w14:textId="77777777" w:rsidR="00E0490A" w:rsidRDefault="00E0490A" w:rsidP="00E0490A"/>
        </w:tc>
        <w:tc>
          <w:tcPr>
            <w:tcW w:w="2835" w:type="dxa"/>
            <w:tcBorders>
              <w:left w:val="double" w:sz="4" w:space="0" w:color="auto"/>
              <w:right w:val="double" w:sz="4" w:space="0" w:color="auto"/>
            </w:tcBorders>
          </w:tcPr>
          <w:p w14:paraId="37DED6DD" w14:textId="2204A5AA" w:rsidR="00E0490A" w:rsidRPr="007D2A3B" w:rsidRDefault="00E0490A" w:rsidP="008C195E">
            <w:pPr>
              <w:rPr>
                <w:vertAlign w:val="superscript"/>
              </w:rPr>
            </w:pPr>
            <w:r>
              <w:t xml:space="preserve">CRISPR </w:t>
            </w:r>
            <w:r w:rsidR="008C195E">
              <w:t>gene editing</w:t>
            </w:r>
          </w:p>
        </w:tc>
        <w:tc>
          <w:tcPr>
            <w:tcW w:w="519" w:type="dxa"/>
            <w:tcBorders>
              <w:top w:val="single" w:sz="4" w:space="0" w:color="auto"/>
              <w:left w:val="double" w:sz="4" w:space="0" w:color="auto"/>
              <w:bottom w:val="single" w:sz="4" w:space="0" w:color="auto"/>
            </w:tcBorders>
            <w:shd w:val="clear" w:color="auto" w:fill="auto"/>
          </w:tcPr>
          <w:p w14:paraId="7AE5B9F1" w14:textId="77777777" w:rsidR="00E0490A" w:rsidRDefault="00E0490A" w:rsidP="00E0490A"/>
        </w:tc>
        <w:tc>
          <w:tcPr>
            <w:tcW w:w="520" w:type="dxa"/>
            <w:tcBorders>
              <w:top w:val="single" w:sz="4" w:space="0" w:color="auto"/>
              <w:bottom w:val="single" w:sz="4" w:space="0" w:color="auto"/>
            </w:tcBorders>
            <w:shd w:val="clear" w:color="auto" w:fill="auto"/>
          </w:tcPr>
          <w:p w14:paraId="5A1B54B3" w14:textId="77777777" w:rsidR="00E0490A" w:rsidRDefault="00E0490A" w:rsidP="00E0490A"/>
        </w:tc>
        <w:tc>
          <w:tcPr>
            <w:tcW w:w="520" w:type="dxa"/>
            <w:tcBorders>
              <w:top w:val="single" w:sz="4" w:space="0" w:color="auto"/>
              <w:bottom w:val="single" w:sz="4" w:space="0" w:color="auto"/>
            </w:tcBorders>
            <w:shd w:val="clear" w:color="auto" w:fill="auto"/>
          </w:tcPr>
          <w:p w14:paraId="658D447F" w14:textId="77777777" w:rsidR="00E0490A" w:rsidRDefault="00E0490A" w:rsidP="00E0490A"/>
        </w:tc>
        <w:tc>
          <w:tcPr>
            <w:tcW w:w="520" w:type="dxa"/>
            <w:tcBorders>
              <w:top w:val="single" w:sz="4" w:space="0" w:color="auto"/>
              <w:bottom w:val="single" w:sz="4" w:space="0" w:color="auto"/>
            </w:tcBorders>
            <w:shd w:val="clear" w:color="auto" w:fill="auto"/>
          </w:tcPr>
          <w:p w14:paraId="7789A46F" w14:textId="77777777" w:rsidR="00E0490A" w:rsidRDefault="00E0490A" w:rsidP="00E0490A"/>
        </w:tc>
        <w:tc>
          <w:tcPr>
            <w:tcW w:w="519" w:type="dxa"/>
            <w:tcBorders>
              <w:top w:val="single" w:sz="4" w:space="0" w:color="auto"/>
              <w:bottom w:val="single" w:sz="4" w:space="0" w:color="auto"/>
            </w:tcBorders>
            <w:shd w:val="clear" w:color="auto" w:fill="auto"/>
          </w:tcPr>
          <w:p w14:paraId="76763087" w14:textId="77777777" w:rsidR="00E0490A" w:rsidRDefault="00E0490A" w:rsidP="00E0490A"/>
        </w:tc>
        <w:tc>
          <w:tcPr>
            <w:tcW w:w="520" w:type="dxa"/>
            <w:tcBorders>
              <w:top w:val="single" w:sz="4" w:space="0" w:color="auto"/>
              <w:bottom w:val="single" w:sz="4" w:space="0" w:color="auto"/>
            </w:tcBorders>
            <w:shd w:val="clear" w:color="auto" w:fill="auto"/>
          </w:tcPr>
          <w:p w14:paraId="2F30B523" w14:textId="77777777" w:rsidR="00E0490A" w:rsidRDefault="00E0490A" w:rsidP="00E0490A"/>
        </w:tc>
        <w:tc>
          <w:tcPr>
            <w:tcW w:w="520" w:type="dxa"/>
            <w:tcBorders>
              <w:top w:val="single" w:sz="4" w:space="0" w:color="auto"/>
              <w:bottom w:val="single" w:sz="4" w:space="0" w:color="auto"/>
            </w:tcBorders>
            <w:shd w:val="clear" w:color="auto" w:fill="auto"/>
          </w:tcPr>
          <w:p w14:paraId="7AA1D08F" w14:textId="77777777" w:rsidR="00E0490A" w:rsidRDefault="00E0490A" w:rsidP="00E0490A"/>
        </w:tc>
        <w:tc>
          <w:tcPr>
            <w:tcW w:w="520" w:type="dxa"/>
            <w:tcBorders>
              <w:top w:val="single" w:sz="4" w:space="0" w:color="auto"/>
              <w:bottom w:val="single" w:sz="4" w:space="0" w:color="auto"/>
            </w:tcBorders>
            <w:shd w:val="clear" w:color="auto" w:fill="auto"/>
          </w:tcPr>
          <w:p w14:paraId="2CCAFDC7" w14:textId="77777777" w:rsidR="00E0490A" w:rsidRDefault="00E0490A" w:rsidP="00E0490A"/>
        </w:tc>
        <w:tc>
          <w:tcPr>
            <w:tcW w:w="520" w:type="dxa"/>
            <w:tcBorders>
              <w:top w:val="single" w:sz="4" w:space="0" w:color="auto"/>
              <w:bottom w:val="single" w:sz="4" w:space="0" w:color="auto"/>
            </w:tcBorders>
            <w:shd w:val="thinDiagStripe" w:color="auto" w:fill="auto"/>
          </w:tcPr>
          <w:p w14:paraId="027690A4" w14:textId="77777777" w:rsidR="00E0490A" w:rsidRDefault="00E0490A" w:rsidP="00E0490A"/>
        </w:tc>
        <w:tc>
          <w:tcPr>
            <w:tcW w:w="519" w:type="dxa"/>
            <w:tcBorders>
              <w:top w:val="single" w:sz="4" w:space="0" w:color="auto"/>
              <w:bottom w:val="single" w:sz="4" w:space="0" w:color="auto"/>
            </w:tcBorders>
            <w:shd w:val="thinDiagStripe" w:color="auto" w:fill="auto"/>
          </w:tcPr>
          <w:p w14:paraId="199792C9" w14:textId="77777777" w:rsidR="00E0490A" w:rsidRDefault="00E0490A" w:rsidP="00E0490A"/>
        </w:tc>
        <w:tc>
          <w:tcPr>
            <w:tcW w:w="520" w:type="dxa"/>
            <w:tcBorders>
              <w:top w:val="single" w:sz="4" w:space="0" w:color="auto"/>
              <w:bottom w:val="single" w:sz="4" w:space="0" w:color="auto"/>
            </w:tcBorders>
            <w:shd w:val="thinDiagStripe" w:color="auto" w:fill="C5E0B3" w:themeFill="accent6" w:themeFillTint="66"/>
          </w:tcPr>
          <w:p w14:paraId="66E6ED21" w14:textId="77777777" w:rsidR="00E0490A" w:rsidRDefault="00E0490A" w:rsidP="00E0490A"/>
        </w:tc>
        <w:tc>
          <w:tcPr>
            <w:tcW w:w="520" w:type="dxa"/>
            <w:tcBorders>
              <w:top w:val="single" w:sz="4" w:space="0" w:color="auto"/>
              <w:bottom w:val="single" w:sz="4" w:space="0" w:color="auto"/>
            </w:tcBorders>
            <w:shd w:val="thinDiagStripe" w:color="auto" w:fill="C5E0B3" w:themeFill="accent6" w:themeFillTint="66"/>
          </w:tcPr>
          <w:p w14:paraId="4424001A" w14:textId="77777777" w:rsidR="00E0490A" w:rsidRDefault="00E0490A" w:rsidP="00E0490A"/>
        </w:tc>
        <w:tc>
          <w:tcPr>
            <w:tcW w:w="520" w:type="dxa"/>
            <w:tcBorders>
              <w:top w:val="single" w:sz="4" w:space="0" w:color="auto"/>
              <w:bottom w:val="single" w:sz="4" w:space="0" w:color="auto"/>
            </w:tcBorders>
            <w:shd w:val="clear" w:color="auto" w:fill="C5E0B3" w:themeFill="accent6" w:themeFillTint="66"/>
          </w:tcPr>
          <w:p w14:paraId="3424BB9D" w14:textId="77777777" w:rsidR="00E0490A" w:rsidRDefault="00E0490A" w:rsidP="00E0490A"/>
        </w:tc>
        <w:tc>
          <w:tcPr>
            <w:tcW w:w="519" w:type="dxa"/>
            <w:tcBorders>
              <w:top w:val="single" w:sz="4" w:space="0" w:color="auto"/>
              <w:bottom w:val="single" w:sz="4" w:space="0" w:color="auto"/>
            </w:tcBorders>
            <w:shd w:val="clear" w:color="auto" w:fill="C5E0B3" w:themeFill="accent6" w:themeFillTint="66"/>
          </w:tcPr>
          <w:p w14:paraId="003E4B88" w14:textId="77777777" w:rsidR="00E0490A" w:rsidRDefault="00E0490A" w:rsidP="00E0490A"/>
        </w:tc>
        <w:tc>
          <w:tcPr>
            <w:tcW w:w="520" w:type="dxa"/>
            <w:tcBorders>
              <w:top w:val="single" w:sz="4" w:space="0" w:color="auto"/>
              <w:bottom w:val="single" w:sz="4" w:space="0" w:color="auto"/>
            </w:tcBorders>
            <w:shd w:val="clear" w:color="auto" w:fill="C5E0B3" w:themeFill="accent6" w:themeFillTint="66"/>
          </w:tcPr>
          <w:p w14:paraId="70E45D8C" w14:textId="77777777" w:rsidR="00E0490A" w:rsidRDefault="00E0490A" w:rsidP="00E0490A"/>
        </w:tc>
        <w:tc>
          <w:tcPr>
            <w:tcW w:w="520" w:type="dxa"/>
            <w:tcBorders>
              <w:top w:val="single" w:sz="4" w:space="0" w:color="auto"/>
              <w:bottom w:val="single" w:sz="4" w:space="0" w:color="auto"/>
            </w:tcBorders>
            <w:shd w:val="clear" w:color="auto" w:fill="auto"/>
          </w:tcPr>
          <w:p w14:paraId="03E5A619" w14:textId="77777777" w:rsidR="00E0490A" w:rsidRDefault="00E0490A" w:rsidP="00E0490A"/>
        </w:tc>
        <w:tc>
          <w:tcPr>
            <w:tcW w:w="520" w:type="dxa"/>
            <w:tcBorders>
              <w:top w:val="single" w:sz="4" w:space="0" w:color="auto"/>
              <w:bottom w:val="single" w:sz="4" w:space="0" w:color="auto"/>
            </w:tcBorders>
            <w:shd w:val="clear" w:color="auto" w:fill="auto"/>
          </w:tcPr>
          <w:p w14:paraId="1C21ADAE" w14:textId="77777777" w:rsidR="00E0490A" w:rsidRDefault="00E0490A" w:rsidP="00E0490A"/>
        </w:tc>
        <w:tc>
          <w:tcPr>
            <w:tcW w:w="520" w:type="dxa"/>
            <w:tcBorders>
              <w:top w:val="single" w:sz="4" w:space="0" w:color="auto"/>
              <w:bottom w:val="single" w:sz="4" w:space="0" w:color="auto"/>
              <w:right w:val="single" w:sz="12" w:space="0" w:color="auto"/>
            </w:tcBorders>
            <w:shd w:val="clear" w:color="auto" w:fill="auto"/>
          </w:tcPr>
          <w:p w14:paraId="5310A036" w14:textId="77777777" w:rsidR="00E0490A" w:rsidRDefault="00E0490A" w:rsidP="00E0490A"/>
        </w:tc>
      </w:tr>
      <w:tr w:rsidR="00066B71" w14:paraId="1AACE40E" w14:textId="77777777" w:rsidTr="000348D7">
        <w:trPr>
          <w:trHeight w:val="283"/>
        </w:trPr>
        <w:tc>
          <w:tcPr>
            <w:tcW w:w="993" w:type="dxa"/>
            <w:tcBorders>
              <w:left w:val="single" w:sz="12" w:space="0" w:color="auto"/>
              <w:right w:val="double" w:sz="4" w:space="0" w:color="auto"/>
            </w:tcBorders>
            <w:shd w:val="clear" w:color="auto" w:fill="D9D9D9" w:themeFill="background1" w:themeFillShade="D9"/>
          </w:tcPr>
          <w:p w14:paraId="2158D586" w14:textId="45A8AB79" w:rsidR="00E0490A" w:rsidRDefault="00E0490A" w:rsidP="00E0490A">
            <w:r>
              <w:t>Outputs</w:t>
            </w:r>
          </w:p>
        </w:tc>
        <w:tc>
          <w:tcPr>
            <w:tcW w:w="2835" w:type="dxa"/>
            <w:tcBorders>
              <w:left w:val="double" w:sz="4" w:space="0" w:color="auto"/>
              <w:right w:val="double" w:sz="4" w:space="0" w:color="auto"/>
            </w:tcBorders>
          </w:tcPr>
          <w:p w14:paraId="68043165" w14:textId="0D6A3433" w:rsidR="00E0490A" w:rsidRPr="007D2A3B" w:rsidRDefault="00E0490A" w:rsidP="00E0490A">
            <w:pPr>
              <w:rPr>
                <w:vertAlign w:val="superscript"/>
              </w:rPr>
            </w:pPr>
            <w:r>
              <w:t>Courses and conferences</w:t>
            </w:r>
            <w:r w:rsidR="009A5ADD">
              <w:rPr>
                <w:vertAlign w:val="superscript"/>
              </w:rPr>
              <w:t>*</w:t>
            </w:r>
          </w:p>
        </w:tc>
        <w:tc>
          <w:tcPr>
            <w:tcW w:w="519" w:type="dxa"/>
            <w:tcBorders>
              <w:top w:val="single" w:sz="4" w:space="0" w:color="auto"/>
              <w:left w:val="double" w:sz="4" w:space="0" w:color="auto"/>
              <w:bottom w:val="single" w:sz="4" w:space="0" w:color="auto"/>
            </w:tcBorders>
            <w:shd w:val="thinDiagStripe" w:color="auto" w:fill="auto"/>
          </w:tcPr>
          <w:p w14:paraId="03E7E6FB" w14:textId="77777777" w:rsidR="00E0490A" w:rsidRDefault="00E0490A" w:rsidP="00E0490A"/>
        </w:tc>
        <w:tc>
          <w:tcPr>
            <w:tcW w:w="520" w:type="dxa"/>
            <w:tcBorders>
              <w:top w:val="single" w:sz="4" w:space="0" w:color="auto"/>
              <w:bottom w:val="single" w:sz="4" w:space="0" w:color="auto"/>
            </w:tcBorders>
            <w:shd w:val="thinDiagStripe" w:color="auto" w:fill="auto"/>
          </w:tcPr>
          <w:p w14:paraId="7294E540" w14:textId="77777777" w:rsidR="00E0490A" w:rsidRDefault="00E0490A" w:rsidP="00E0490A"/>
        </w:tc>
        <w:tc>
          <w:tcPr>
            <w:tcW w:w="520" w:type="dxa"/>
            <w:tcBorders>
              <w:top w:val="single" w:sz="4" w:space="0" w:color="auto"/>
              <w:bottom w:val="single" w:sz="4" w:space="0" w:color="auto"/>
            </w:tcBorders>
            <w:shd w:val="thinDiagStripe" w:color="auto" w:fill="auto"/>
          </w:tcPr>
          <w:p w14:paraId="552BBFAF" w14:textId="77777777" w:rsidR="00E0490A" w:rsidRDefault="00E0490A" w:rsidP="00E0490A"/>
        </w:tc>
        <w:tc>
          <w:tcPr>
            <w:tcW w:w="520" w:type="dxa"/>
            <w:tcBorders>
              <w:top w:val="single" w:sz="4" w:space="0" w:color="auto"/>
              <w:bottom w:val="single" w:sz="4" w:space="0" w:color="auto"/>
            </w:tcBorders>
            <w:shd w:val="thinDiagStripe" w:color="auto" w:fill="auto"/>
          </w:tcPr>
          <w:p w14:paraId="0A658B19" w14:textId="77777777" w:rsidR="00E0490A" w:rsidRDefault="00E0490A" w:rsidP="00E0490A"/>
        </w:tc>
        <w:tc>
          <w:tcPr>
            <w:tcW w:w="519" w:type="dxa"/>
            <w:tcBorders>
              <w:top w:val="single" w:sz="4" w:space="0" w:color="auto"/>
              <w:bottom w:val="single" w:sz="4" w:space="0" w:color="auto"/>
            </w:tcBorders>
            <w:shd w:val="thinDiagStripe" w:color="auto" w:fill="auto"/>
          </w:tcPr>
          <w:p w14:paraId="7495EE7C" w14:textId="77777777" w:rsidR="00E0490A" w:rsidRDefault="00E0490A" w:rsidP="00E0490A"/>
        </w:tc>
        <w:tc>
          <w:tcPr>
            <w:tcW w:w="520" w:type="dxa"/>
            <w:tcBorders>
              <w:top w:val="single" w:sz="4" w:space="0" w:color="auto"/>
              <w:bottom w:val="single" w:sz="4" w:space="0" w:color="auto"/>
            </w:tcBorders>
            <w:shd w:val="thinDiagStripe" w:color="auto" w:fill="auto"/>
          </w:tcPr>
          <w:p w14:paraId="36EAF1ED" w14:textId="77777777" w:rsidR="00E0490A" w:rsidRDefault="00E0490A" w:rsidP="00E0490A"/>
        </w:tc>
        <w:tc>
          <w:tcPr>
            <w:tcW w:w="520" w:type="dxa"/>
            <w:tcBorders>
              <w:top w:val="single" w:sz="4" w:space="0" w:color="auto"/>
              <w:bottom w:val="single" w:sz="4" w:space="0" w:color="auto"/>
            </w:tcBorders>
            <w:shd w:val="thinDiagStripe" w:color="auto" w:fill="auto"/>
          </w:tcPr>
          <w:p w14:paraId="6E4FD3B5" w14:textId="77777777" w:rsidR="00E0490A" w:rsidRDefault="00E0490A" w:rsidP="00E0490A"/>
        </w:tc>
        <w:tc>
          <w:tcPr>
            <w:tcW w:w="520" w:type="dxa"/>
            <w:tcBorders>
              <w:top w:val="single" w:sz="4" w:space="0" w:color="auto"/>
              <w:bottom w:val="single" w:sz="4" w:space="0" w:color="auto"/>
            </w:tcBorders>
            <w:shd w:val="thinDiagStripe" w:color="auto" w:fill="auto"/>
          </w:tcPr>
          <w:p w14:paraId="0779B2F4" w14:textId="77777777" w:rsidR="00E0490A" w:rsidRDefault="00E0490A" w:rsidP="00E0490A"/>
        </w:tc>
        <w:tc>
          <w:tcPr>
            <w:tcW w:w="520" w:type="dxa"/>
            <w:tcBorders>
              <w:top w:val="single" w:sz="4" w:space="0" w:color="auto"/>
              <w:bottom w:val="single" w:sz="4" w:space="0" w:color="auto"/>
            </w:tcBorders>
            <w:shd w:val="thinDiagStripe" w:color="auto" w:fill="auto"/>
          </w:tcPr>
          <w:p w14:paraId="62D2F934" w14:textId="77777777" w:rsidR="00E0490A" w:rsidRDefault="00E0490A" w:rsidP="00E0490A"/>
        </w:tc>
        <w:tc>
          <w:tcPr>
            <w:tcW w:w="519" w:type="dxa"/>
            <w:tcBorders>
              <w:top w:val="single" w:sz="4" w:space="0" w:color="auto"/>
              <w:bottom w:val="single" w:sz="4" w:space="0" w:color="auto"/>
            </w:tcBorders>
            <w:shd w:val="thinDiagStripe" w:color="auto" w:fill="auto"/>
          </w:tcPr>
          <w:p w14:paraId="52AF336E" w14:textId="77777777" w:rsidR="00E0490A" w:rsidRDefault="00E0490A" w:rsidP="00E0490A"/>
        </w:tc>
        <w:tc>
          <w:tcPr>
            <w:tcW w:w="520" w:type="dxa"/>
            <w:tcBorders>
              <w:top w:val="single" w:sz="4" w:space="0" w:color="auto"/>
              <w:bottom w:val="single" w:sz="4" w:space="0" w:color="auto"/>
            </w:tcBorders>
            <w:shd w:val="thinDiagStripe" w:color="auto" w:fill="auto"/>
          </w:tcPr>
          <w:p w14:paraId="2654E040" w14:textId="77777777" w:rsidR="00E0490A" w:rsidRDefault="00E0490A" w:rsidP="00E0490A"/>
        </w:tc>
        <w:tc>
          <w:tcPr>
            <w:tcW w:w="520" w:type="dxa"/>
            <w:tcBorders>
              <w:top w:val="single" w:sz="4" w:space="0" w:color="auto"/>
              <w:bottom w:val="single" w:sz="4" w:space="0" w:color="auto"/>
            </w:tcBorders>
            <w:shd w:val="thinDiagStripe" w:color="auto" w:fill="auto"/>
          </w:tcPr>
          <w:p w14:paraId="212BB033" w14:textId="77777777" w:rsidR="00E0490A" w:rsidRDefault="00E0490A" w:rsidP="00E0490A"/>
        </w:tc>
        <w:tc>
          <w:tcPr>
            <w:tcW w:w="520" w:type="dxa"/>
            <w:tcBorders>
              <w:top w:val="single" w:sz="4" w:space="0" w:color="auto"/>
              <w:bottom w:val="single" w:sz="4" w:space="0" w:color="auto"/>
            </w:tcBorders>
            <w:shd w:val="thinDiagStripe" w:color="auto" w:fill="auto"/>
          </w:tcPr>
          <w:p w14:paraId="241349CE" w14:textId="77777777" w:rsidR="00E0490A" w:rsidRDefault="00E0490A" w:rsidP="00E0490A"/>
        </w:tc>
        <w:tc>
          <w:tcPr>
            <w:tcW w:w="519" w:type="dxa"/>
            <w:tcBorders>
              <w:top w:val="single" w:sz="4" w:space="0" w:color="auto"/>
              <w:bottom w:val="single" w:sz="4" w:space="0" w:color="auto"/>
            </w:tcBorders>
            <w:shd w:val="thinDiagStripe" w:color="auto" w:fill="auto"/>
          </w:tcPr>
          <w:p w14:paraId="13031CEF" w14:textId="77777777" w:rsidR="00E0490A" w:rsidRDefault="00E0490A" w:rsidP="00E0490A"/>
        </w:tc>
        <w:tc>
          <w:tcPr>
            <w:tcW w:w="520" w:type="dxa"/>
            <w:tcBorders>
              <w:top w:val="single" w:sz="4" w:space="0" w:color="auto"/>
              <w:bottom w:val="single" w:sz="4" w:space="0" w:color="auto"/>
            </w:tcBorders>
            <w:shd w:val="thinDiagStripe" w:color="auto" w:fill="auto"/>
          </w:tcPr>
          <w:p w14:paraId="7979C008" w14:textId="77777777" w:rsidR="00E0490A" w:rsidRDefault="00E0490A" w:rsidP="00E0490A"/>
        </w:tc>
        <w:tc>
          <w:tcPr>
            <w:tcW w:w="520" w:type="dxa"/>
            <w:tcBorders>
              <w:top w:val="single" w:sz="4" w:space="0" w:color="auto"/>
              <w:bottom w:val="single" w:sz="4" w:space="0" w:color="auto"/>
            </w:tcBorders>
            <w:shd w:val="thinDiagStripe" w:color="auto" w:fill="auto"/>
          </w:tcPr>
          <w:p w14:paraId="4EC8F07C" w14:textId="77777777" w:rsidR="00E0490A" w:rsidRDefault="00E0490A" w:rsidP="00E0490A"/>
        </w:tc>
        <w:tc>
          <w:tcPr>
            <w:tcW w:w="520" w:type="dxa"/>
            <w:tcBorders>
              <w:top w:val="single" w:sz="4" w:space="0" w:color="auto"/>
              <w:bottom w:val="single" w:sz="4" w:space="0" w:color="auto"/>
            </w:tcBorders>
            <w:shd w:val="thinDiagStripe" w:color="auto" w:fill="auto"/>
          </w:tcPr>
          <w:p w14:paraId="0DBEAF60" w14:textId="0DEECEEB" w:rsidR="00E0490A" w:rsidRDefault="00E0490A" w:rsidP="00E0490A"/>
        </w:tc>
        <w:tc>
          <w:tcPr>
            <w:tcW w:w="520" w:type="dxa"/>
            <w:tcBorders>
              <w:top w:val="single" w:sz="4" w:space="0" w:color="auto"/>
              <w:bottom w:val="single" w:sz="4" w:space="0" w:color="auto"/>
              <w:right w:val="single" w:sz="12" w:space="0" w:color="auto"/>
            </w:tcBorders>
            <w:shd w:val="thinDiagStripe" w:color="auto" w:fill="auto"/>
          </w:tcPr>
          <w:p w14:paraId="675A9FAF" w14:textId="77777777" w:rsidR="00E0490A" w:rsidRDefault="00E0490A" w:rsidP="00E0490A"/>
        </w:tc>
      </w:tr>
      <w:tr w:rsidR="00066B71" w14:paraId="1A6C3E8F" w14:textId="77777777" w:rsidTr="000348D7">
        <w:trPr>
          <w:trHeight w:val="283"/>
        </w:trPr>
        <w:tc>
          <w:tcPr>
            <w:tcW w:w="993" w:type="dxa"/>
            <w:tcBorders>
              <w:left w:val="single" w:sz="12" w:space="0" w:color="auto"/>
              <w:right w:val="double" w:sz="4" w:space="0" w:color="auto"/>
            </w:tcBorders>
            <w:shd w:val="clear" w:color="auto" w:fill="D9D9D9" w:themeFill="background1" w:themeFillShade="D9"/>
          </w:tcPr>
          <w:p w14:paraId="070332A3" w14:textId="77777777" w:rsidR="00E0490A" w:rsidRDefault="00E0490A" w:rsidP="00E0490A"/>
        </w:tc>
        <w:tc>
          <w:tcPr>
            <w:tcW w:w="2835" w:type="dxa"/>
            <w:tcBorders>
              <w:left w:val="double" w:sz="4" w:space="0" w:color="auto"/>
              <w:right w:val="double" w:sz="4" w:space="0" w:color="auto"/>
            </w:tcBorders>
          </w:tcPr>
          <w:p w14:paraId="20BA4A18" w14:textId="70FBBE74" w:rsidR="00E0490A" w:rsidRDefault="00E0490A" w:rsidP="00E0490A">
            <w:r>
              <w:t>Progress meetings/reports</w:t>
            </w:r>
          </w:p>
        </w:tc>
        <w:tc>
          <w:tcPr>
            <w:tcW w:w="519" w:type="dxa"/>
            <w:tcBorders>
              <w:top w:val="single" w:sz="4" w:space="0" w:color="auto"/>
              <w:left w:val="double" w:sz="4" w:space="0" w:color="auto"/>
            </w:tcBorders>
            <w:shd w:val="clear" w:color="auto" w:fill="auto"/>
          </w:tcPr>
          <w:p w14:paraId="25B93B02" w14:textId="77777777" w:rsidR="00E0490A" w:rsidRDefault="00E0490A" w:rsidP="00E0490A"/>
        </w:tc>
        <w:tc>
          <w:tcPr>
            <w:tcW w:w="520" w:type="dxa"/>
            <w:tcBorders>
              <w:top w:val="single" w:sz="4" w:space="0" w:color="auto"/>
            </w:tcBorders>
            <w:shd w:val="clear" w:color="auto" w:fill="auto"/>
          </w:tcPr>
          <w:p w14:paraId="4E198FB8" w14:textId="77777777" w:rsidR="00E0490A" w:rsidRDefault="00E0490A" w:rsidP="00E0490A"/>
        </w:tc>
        <w:tc>
          <w:tcPr>
            <w:tcW w:w="520" w:type="dxa"/>
            <w:tcBorders>
              <w:top w:val="single" w:sz="4" w:space="0" w:color="auto"/>
            </w:tcBorders>
            <w:shd w:val="clear" w:color="auto" w:fill="BDD6EE" w:themeFill="accent1" w:themeFillTint="66"/>
          </w:tcPr>
          <w:p w14:paraId="45AB776F" w14:textId="77777777" w:rsidR="00E0490A" w:rsidRDefault="00E0490A" w:rsidP="00E0490A"/>
        </w:tc>
        <w:tc>
          <w:tcPr>
            <w:tcW w:w="520" w:type="dxa"/>
            <w:tcBorders>
              <w:top w:val="single" w:sz="4" w:space="0" w:color="auto"/>
            </w:tcBorders>
            <w:shd w:val="clear" w:color="auto" w:fill="auto"/>
          </w:tcPr>
          <w:p w14:paraId="5E11C540" w14:textId="77777777" w:rsidR="00E0490A" w:rsidRDefault="00E0490A" w:rsidP="00E0490A"/>
        </w:tc>
        <w:tc>
          <w:tcPr>
            <w:tcW w:w="519" w:type="dxa"/>
            <w:tcBorders>
              <w:top w:val="single" w:sz="4" w:space="0" w:color="auto"/>
            </w:tcBorders>
            <w:shd w:val="clear" w:color="auto" w:fill="auto"/>
          </w:tcPr>
          <w:p w14:paraId="6AC8FF9D" w14:textId="77777777" w:rsidR="00E0490A" w:rsidRDefault="00E0490A" w:rsidP="00E0490A"/>
        </w:tc>
        <w:tc>
          <w:tcPr>
            <w:tcW w:w="520" w:type="dxa"/>
            <w:tcBorders>
              <w:top w:val="single" w:sz="4" w:space="0" w:color="auto"/>
              <w:bottom w:val="single" w:sz="4" w:space="0" w:color="auto"/>
            </w:tcBorders>
            <w:shd w:val="thinVertStripe" w:color="auto" w:fill="BDD6EE" w:themeFill="accent1" w:themeFillTint="66"/>
          </w:tcPr>
          <w:p w14:paraId="3C03224C" w14:textId="77777777" w:rsidR="00E0490A" w:rsidRDefault="00E0490A" w:rsidP="00E0490A"/>
        </w:tc>
        <w:tc>
          <w:tcPr>
            <w:tcW w:w="520" w:type="dxa"/>
            <w:tcBorders>
              <w:top w:val="single" w:sz="4" w:space="0" w:color="auto"/>
              <w:bottom w:val="single" w:sz="4" w:space="0" w:color="auto"/>
            </w:tcBorders>
            <w:shd w:val="clear" w:color="auto" w:fill="auto"/>
          </w:tcPr>
          <w:p w14:paraId="5F47859D" w14:textId="77777777" w:rsidR="00E0490A" w:rsidRDefault="00E0490A" w:rsidP="00E0490A"/>
        </w:tc>
        <w:tc>
          <w:tcPr>
            <w:tcW w:w="520" w:type="dxa"/>
            <w:tcBorders>
              <w:top w:val="single" w:sz="4" w:space="0" w:color="auto"/>
            </w:tcBorders>
            <w:shd w:val="clear" w:color="auto" w:fill="auto"/>
          </w:tcPr>
          <w:p w14:paraId="55DDC73A" w14:textId="77777777" w:rsidR="00E0490A" w:rsidRDefault="00E0490A" w:rsidP="00E0490A"/>
        </w:tc>
        <w:tc>
          <w:tcPr>
            <w:tcW w:w="520" w:type="dxa"/>
            <w:tcBorders>
              <w:top w:val="single" w:sz="4" w:space="0" w:color="auto"/>
            </w:tcBorders>
            <w:shd w:val="clear" w:color="auto" w:fill="BDD6EE" w:themeFill="accent1" w:themeFillTint="66"/>
          </w:tcPr>
          <w:p w14:paraId="3830EB31" w14:textId="77777777" w:rsidR="00E0490A" w:rsidRDefault="00E0490A" w:rsidP="00E0490A"/>
        </w:tc>
        <w:tc>
          <w:tcPr>
            <w:tcW w:w="519" w:type="dxa"/>
            <w:tcBorders>
              <w:top w:val="single" w:sz="4" w:space="0" w:color="auto"/>
            </w:tcBorders>
            <w:shd w:val="clear" w:color="auto" w:fill="auto"/>
          </w:tcPr>
          <w:p w14:paraId="47BB7896" w14:textId="77777777" w:rsidR="00E0490A" w:rsidRDefault="00E0490A" w:rsidP="00E0490A"/>
        </w:tc>
        <w:tc>
          <w:tcPr>
            <w:tcW w:w="520" w:type="dxa"/>
            <w:tcBorders>
              <w:top w:val="single" w:sz="4" w:space="0" w:color="auto"/>
            </w:tcBorders>
            <w:shd w:val="clear" w:color="auto" w:fill="auto"/>
          </w:tcPr>
          <w:p w14:paraId="7E0DFEC3" w14:textId="77777777" w:rsidR="00E0490A" w:rsidRDefault="00E0490A" w:rsidP="00E0490A"/>
        </w:tc>
        <w:tc>
          <w:tcPr>
            <w:tcW w:w="520" w:type="dxa"/>
            <w:tcBorders>
              <w:top w:val="single" w:sz="4" w:space="0" w:color="auto"/>
              <w:bottom w:val="single" w:sz="4" w:space="0" w:color="auto"/>
            </w:tcBorders>
            <w:shd w:val="thinVertStripe" w:color="auto" w:fill="BDD6EE" w:themeFill="accent1" w:themeFillTint="66"/>
          </w:tcPr>
          <w:p w14:paraId="79F36ABC" w14:textId="77777777" w:rsidR="00E0490A" w:rsidRDefault="00E0490A" w:rsidP="00E0490A"/>
        </w:tc>
        <w:tc>
          <w:tcPr>
            <w:tcW w:w="520" w:type="dxa"/>
            <w:tcBorders>
              <w:top w:val="single" w:sz="4" w:space="0" w:color="auto"/>
            </w:tcBorders>
            <w:shd w:val="clear" w:color="auto" w:fill="auto"/>
          </w:tcPr>
          <w:p w14:paraId="0A529DB8" w14:textId="77777777" w:rsidR="00E0490A" w:rsidRDefault="00E0490A" w:rsidP="00E0490A"/>
        </w:tc>
        <w:tc>
          <w:tcPr>
            <w:tcW w:w="519" w:type="dxa"/>
            <w:tcBorders>
              <w:top w:val="single" w:sz="4" w:space="0" w:color="auto"/>
            </w:tcBorders>
            <w:shd w:val="clear" w:color="auto" w:fill="auto"/>
          </w:tcPr>
          <w:p w14:paraId="1E795338" w14:textId="77777777" w:rsidR="00E0490A" w:rsidRDefault="00E0490A" w:rsidP="00E0490A"/>
        </w:tc>
        <w:tc>
          <w:tcPr>
            <w:tcW w:w="520" w:type="dxa"/>
            <w:tcBorders>
              <w:top w:val="single" w:sz="4" w:space="0" w:color="auto"/>
            </w:tcBorders>
            <w:shd w:val="clear" w:color="auto" w:fill="BDD6EE" w:themeFill="accent1" w:themeFillTint="66"/>
          </w:tcPr>
          <w:p w14:paraId="2F7A47BD" w14:textId="77777777" w:rsidR="00E0490A" w:rsidRDefault="00E0490A" w:rsidP="00E0490A"/>
        </w:tc>
        <w:tc>
          <w:tcPr>
            <w:tcW w:w="520" w:type="dxa"/>
            <w:tcBorders>
              <w:top w:val="single" w:sz="4" w:space="0" w:color="auto"/>
            </w:tcBorders>
            <w:shd w:val="clear" w:color="auto" w:fill="auto"/>
          </w:tcPr>
          <w:p w14:paraId="011EE093" w14:textId="0C873E6D" w:rsidR="00E0490A" w:rsidRDefault="00E0490A" w:rsidP="00E0490A"/>
        </w:tc>
        <w:tc>
          <w:tcPr>
            <w:tcW w:w="520" w:type="dxa"/>
            <w:tcBorders>
              <w:top w:val="single" w:sz="4" w:space="0" w:color="auto"/>
            </w:tcBorders>
            <w:shd w:val="clear" w:color="auto" w:fill="auto"/>
          </w:tcPr>
          <w:p w14:paraId="189A22C0" w14:textId="77777777" w:rsidR="00E0490A" w:rsidRDefault="00E0490A" w:rsidP="00E0490A"/>
        </w:tc>
        <w:tc>
          <w:tcPr>
            <w:tcW w:w="520" w:type="dxa"/>
            <w:tcBorders>
              <w:top w:val="single" w:sz="4" w:space="0" w:color="auto"/>
              <w:bottom w:val="single" w:sz="4" w:space="0" w:color="auto"/>
              <w:right w:val="single" w:sz="12" w:space="0" w:color="auto"/>
            </w:tcBorders>
            <w:shd w:val="thinVertStripe" w:color="auto" w:fill="BDD6EE" w:themeFill="accent1" w:themeFillTint="66"/>
          </w:tcPr>
          <w:p w14:paraId="6C33CDD4" w14:textId="77777777" w:rsidR="00E0490A" w:rsidRDefault="00E0490A" w:rsidP="00E0490A"/>
        </w:tc>
      </w:tr>
      <w:tr w:rsidR="00066B71" w14:paraId="61FD37DC" w14:textId="77777777" w:rsidTr="009A2740">
        <w:trPr>
          <w:trHeight w:val="283"/>
        </w:trPr>
        <w:tc>
          <w:tcPr>
            <w:tcW w:w="993" w:type="dxa"/>
            <w:tcBorders>
              <w:left w:val="single" w:sz="12" w:space="0" w:color="auto"/>
              <w:right w:val="double" w:sz="4" w:space="0" w:color="auto"/>
            </w:tcBorders>
            <w:shd w:val="clear" w:color="auto" w:fill="D9D9D9" w:themeFill="background1" w:themeFillShade="D9"/>
          </w:tcPr>
          <w:p w14:paraId="4E5A645E" w14:textId="77777777" w:rsidR="00E0490A" w:rsidRDefault="00E0490A" w:rsidP="00E0490A"/>
        </w:tc>
        <w:tc>
          <w:tcPr>
            <w:tcW w:w="2835" w:type="dxa"/>
            <w:tcBorders>
              <w:left w:val="double" w:sz="4" w:space="0" w:color="auto"/>
              <w:right w:val="double" w:sz="4" w:space="0" w:color="auto"/>
            </w:tcBorders>
          </w:tcPr>
          <w:p w14:paraId="7CC93CA4" w14:textId="025C43E4" w:rsidR="00E0490A" w:rsidRDefault="00E0490A" w:rsidP="00E0490A">
            <w:r>
              <w:t>Publication of work</w:t>
            </w:r>
          </w:p>
        </w:tc>
        <w:tc>
          <w:tcPr>
            <w:tcW w:w="519" w:type="dxa"/>
            <w:tcBorders>
              <w:left w:val="double" w:sz="4" w:space="0" w:color="auto"/>
            </w:tcBorders>
            <w:shd w:val="clear" w:color="auto" w:fill="auto"/>
          </w:tcPr>
          <w:p w14:paraId="4F285F41" w14:textId="30891136" w:rsidR="00E0490A" w:rsidRDefault="00E0490A" w:rsidP="00E0490A"/>
        </w:tc>
        <w:tc>
          <w:tcPr>
            <w:tcW w:w="520" w:type="dxa"/>
            <w:shd w:val="clear" w:color="auto" w:fill="auto"/>
          </w:tcPr>
          <w:p w14:paraId="5ADB2E3B" w14:textId="77777777" w:rsidR="00E0490A" w:rsidRDefault="00E0490A" w:rsidP="00E0490A"/>
        </w:tc>
        <w:tc>
          <w:tcPr>
            <w:tcW w:w="520" w:type="dxa"/>
            <w:shd w:val="clear" w:color="auto" w:fill="auto"/>
          </w:tcPr>
          <w:p w14:paraId="258983AC" w14:textId="77777777" w:rsidR="00E0490A" w:rsidRDefault="00E0490A" w:rsidP="00E0490A"/>
        </w:tc>
        <w:tc>
          <w:tcPr>
            <w:tcW w:w="520" w:type="dxa"/>
            <w:shd w:val="clear" w:color="auto" w:fill="auto"/>
          </w:tcPr>
          <w:p w14:paraId="278D2917" w14:textId="77777777" w:rsidR="00E0490A" w:rsidRDefault="00E0490A" w:rsidP="00E0490A"/>
        </w:tc>
        <w:tc>
          <w:tcPr>
            <w:tcW w:w="519" w:type="dxa"/>
            <w:shd w:val="clear" w:color="auto" w:fill="auto"/>
          </w:tcPr>
          <w:p w14:paraId="6D6E1565" w14:textId="77777777" w:rsidR="00E0490A" w:rsidRDefault="00E0490A" w:rsidP="00E0490A"/>
        </w:tc>
        <w:tc>
          <w:tcPr>
            <w:tcW w:w="520" w:type="dxa"/>
            <w:tcBorders>
              <w:top w:val="single" w:sz="4" w:space="0" w:color="auto"/>
            </w:tcBorders>
            <w:shd w:val="clear" w:color="auto" w:fill="auto"/>
          </w:tcPr>
          <w:p w14:paraId="3337ACD1" w14:textId="64ABB017" w:rsidR="00E0490A" w:rsidRPr="007D2A3B" w:rsidRDefault="00E0490A" w:rsidP="00E0490A">
            <w:pPr>
              <w:rPr>
                <w:sz w:val="16"/>
                <w:szCs w:val="16"/>
              </w:rPr>
            </w:pPr>
          </w:p>
        </w:tc>
        <w:tc>
          <w:tcPr>
            <w:tcW w:w="520" w:type="dxa"/>
            <w:tcBorders>
              <w:top w:val="single" w:sz="4" w:space="0" w:color="auto"/>
            </w:tcBorders>
            <w:shd w:val="clear" w:color="auto" w:fill="auto"/>
          </w:tcPr>
          <w:p w14:paraId="79EDA1C4" w14:textId="514AA65E" w:rsidR="00E0490A" w:rsidRPr="007D2A3B" w:rsidRDefault="00E0490A" w:rsidP="00E0490A">
            <w:pPr>
              <w:rPr>
                <w:sz w:val="16"/>
                <w:szCs w:val="16"/>
              </w:rPr>
            </w:pPr>
          </w:p>
        </w:tc>
        <w:tc>
          <w:tcPr>
            <w:tcW w:w="520" w:type="dxa"/>
            <w:shd w:val="clear" w:color="auto" w:fill="auto"/>
          </w:tcPr>
          <w:p w14:paraId="2C63E639" w14:textId="1E6CDC43" w:rsidR="00E0490A" w:rsidRDefault="00E0490A" w:rsidP="00E0490A"/>
        </w:tc>
        <w:tc>
          <w:tcPr>
            <w:tcW w:w="520" w:type="dxa"/>
            <w:shd w:val="clear" w:color="auto" w:fill="auto"/>
          </w:tcPr>
          <w:p w14:paraId="0F83E2AA" w14:textId="77777777" w:rsidR="00E0490A" w:rsidRDefault="00E0490A" w:rsidP="00E0490A"/>
        </w:tc>
        <w:tc>
          <w:tcPr>
            <w:tcW w:w="519" w:type="dxa"/>
            <w:shd w:val="clear" w:color="auto" w:fill="auto"/>
          </w:tcPr>
          <w:p w14:paraId="519B51F3" w14:textId="77777777" w:rsidR="00E0490A" w:rsidRDefault="00E0490A" w:rsidP="00E0490A"/>
        </w:tc>
        <w:tc>
          <w:tcPr>
            <w:tcW w:w="520" w:type="dxa"/>
            <w:shd w:val="clear" w:color="auto" w:fill="auto"/>
          </w:tcPr>
          <w:p w14:paraId="4EA3A7F9" w14:textId="77777777" w:rsidR="00E0490A" w:rsidRDefault="00E0490A" w:rsidP="00E0490A"/>
        </w:tc>
        <w:tc>
          <w:tcPr>
            <w:tcW w:w="520" w:type="dxa"/>
            <w:tcBorders>
              <w:top w:val="single" w:sz="4" w:space="0" w:color="auto"/>
            </w:tcBorders>
            <w:shd w:val="clear" w:color="auto" w:fill="auto"/>
          </w:tcPr>
          <w:p w14:paraId="776FED58" w14:textId="722C0947" w:rsidR="00E0490A" w:rsidRPr="007D2A3B" w:rsidRDefault="00E0490A" w:rsidP="00E0490A">
            <w:pPr>
              <w:rPr>
                <w:sz w:val="16"/>
                <w:szCs w:val="16"/>
              </w:rPr>
            </w:pPr>
          </w:p>
        </w:tc>
        <w:tc>
          <w:tcPr>
            <w:tcW w:w="520" w:type="dxa"/>
            <w:shd w:val="clear" w:color="auto" w:fill="FFE599" w:themeFill="accent4" w:themeFillTint="66"/>
          </w:tcPr>
          <w:p w14:paraId="1BF14CC5" w14:textId="411F8B33" w:rsidR="00E0490A" w:rsidRPr="007D2A3B" w:rsidRDefault="00E0490A" w:rsidP="00E0490A">
            <w:pPr>
              <w:rPr>
                <w:sz w:val="16"/>
                <w:szCs w:val="16"/>
              </w:rPr>
            </w:pPr>
          </w:p>
        </w:tc>
        <w:tc>
          <w:tcPr>
            <w:tcW w:w="519" w:type="dxa"/>
            <w:shd w:val="clear" w:color="auto" w:fill="FFE599" w:themeFill="accent4" w:themeFillTint="66"/>
          </w:tcPr>
          <w:p w14:paraId="131AE887" w14:textId="4CDDB42F" w:rsidR="00E0490A" w:rsidRPr="007D2A3B" w:rsidRDefault="00E0490A" w:rsidP="00E0490A">
            <w:pPr>
              <w:rPr>
                <w:sz w:val="16"/>
                <w:szCs w:val="16"/>
              </w:rPr>
            </w:pPr>
          </w:p>
        </w:tc>
        <w:tc>
          <w:tcPr>
            <w:tcW w:w="520" w:type="dxa"/>
            <w:shd w:val="clear" w:color="auto" w:fill="FFE599" w:themeFill="accent4" w:themeFillTint="66"/>
          </w:tcPr>
          <w:p w14:paraId="0A57370C" w14:textId="0411DB4C" w:rsidR="00E0490A" w:rsidRDefault="00E0490A" w:rsidP="00E0490A"/>
        </w:tc>
        <w:tc>
          <w:tcPr>
            <w:tcW w:w="520" w:type="dxa"/>
            <w:shd w:val="clear" w:color="auto" w:fill="FFE599" w:themeFill="accent4" w:themeFillTint="66"/>
          </w:tcPr>
          <w:p w14:paraId="4EE77D15" w14:textId="088BEE72" w:rsidR="00E0490A" w:rsidRPr="007D2A3B" w:rsidRDefault="00E0490A" w:rsidP="00E0490A">
            <w:pPr>
              <w:rPr>
                <w:sz w:val="16"/>
                <w:szCs w:val="16"/>
              </w:rPr>
            </w:pPr>
          </w:p>
        </w:tc>
        <w:tc>
          <w:tcPr>
            <w:tcW w:w="520" w:type="dxa"/>
            <w:shd w:val="clear" w:color="auto" w:fill="FFE599" w:themeFill="accent4" w:themeFillTint="66"/>
          </w:tcPr>
          <w:p w14:paraId="21B67189" w14:textId="626CF1FA" w:rsidR="00E0490A" w:rsidRPr="007D2A3B" w:rsidRDefault="00E0490A" w:rsidP="00E0490A">
            <w:pPr>
              <w:rPr>
                <w:sz w:val="16"/>
                <w:szCs w:val="16"/>
              </w:rPr>
            </w:pPr>
          </w:p>
        </w:tc>
        <w:tc>
          <w:tcPr>
            <w:tcW w:w="520" w:type="dxa"/>
            <w:tcBorders>
              <w:top w:val="single" w:sz="4" w:space="0" w:color="auto"/>
              <w:right w:val="single" w:sz="12" w:space="0" w:color="auto"/>
            </w:tcBorders>
            <w:shd w:val="clear" w:color="auto" w:fill="FFE599" w:themeFill="accent4" w:themeFillTint="66"/>
          </w:tcPr>
          <w:p w14:paraId="6F2E659D" w14:textId="2E0853B4" w:rsidR="00E0490A" w:rsidRPr="007D2A3B" w:rsidRDefault="00E0490A" w:rsidP="00E0490A">
            <w:pPr>
              <w:rPr>
                <w:sz w:val="16"/>
                <w:szCs w:val="16"/>
              </w:rPr>
            </w:pPr>
          </w:p>
        </w:tc>
      </w:tr>
      <w:tr w:rsidR="00066B71" w14:paraId="79489A7B" w14:textId="77777777" w:rsidTr="000348D7">
        <w:trPr>
          <w:trHeight w:val="283"/>
        </w:trPr>
        <w:tc>
          <w:tcPr>
            <w:tcW w:w="993" w:type="dxa"/>
            <w:tcBorders>
              <w:left w:val="single" w:sz="12" w:space="0" w:color="auto"/>
              <w:bottom w:val="single" w:sz="12" w:space="0" w:color="auto"/>
              <w:right w:val="double" w:sz="4" w:space="0" w:color="auto"/>
            </w:tcBorders>
            <w:shd w:val="clear" w:color="auto" w:fill="D9D9D9" w:themeFill="background1" w:themeFillShade="D9"/>
          </w:tcPr>
          <w:p w14:paraId="2F7536ED" w14:textId="77777777" w:rsidR="00E0490A" w:rsidRDefault="00E0490A" w:rsidP="00E0490A"/>
        </w:tc>
        <w:tc>
          <w:tcPr>
            <w:tcW w:w="2835" w:type="dxa"/>
            <w:tcBorders>
              <w:left w:val="double" w:sz="4" w:space="0" w:color="auto"/>
              <w:bottom w:val="single" w:sz="12" w:space="0" w:color="auto"/>
              <w:right w:val="double" w:sz="4" w:space="0" w:color="auto"/>
            </w:tcBorders>
          </w:tcPr>
          <w:p w14:paraId="3EC8ECCD" w14:textId="2731D12A" w:rsidR="00E0490A" w:rsidRDefault="00E0490A" w:rsidP="00E0490A">
            <w:r>
              <w:t>Future Planning</w:t>
            </w:r>
          </w:p>
        </w:tc>
        <w:tc>
          <w:tcPr>
            <w:tcW w:w="519" w:type="dxa"/>
            <w:tcBorders>
              <w:left w:val="double" w:sz="4" w:space="0" w:color="auto"/>
              <w:bottom w:val="single" w:sz="12" w:space="0" w:color="auto"/>
            </w:tcBorders>
            <w:shd w:val="clear" w:color="auto" w:fill="auto"/>
          </w:tcPr>
          <w:p w14:paraId="3D3151FC" w14:textId="77777777" w:rsidR="00E0490A" w:rsidRDefault="00E0490A" w:rsidP="00E0490A"/>
        </w:tc>
        <w:tc>
          <w:tcPr>
            <w:tcW w:w="520" w:type="dxa"/>
            <w:tcBorders>
              <w:bottom w:val="single" w:sz="12" w:space="0" w:color="auto"/>
            </w:tcBorders>
            <w:shd w:val="clear" w:color="auto" w:fill="auto"/>
          </w:tcPr>
          <w:p w14:paraId="2822FE66" w14:textId="77777777" w:rsidR="00E0490A" w:rsidRDefault="00E0490A" w:rsidP="00E0490A"/>
        </w:tc>
        <w:tc>
          <w:tcPr>
            <w:tcW w:w="520" w:type="dxa"/>
            <w:tcBorders>
              <w:bottom w:val="single" w:sz="12" w:space="0" w:color="auto"/>
            </w:tcBorders>
            <w:shd w:val="clear" w:color="auto" w:fill="auto"/>
          </w:tcPr>
          <w:p w14:paraId="61865E54" w14:textId="77777777" w:rsidR="00E0490A" w:rsidRDefault="00E0490A" w:rsidP="00E0490A"/>
        </w:tc>
        <w:tc>
          <w:tcPr>
            <w:tcW w:w="520" w:type="dxa"/>
            <w:tcBorders>
              <w:bottom w:val="single" w:sz="12" w:space="0" w:color="auto"/>
            </w:tcBorders>
            <w:shd w:val="clear" w:color="auto" w:fill="auto"/>
          </w:tcPr>
          <w:p w14:paraId="7ADD9D18" w14:textId="77777777" w:rsidR="00E0490A" w:rsidRDefault="00E0490A" w:rsidP="00E0490A"/>
        </w:tc>
        <w:tc>
          <w:tcPr>
            <w:tcW w:w="519" w:type="dxa"/>
            <w:tcBorders>
              <w:bottom w:val="single" w:sz="12" w:space="0" w:color="auto"/>
            </w:tcBorders>
            <w:shd w:val="clear" w:color="auto" w:fill="auto"/>
          </w:tcPr>
          <w:p w14:paraId="22E0A718" w14:textId="77777777" w:rsidR="00E0490A" w:rsidRDefault="00E0490A" w:rsidP="00E0490A"/>
        </w:tc>
        <w:tc>
          <w:tcPr>
            <w:tcW w:w="520" w:type="dxa"/>
            <w:tcBorders>
              <w:bottom w:val="single" w:sz="12" w:space="0" w:color="auto"/>
            </w:tcBorders>
            <w:shd w:val="clear" w:color="auto" w:fill="auto"/>
          </w:tcPr>
          <w:p w14:paraId="1F77037C" w14:textId="77777777" w:rsidR="00E0490A" w:rsidRDefault="00E0490A" w:rsidP="00E0490A"/>
        </w:tc>
        <w:tc>
          <w:tcPr>
            <w:tcW w:w="520" w:type="dxa"/>
            <w:tcBorders>
              <w:bottom w:val="single" w:sz="12" w:space="0" w:color="auto"/>
            </w:tcBorders>
            <w:shd w:val="clear" w:color="auto" w:fill="auto"/>
          </w:tcPr>
          <w:p w14:paraId="33CD75A1" w14:textId="77777777" w:rsidR="00E0490A" w:rsidRDefault="00E0490A" w:rsidP="00E0490A"/>
        </w:tc>
        <w:tc>
          <w:tcPr>
            <w:tcW w:w="520" w:type="dxa"/>
            <w:tcBorders>
              <w:bottom w:val="single" w:sz="12" w:space="0" w:color="auto"/>
            </w:tcBorders>
            <w:shd w:val="clear" w:color="auto" w:fill="auto"/>
          </w:tcPr>
          <w:p w14:paraId="6C266333" w14:textId="77777777" w:rsidR="00E0490A" w:rsidRDefault="00E0490A" w:rsidP="00E0490A"/>
        </w:tc>
        <w:tc>
          <w:tcPr>
            <w:tcW w:w="520" w:type="dxa"/>
            <w:tcBorders>
              <w:bottom w:val="single" w:sz="12" w:space="0" w:color="auto"/>
            </w:tcBorders>
            <w:shd w:val="clear" w:color="auto" w:fill="auto"/>
          </w:tcPr>
          <w:p w14:paraId="17B880D5" w14:textId="77777777" w:rsidR="00E0490A" w:rsidRDefault="00E0490A" w:rsidP="00E0490A"/>
        </w:tc>
        <w:tc>
          <w:tcPr>
            <w:tcW w:w="519" w:type="dxa"/>
            <w:tcBorders>
              <w:bottom w:val="single" w:sz="12" w:space="0" w:color="auto"/>
            </w:tcBorders>
            <w:shd w:val="clear" w:color="auto" w:fill="auto"/>
          </w:tcPr>
          <w:p w14:paraId="1C333509" w14:textId="77777777" w:rsidR="00E0490A" w:rsidRDefault="00E0490A" w:rsidP="00E0490A"/>
        </w:tc>
        <w:tc>
          <w:tcPr>
            <w:tcW w:w="520" w:type="dxa"/>
            <w:tcBorders>
              <w:bottom w:val="single" w:sz="12" w:space="0" w:color="auto"/>
            </w:tcBorders>
            <w:shd w:val="clear" w:color="auto" w:fill="auto"/>
          </w:tcPr>
          <w:p w14:paraId="738662F2" w14:textId="77777777" w:rsidR="00E0490A" w:rsidRDefault="00E0490A" w:rsidP="00E0490A"/>
        </w:tc>
        <w:tc>
          <w:tcPr>
            <w:tcW w:w="520" w:type="dxa"/>
            <w:tcBorders>
              <w:bottom w:val="single" w:sz="12" w:space="0" w:color="auto"/>
            </w:tcBorders>
            <w:shd w:val="clear" w:color="auto" w:fill="auto"/>
          </w:tcPr>
          <w:p w14:paraId="058EE577" w14:textId="77777777" w:rsidR="00E0490A" w:rsidRDefault="00E0490A" w:rsidP="00E0490A"/>
        </w:tc>
        <w:tc>
          <w:tcPr>
            <w:tcW w:w="520" w:type="dxa"/>
            <w:tcBorders>
              <w:bottom w:val="single" w:sz="12" w:space="0" w:color="auto"/>
            </w:tcBorders>
            <w:shd w:val="clear" w:color="auto" w:fill="FFE599" w:themeFill="accent4" w:themeFillTint="66"/>
          </w:tcPr>
          <w:p w14:paraId="5605A9F8" w14:textId="77777777" w:rsidR="00E0490A" w:rsidRDefault="00E0490A" w:rsidP="00E0490A"/>
        </w:tc>
        <w:tc>
          <w:tcPr>
            <w:tcW w:w="519" w:type="dxa"/>
            <w:tcBorders>
              <w:bottom w:val="single" w:sz="12" w:space="0" w:color="auto"/>
            </w:tcBorders>
            <w:shd w:val="clear" w:color="auto" w:fill="FFE599" w:themeFill="accent4" w:themeFillTint="66"/>
          </w:tcPr>
          <w:p w14:paraId="32568196" w14:textId="77777777" w:rsidR="00E0490A" w:rsidRDefault="00E0490A" w:rsidP="00E0490A"/>
        </w:tc>
        <w:tc>
          <w:tcPr>
            <w:tcW w:w="520" w:type="dxa"/>
            <w:tcBorders>
              <w:bottom w:val="single" w:sz="12" w:space="0" w:color="auto"/>
            </w:tcBorders>
            <w:shd w:val="clear" w:color="auto" w:fill="FFE599" w:themeFill="accent4" w:themeFillTint="66"/>
          </w:tcPr>
          <w:p w14:paraId="3BB61FF3" w14:textId="77777777" w:rsidR="00E0490A" w:rsidRDefault="00E0490A" w:rsidP="00E0490A"/>
        </w:tc>
        <w:tc>
          <w:tcPr>
            <w:tcW w:w="520" w:type="dxa"/>
            <w:tcBorders>
              <w:bottom w:val="single" w:sz="12" w:space="0" w:color="auto"/>
            </w:tcBorders>
            <w:shd w:val="clear" w:color="auto" w:fill="FFE599" w:themeFill="accent4" w:themeFillTint="66"/>
          </w:tcPr>
          <w:p w14:paraId="54F4798E" w14:textId="77777777" w:rsidR="00E0490A" w:rsidRDefault="00E0490A" w:rsidP="00E0490A"/>
        </w:tc>
        <w:tc>
          <w:tcPr>
            <w:tcW w:w="520" w:type="dxa"/>
            <w:tcBorders>
              <w:bottom w:val="single" w:sz="12" w:space="0" w:color="auto"/>
            </w:tcBorders>
            <w:shd w:val="clear" w:color="auto" w:fill="FFE599" w:themeFill="accent4" w:themeFillTint="66"/>
          </w:tcPr>
          <w:p w14:paraId="41E812FA" w14:textId="77777777" w:rsidR="00E0490A" w:rsidRDefault="00E0490A" w:rsidP="00E0490A"/>
        </w:tc>
        <w:tc>
          <w:tcPr>
            <w:tcW w:w="520" w:type="dxa"/>
            <w:tcBorders>
              <w:bottom w:val="single" w:sz="12" w:space="0" w:color="auto"/>
              <w:right w:val="single" w:sz="12" w:space="0" w:color="auto"/>
            </w:tcBorders>
            <w:shd w:val="clear" w:color="auto" w:fill="FFE599" w:themeFill="accent4" w:themeFillTint="66"/>
          </w:tcPr>
          <w:p w14:paraId="7F2CEB37" w14:textId="77777777" w:rsidR="00E0490A" w:rsidRDefault="00E0490A" w:rsidP="00E0490A"/>
        </w:tc>
      </w:tr>
    </w:tbl>
    <w:p w14:paraId="279EA1E4" w14:textId="22897152" w:rsidR="007711F5" w:rsidRDefault="00F64980" w:rsidP="00E0490A">
      <w:pPr>
        <w:ind w:left="-426"/>
        <w:rPr>
          <w:rFonts w:ascii="Calibri" w:eastAsia="Calibri" w:hAnsi="Calibri" w:cs="Calibri"/>
          <w:sz w:val="20"/>
          <w:szCs w:val="20"/>
          <w:bdr w:val="nil"/>
          <w:lang w:val="en-US"/>
        </w:rPr>
      </w:pPr>
      <w:r w:rsidRPr="00066B71">
        <w:rPr>
          <w:rFonts w:ascii="Calibri" w:eastAsia="Calibri" w:hAnsi="Calibri" w:cs="Calibri"/>
          <w:noProof/>
          <w:sz w:val="20"/>
          <w:szCs w:val="20"/>
          <w:bdr w:val="nil"/>
          <w:lang w:eastAsia="en-GB"/>
        </w:rPr>
        <mc:AlternateContent>
          <mc:Choice Requires="wps">
            <w:drawing>
              <wp:anchor distT="45720" distB="45720" distL="114300" distR="114300" simplePos="0" relativeHeight="251680768" behindDoc="1" locked="0" layoutInCell="1" allowOverlap="1" wp14:anchorId="1CB79D5A" wp14:editId="779FA795">
                <wp:simplePos x="0" y="0"/>
                <wp:positionH relativeFrom="column">
                  <wp:posOffset>1823720</wp:posOffset>
                </wp:positionH>
                <wp:positionV relativeFrom="paragraph">
                  <wp:posOffset>315595</wp:posOffset>
                </wp:positionV>
                <wp:extent cx="6696075" cy="733425"/>
                <wp:effectExtent l="0" t="0" r="9525" b="9525"/>
                <wp:wrapTight wrapText="bothSides">
                  <wp:wrapPolygon edited="0">
                    <wp:start x="0" y="0"/>
                    <wp:lineTo x="0" y="21319"/>
                    <wp:lineTo x="21569" y="21319"/>
                    <wp:lineTo x="21569" y="0"/>
                    <wp:lineTo x="0" y="0"/>
                  </wp:wrapPolygon>
                </wp:wrapTight>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96075" cy="733425"/>
                        </a:xfrm>
                        <a:prstGeom prst="rect">
                          <a:avLst/>
                        </a:prstGeom>
                        <a:solidFill>
                          <a:srgbClr val="FFFFFF"/>
                        </a:solidFill>
                        <a:ln w="9525">
                          <a:noFill/>
                          <a:miter lim="800000"/>
                          <a:headEnd/>
                          <a:tailEnd/>
                        </a:ln>
                      </wps:spPr>
                      <wps:txbx>
                        <w:txbxContent>
                          <w:p w14:paraId="458A033A" w14:textId="14075134" w:rsidR="003E15BD" w:rsidRPr="00F81F24" w:rsidRDefault="003E15BD" w:rsidP="00F64980">
                            <w:pPr>
                              <w:rPr>
                                <w:rFonts w:ascii="Calibri" w:eastAsia="Calibri" w:hAnsi="Calibri" w:cs="Calibri"/>
                                <w:sz w:val="18"/>
                                <w:szCs w:val="18"/>
                                <w:bdr w:val="nil"/>
                                <w:lang w:val="en-US"/>
                              </w:rPr>
                            </w:pPr>
                            <w:r w:rsidRPr="00F81F24">
                              <w:rPr>
                                <w:rFonts w:ascii="Calibri" w:eastAsia="Calibri" w:hAnsi="Calibri" w:cs="Calibri"/>
                                <w:sz w:val="18"/>
                                <w:szCs w:val="18"/>
                                <w:bdr w:val="nil"/>
                                <w:vertAlign w:val="superscript"/>
                                <w:lang w:val="en-US"/>
                              </w:rPr>
                              <w:t>*</w:t>
                            </w:r>
                            <w:r w:rsidRPr="00F81F24">
                              <w:rPr>
                                <w:rFonts w:ascii="Calibri" w:eastAsia="Calibri" w:hAnsi="Calibri" w:cs="Calibri"/>
                                <w:sz w:val="18"/>
                                <w:szCs w:val="18"/>
                                <w:bdr w:val="nil"/>
                                <w:lang w:val="en-US"/>
                              </w:rPr>
                              <w:t>Daphne Jackson Trust and IAD courses (to be arranged) and appropriate seminars and conferences to present my work</w:t>
                            </w:r>
                          </w:p>
                          <w:p w14:paraId="2938E3B3" w14:textId="43A65394" w:rsidR="003E15BD" w:rsidRDefault="003E15B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B79D5A" id="_x0000_s1030" type="#_x0000_t202" style="position:absolute;left:0;text-align:left;margin-left:143.6pt;margin-top:24.85pt;width:527.25pt;height:57.75pt;z-index:-2516357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" stroked="f">
                <v:textbox>
                  <w:txbxContent>
                    <w:p w14:paraId="458A033A" w14:textId="14075134" w:rsidR="003E15BD" w:rsidRPr="00F81F24" w:rsidRDefault="003E15BD" w:rsidP="00F64980">
                      <w:pPr>
                        <w:rPr>
                          <w:rFonts w:ascii="Calibri" w:eastAsia="Calibri" w:hAnsi="Calibri" w:cs="Calibri"/>
                          <w:sz w:val="18"/>
                          <w:szCs w:val="18"/>
                          <w:bdr w:val="nil"/>
                          <w:lang w:val="en-US"/>
                        </w:rPr>
                      </w:pPr>
                      <w:r w:rsidRPr="00F81F24">
                        <w:rPr>
                          <w:rFonts w:ascii="Calibri" w:eastAsia="Calibri" w:hAnsi="Calibri" w:cs="Calibri"/>
                          <w:sz w:val="18"/>
                          <w:szCs w:val="18"/>
                          <w:bdr w:val="nil"/>
                          <w:vertAlign w:val="superscript"/>
                          <w:lang w:val="en-US"/>
                        </w:rPr>
                        <w:t>*</w:t>
                      </w:r>
                      <w:r w:rsidRPr="00F81F24">
                        <w:rPr>
                          <w:rFonts w:ascii="Calibri" w:eastAsia="Calibri" w:hAnsi="Calibri" w:cs="Calibri"/>
                          <w:sz w:val="18"/>
                          <w:szCs w:val="18"/>
                          <w:bdr w:val="nil"/>
                          <w:lang w:val="en-US"/>
                        </w:rPr>
                        <w:t>Daphne Jackson Trust and IAD courses (to be arranged) and appropriate seminars and conferences to present my work</w:t>
                      </w:r>
                    </w:p>
                    <w:p w14:paraId="2938E3B3" w14:textId="43A65394" w:rsidR="003E15BD" w:rsidRDefault="003E15BD"/>
                  </w:txbxContent>
                </v:textbox>
                <w10:wrap type="tight"/>
              </v:shape>
            </w:pict>
          </mc:Fallback>
        </mc:AlternateContent>
      </w:r>
    </w:p>
    <w:tbl>
      <w:tblPr>
        <w:tblStyle w:val="TableGrid"/>
        <w:tblW w:w="0" w:type="auto"/>
        <w:tblInd w:w="279" w:type="dxa"/>
        <w:tblLook w:val="04A0" w:firstRow="1" w:lastRow="0" w:firstColumn="1" w:lastColumn="0" w:noHBand="0" w:noVBand="1"/>
      </w:tblPr>
      <w:tblGrid>
        <w:gridCol w:w="510"/>
        <w:gridCol w:w="1531"/>
      </w:tblGrid>
      <w:tr w:rsidR="00066B71" w:rsidRPr="00066B71" w14:paraId="31725DD3" w14:textId="77777777" w:rsidTr="000348D7">
        <w:tc>
          <w:tcPr>
            <w:tcW w:w="510" w:type="dxa"/>
            <w:shd w:val="thinDiagStripe" w:color="auto" w:fill="auto"/>
          </w:tcPr>
          <w:p w14:paraId="3C827DD3" w14:textId="77777777" w:rsidR="00066B71" w:rsidRDefault="00066B71" w:rsidP="00DF3B28">
            <w:pPr>
              <w:rPr>
                <w:rFonts w:ascii="Calibri" w:eastAsia="Calibri" w:hAnsi="Calibri" w:cs="Calibri"/>
                <w:sz w:val="24"/>
                <w:szCs w:val="24"/>
                <w:bdr w:val="nil"/>
                <w:lang w:val="en-US"/>
              </w:rPr>
            </w:pPr>
          </w:p>
        </w:tc>
        <w:tc>
          <w:tcPr>
            <w:tcW w:w="1531" w:type="dxa"/>
          </w:tcPr>
          <w:p w14:paraId="7521EC47" w14:textId="77777777" w:rsidR="00066B71" w:rsidRPr="00066B71" w:rsidRDefault="00066B71" w:rsidP="00DF3B28">
            <w:pPr>
              <w:rPr>
                <w:rFonts w:ascii="Calibri" w:eastAsia="Calibri" w:hAnsi="Calibri" w:cs="Calibri"/>
                <w:sz w:val="16"/>
                <w:szCs w:val="16"/>
                <w:bdr w:val="nil"/>
                <w:lang w:val="en-US"/>
              </w:rPr>
            </w:pPr>
            <w:r w:rsidRPr="00066B71">
              <w:rPr>
                <w:rFonts w:ascii="Calibri" w:eastAsia="Calibri" w:hAnsi="Calibri" w:cs="Calibri"/>
                <w:sz w:val="16"/>
                <w:szCs w:val="16"/>
                <w:bdr w:val="nil"/>
                <w:lang w:val="en-US"/>
              </w:rPr>
              <w:t>Training/Re-training</w:t>
            </w:r>
          </w:p>
        </w:tc>
      </w:tr>
      <w:tr w:rsidR="00066B71" w:rsidRPr="00066B71" w14:paraId="387D117C" w14:textId="77777777" w:rsidTr="000348D7">
        <w:tc>
          <w:tcPr>
            <w:tcW w:w="510" w:type="dxa"/>
            <w:shd w:val="clear" w:color="auto" w:fill="C5E0B3" w:themeFill="accent6" w:themeFillTint="66"/>
          </w:tcPr>
          <w:p w14:paraId="0B862F36" w14:textId="0E79695F" w:rsidR="00066B71" w:rsidRDefault="00066B71" w:rsidP="00DF3B28">
            <w:pPr>
              <w:rPr>
                <w:rFonts w:ascii="Calibri" w:eastAsia="Calibri" w:hAnsi="Calibri" w:cs="Calibri"/>
                <w:sz w:val="24"/>
                <w:szCs w:val="24"/>
                <w:bdr w:val="nil"/>
                <w:lang w:val="en-US"/>
              </w:rPr>
            </w:pPr>
            <w:r>
              <w:rPr>
                <w:rFonts w:ascii="Calibri" w:eastAsia="Calibri" w:hAnsi="Calibri" w:cs="Calibri"/>
                <w:sz w:val="24"/>
                <w:szCs w:val="24"/>
                <w:bdr w:val="nil"/>
                <w:lang w:val="en-US"/>
              </w:rPr>
              <w:t xml:space="preserve">   </w:t>
            </w:r>
          </w:p>
        </w:tc>
        <w:tc>
          <w:tcPr>
            <w:tcW w:w="1531" w:type="dxa"/>
          </w:tcPr>
          <w:p w14:paraId="35CDF000" w14:textId="77777777" w:rsidR="00066B71" w:rsidRPr="00066B71" w:rsidRDefault="00066B71" w:rsidP="00DF3B28">
            <w:pPr>
              <w:rPr>
                <w:rFonts w:ascii="Calibri" w:eastAsia="Calibri" w:hAnsi="Calibri" w:cs="Calibri"/>
                <w:sz w:val="16"/>
                <w:szCs w:val="16"/>
                <w:bdr w:val="nil"/>
                <w:lang w:val="en-US"/>
              </w:rPr>
            </w:pPr>
            <w:r w:rsidRPr="00066B71">
              <w:rPr>
                <w:rFonts w:ascii="Calibri" w:eastAsia="Calibri" w:hAnsi="Calibri" w:cs="Calibri"/>
                <w:sz w:val="16"/>
                <w:szCs w:val="16"/>
                <w:bdr w:val="nil"/>
                <w:lang w:val="en-US"/>
              </w:rPr>
              <w:t>Research</w:t>
            </w:r>
          </w:p>
        </w:tc>
      </w:tr>
      <w:tr w:rsidR="00066B71" w:rsidRPr="00066B71" w14:paraId="20EB597C" w14:textId="77777777" w:rsidTr="000348D7">
        <w:tc>
          <w:tcPr>
            <w:tcW w:w="510" w:type="dxa"/>
            <w:shd w:val="clear" w:color="auto" w:fill="BDD6EE" w:themeFill="accent1" w:themeFillTint="66"/>
          </w:tcPr>
          <w:p w14:paraId="31148196" w14:textId="77777777" w:rsidR="00066B71" w:rsidRDefault="00066B71" w:rsidP="00DF3B28">
            <w:pPr>
              <w:rPr>
                <w:rFonts w:ascii="Calibri" w:eastAsia="Calibri" w:hAnsi="Calibri" w:cs="Calibri"/>
                <w:sz w:val="24"/>
                <w:szCs w:val="24"/>
                <w:bdr w:val="nil"/>
                <w:lang w:val="en-US"/>
              </w:rPr>
            </w:pPr>
          </w:p>
        </w:tc>
        <w:tc>
          <w:tcPr>
            <w:tcW w:w="1531" w:type="dxa"/>
          </w:tcPr>
          <w:p w14:paraId="7ABC3287" w14:textId="77777777" w:rsidR="00066B71" w:rsidRPr="00066B71" w:rsidRDefault="00066B71" w:rsidP="00DF3B28">
            <w:pPr>
              <w:rPr>
                <w:rFonts w:ascii="Calibri" w:eastAsia="Calibri" w:hAnsi="Calibri" w:cs="Calibri"/>
                <w:sz w:val="16"/>
                <w:szCs w:val="16"/>
                <w:bdr w:val="nil"/>
                <w:lang w:val="en-US"/>
              </w:rPr>
            </w:pPr>
            <w:r w:rsidRPr="00066B71">
              <w:rPr>
                <w:rFonts w:ascii="Calibri" w:eastAsia="Calibri" w:hAnsi="Calibri" w:cs="Calibri"/>
                <w:sz w:val="16"/>
                <w:szCs w:val="16"/>
                <w:bdr w:val="nil"/>
                <w:lang w:val="en-US"/>
              </w:rPr>
              <w:t>Progress Meetings</w:t>
            </w:r>
          </w:p>
        </w:tc>
      </w:tr>
      <w:tr w:rsidR="00066B71" w:rsidRPr="00066B71" w14:paraId="1F8C11EE" w14:textId="77777777" w:rsidTr="000348D7">
        <w:tc>
          <w:tcPr>
            <w:tcW w:w="510" w:type="dxa"/>
            <w:shd w:val="thinVertStripe" w:color="auto" w:fill="auto"/>
          </w:tcPr>
          <w:p w14:paraId="7FD4A802" w14:textId="77777777" w:rsidR="00066B71" w:rsidRDefault="00066B71" w:rsidP="00DF3B28">
            <w:pPr>
              <w:rPr>
                <w:rFonts w:ascii="Calibri" w:eastAsia="Calibri" w:hAnsi="Calibri" w:cs="Calibri"/>
                <w:sz w:val="24"/>
                <w:szCs w:val="24"/>
                <w:bdr w:val="nil"/>
                <w:lang w:val="en-US"/>
              </w:rPr>
            </w:pPr>
          </w:p>
        </w:tc>
        <w:tc>
          <w:tcPr>
            <w:tcW w:w="1531" w:type="dxa"/>
          </w:tcPr>
          <w:p w14:paraId="1C3E5D40" w14:textId="77777777" w:rsidR="00066B71" w:rsidRPr="00066B71" w:rsidRDefault="00066B71" w:rsidP="00DF3B28">
            <w:pPr>
              <w:rPr>
                <w:rFonts w:ascii="Calibri" w:eastAsia="Calibri" w:hAnsi="Calibri" w:cs="Calibri"/>
                <w:sz w:val="16"/>
                <w:szCs w:val="16"/>
                <w:bdr w:val="nil"/>
                <w:lang w:val="en-US"/>
              </w:rPr>
            </w:pPr>
            <w:r w:rsidRPr="00066B71">
              <w:rPr>
                <w:rFonts w:ascii="Calibri" w:eastAsia="Calibri" w:hAnsi="Calibri" w:cs="Calibri"/>
                <w:sz w:val="16"/>
                <w:szCs w:val="16"/>
                <w:bdr w:val="nil"/>
                <w:lang w:val="en-US"/>
              </w:rPr>
              <w:t>Annual Reports</w:t>
            </w:r>
          </w:p>
        </w:tc>
      </w:tr>
    </w:tbl>
    <w:p w14:paraId="273F6847" w14:textId="77777777" w:rsidR="00066B71" w:rsidRPr="00F41C8A" w:rsidRDefault="00066B71" w:rsidP="00F41C8A">
      <w:pPr>
        <w:rPr>
          <w:rFonts w:ascii="Calibri" w:eastAsia="Calibri" w:hAnsi="Calibri" w:cs="Calibri"/>
          <w:sz w:val="24"/>
          <w:szCs w:val="24"/>
          <w:bdr w:val="nil"/>
          <w:lang w:val="en-US"/>
        </w:rPr>
        <w:sectPr w:rsidR="00066B71" w:rsidRPr="00F41C8A" w:rsidSect="00F849BE">
          <w:pgSz w:w="16838" w:h="11906" w:orient="landscape"/>
          <w:pgMar w:top="851" w:right="1440" w:bottom="1440" w:left="1440" w:header="708" w:footer="708" w:gutter="0"/>
          <w:cols w:space="708"/>
          <w:docGrid w:linePitch="360"/>
        </w:sectPr>
      </w:pPr>
    </w:p>
    <w:p w14:paraId="4361C6E6" w14:textId="7B67C649" w:rsidR="00501EF2" w:rsidRDefault="00C172B8" w:rsidP="0079335A">
      <w:pPr>
        <w:widowControl w:val="0"/>
        <w:pBdr>
          <w:top w:val="nil"/>
          <w:left w:val="nil"/>
          <w:bottom w:val="nil"/>
          <w:right w:val="nil"/>
          <w:between w:val="nil"/>
          <w:bar w:val="nil"/>
        </w:pBdr>
        <w:autoSpaceDE w:val="0"/>
        <w:autoSpaceDN w:val="0"/>
        <w:adjustRightInd w:val="0"/>
        <w:spacing w:after="0" w:line="240" w:lineRule="auto"/>
        <w:ind w:left="640" w:hanging="640"/>
        <w:rPr>
          <w:rFonts w:ascii="Calibri" w:eastAsia="Calibri" w:hAnsi="Calibri" w:cs="Calibri"/>
          <w:b/>
          <w:sz w:val="32"/>
          <w:szCs w:val="32"/>
          <w:bdr w:val="nil"/>
          <w:lang w:val="en-US"/>
        </w:rPr>
      </w:pPr>
      <w:r>
        <w:rPr>
          <w:rFonts w:ascii="Calibri" w:eastAsia="Calibri" w:hAnsi="Calibri" w:cs="Calibri"/>
          <w:b/>
          <w:sz w:val="32"/>
          <w:szCs w:val="32"/>
          <w:bdr w:val="nil"/>
          <w:lang w:val="en-US"/>
        </w:rPr>
        <w:lastRenderedPageBreak/>
        <w:t>10</w:t>
      </w:r>
      <w:r w:rsidR="00234159">
        <w:rPr>
          <w:rFonts w:ascii="Calibri" w:eastAsia="Calibri" w:hAnsi="Calibri" w:cs="Calibri"/>
          <w:b/>
          <w:sz w:val="32"/>
          <w:szCs w:val="32"/>
          <w:bdr w:val="nil"/>
          <w:lang w:val="en-US"/>
        </w:rPr>
        <w:t>.</w:t>
      </w:r>
      <w:r w:rsidR="00234159">
        <w:rPr>
          <w:rFonts w:ascii="Calibri" w:eastAsia="Calibri" w:hAnsi="Calibri" w:cs="Calibri"/>
          <w:b/>
          <w:sz w:val="32"/>
          <w:szCs w:val="32"/>
          <w:bdr w:val="nil"/>
          <w:lang w:val="en-US"/>
        </w:rPr>
        <w:tab/>
      </w:r>
      <w:r w:rsidR="00501EF2" w:rsidRPr="00501EF2">
        <w:rPr>
          <w:rFonts w:ascii="Calibri" w:eastAsia="Calibri" w:hAnsi="Calibri" w:cs="Calibri"/>
          <w:b/>
          <w:sz w:val="32"/>
          <w:szCs w:val="32"/>
          <w:bdr w:val="nil"/>
          <w:lang w:val="en-US"/>
        </w:rPr>
        <w:t xml:space="preserve"> References</w:t>
      </w:r>
    </w:p>
    <w:p w14:paraId="775B22C4" w14:textId="77777777" w:rsidR="00C172B8" w:rsidRPr="00C172B8" w:rsidRDefault="00C172B8" w:rsidP="0079335A">
      <w:pPr>
        <w:widowControl w:val="0"/>
        <w:pBdr>
          <w:top w:val="nil"/>
          <w:left w:val="nil"/>
          <w:bottom w:val="nil"/>
          <w:right w:val="nil"/>
          <w:between w:val="nil"/>
          <w:bar w:val="nil"/>
        </w:pBdr>
        <w:autoSpaceDE w:val="0"/>
        <w:autoSpaceDN w:val="0"/>
        <w:adjustRightInd w:val="0"/>
        <w:spacing w:after="0" w:line="240" w:lineRule="auto"/>
        <w:ind w:left="640" w:hanging="640"/>
        <w:rPr>
          <w:rFonts w:ascii="Calibri" w:eastAsia="Calibri" w:hAnsi="Calibri" w:cs="Calibri"/>
          <w:sz w:val="20"/>
          <w:szCs w:val="20"/>
          <w:bdr w:val="nil"/>
          <w:lang w:val="en-US"/>
        </w:rPr>
      </w:pPr>
    </w:p>
    <w:p w14:paraId="55EF9E19" w14:textId="71F530DB" w:rsidR="00DC7BDF" w:rsidRPr="0008473C" w:rsidRDefault="0006730B" w:rsidP="00DC7BDF">
      <w:pPr>
        <w:widowControl w:val="0"/>
        <w:autoSpaceDE w:val="0"/>
        <w:autoSpaceDN w:val="0"/>
        <w:adjustRightInd w:val="0"/>
        <w:spacing w:after="0" w:line="240" w:lineRule="auto"/>
        <w:ind w:left="640" w:hanging="640"/>
        <w:rPr>
          <w:rFonts w:ascii="Calibri" w:hAnsi="Calibri" w:cs="Calibri"/>
          <w:noProof/>
          <w:sz w:val="20"/>
          <w:szCs w:val="20"/>
        </w:rPr>
      </w:pPr>
      <w:r w:rsidRPr="0008473C">
        <w:rPr>
          <w:rFonts w:ascii="Calibri" w:eastAsia="Calibri" w:hAnsi="Calibri" w:cs="Calibri"/>
          <w:b/>
          <w:sz w:val="20"/>
          <w:szCs w:val="20"/>
          <w:bdr w:val="nil"/>
          <w:lang w:val="en-US"/>
        </w:rPr>
        <w:fldChar w:fldCharType="begin" w:fldLock="1"/>
      </w:r>
      <w:r w:rsidRPr="0008473C">
        <w:rPr>
          <w:rFonts w:ascii="Calibri" w:eastAsia="Calibri" w:hAnsi="Calibri" w:cs="Calibri"/>
          <w:b/>
          <w:sz w:val="20"/>
          <w:szCs w:val="20"/>
          <w:bdr w:val="nil"/>
          <w:lang w:val="en-US"/>
        </w:rPr>
        <w:instrText xml:space="preserve">ADDIN Mendeley Bibliography CSL_BIBLIOGRAPHY </w:instrText>
      </w:r>
      <w:r w:rsidRPr="0008473C">
        <w:rPr>
          <w:rFonts w:ascii="Calibri" w:eastAsia="Calibri" w:hAnsi="Calibri" w:cs="Calibri"/>
          <w:b/>
          <w:sz w:val="20"/>
          <w:szCs w:val="20"/>
          <w:bdr w:val="nil"/>
          <w:lang w:val="en-US"/>
        </w:rPr>
        <w:fldChar w:fldCharType="separate"/>
      </w:r>
      <w:r w:rsidR="00DC7BDF" w:rsidRPr="0008473C">
        <w:rPr>
          <w:rFonts w:ascii="Calibri" w:hAnsi="Calibri" w:cs="Calibri"/>
          <w:noProof/>
          <w:sz w:val="20"/>
          <w:szCs w:val="20"/>
        </w:rPr>
        <w:t>1.</w:t>
      </w:r>
      <w:r w:rsidR="00DC7BDF" w:rsidRPr="0008473C">
        <w:rPr>
          <w:rFonts w:ascii="Calibri" w:hAnsi="Calibri" w:cs="Calibri"/>
          <w:noProof/>
          <w:sz w:val="20"/>
          <w:szCs w:val="20"/>
        </w:rPr>
        <w:tab/>
        <w:t xml:space="preserve">Hughes, E. S., Bell, J. E. &amp; Simmonds, P. Investigation of the dynamics of the spread of human immunodeficiency virus to brain and other tissues by evolutionary analysis of sequences from the p17gag and env genes. </w:t>
      </w:r>
      <w:r w:rsidR="00DC7BDF" w:rsidRPr="0008473C">
        <w:rPr>
          <w:rFonts w:ascii="Calibri" w:hAnsi="Calibri" w:cs="Calibri"/>
          <w:i/>
          <w:iCs/>
          <w:noProof/>
          <w:sz w:val="20"/>
          <w:szCs w:val="20"/>
        </w:rPr>
        <w:t>J. Virol.</w:t>
      </w:r>
      <w:r w:rsidR="00DC7BDF" w:rsidRPr="0008473C">
        <w:rPr>
          <w:rFonts w:ascii="Calibri" w:hAnsi="Calibri" w:cs="Calibri"/>
          <w:noProof/>
          <w:sz w:val="20"/>
          <w:szCs w:val="20"/>
        </w:rPr>
        <w:t xml:space="preserve"> </w:t>
      </w:r>
      <w:r w:rsidR="00DC7BDF" w:rsidRPr="0008473C">
        <w:rPr>
          <w:rFonts w:ascii="Calibri" w:hAnsi="Calibri" w:cs="Calibri"/>
          <w:b/>
          <w:bCs/>
          <w:noProof/>
          <w:sz w:val="20"/>
          <w:szCs w:val="20"/>
        </w:rPr>
        <w:t>71</w:t>
      </w:r>
      <w:r w:rsidR="00DC7BDF" w:rsidRPr="0008473C">
        <w:rPr>
          <w:rFonts w:ascii="Calibri" w:hAnsi="Calibri" w:cs="Calibri"/>
          <w:noProof/>
          <w:sz w:val="20"/>
          <w:szCs w:val="20"/>
        </w:rPr>
        <w:t>, 1272–80 (1997).</w:t>
      </w:r>
    </w:p>
    <w:p w14:paraId="649117F2" w14:textId="77777777" w:rsidR="00DC7BDF" w:rsidRPr="0008473C" w:rsidRDefault="00DC7BDF" w:rsidP="00DC7BDF">
      <w:pPr>
        <w:widowControl w:val="0"/>
        <w:autoSpaceDE w:val="0"/>
        <w:autoSpaceDN w:val="0"/>
        <w:adjustRightInd w:val="0"/>
        <w:spacing w:after="0" w:line="240" w:lineRule="auto"/>
        <w:ind w:left="640" w:hanging="640"/>
        <w:rPr>
          <w:rFonts w:ascii="Calibri" w:hAnsi="Calibri" w:cs="Calibri"/>
          <w:noProof/>
          <w:sz w:val="20"/>
          <w:szCs w:val="20"/>
        </w:rPr>
      </w:pPr>
      <w:r w:rsidRPr="0008473C">
        <w:rPr>
          <w:rFonts w:ascii="Calibri" w:hAnsi="Calibri" w:cs="Calibri"/>
          <w:noProof/>
          <w:sz w:val="20"/>
          <w:szCs w:val="20"/>
        </w:rPr>
        <w:t>2.</w:t>
      </w:r>
      <w:r w:rsidRPr="0008473C">
        <w:rPr>
          <w:rFonts w:ascii="Calibri" w:hAnsi="Calibri" w:cs="Calibri"/>
          <w:noProof/>
          <w:sz w:val="20"/>
          <w:szCs w:val="20"/>
        </w:rPr>
        <w:tab/>
        <w:t xml:space="preserve">Hughes, E. S., Bell, J. E. &amp; Simmonds, P. Investigation of population diversity of human immunodeficiency virus type 1 in vivo by nucleotide sequencing and length polymorphism analysis of the V1/V2 hypervariable region of env. </w:t>
      </w:r>
      <w:r w:rsidRPr="0008473C">
        <w:rPr>
          <w:rFonts w:ascii="Calibri" w:hAnsi="Calibri" w:cs="Calibri"/>
          <w:i/>
          <w:iCs/>
          <w:noProof/>
          <w:sz w:val="20"/>
          <w:szCs w:val="20"/>
        </w:rPr>
        <w:t>J. Gen. Virol.</w:t>
      </w:r>
      <w:r w:rsidRPr="0008473C">
        <w:rPr>
          <w:rFonts w:ascii="Calibri" w:hAnsi="Calibri" w:cs="Calibri"/>
          <w:noProof/>
          <w:sz w:val="20"/>
          <w:szCs w:val="20"/>
        </w:rPr>
        <w:t xml:space="preserve"> </w:t>
      </w:r>
      <w:r w:rsidRPr="0008473C">
        <w:rPr>
          <w:rFonts w:ascii="Calibri" w:hAnsi="Calibri" w:cs="Calibri"/>
          <w:b/>
          <w:bCs/>
          <w:noProof/>
          <w:sz w:val="20"/>
          <w:szCs w:val="20"/>
        </w:rPr>
        <w:t>78</w:t>
      </w:r>
      <w:r w:rsidRPr="0008473C">
        <w:rPr>
          <w:rFonts w:ascii="Calibri" w:hAnsi="Calibri" w:cs="Calibri"/>
          <w:noProof/>
          <w:sz w:val="20"/>
          <w:szCs w:val="20"/>
        </w:rPr>
        <w:t>, 2871–2882 (1997).</w:t>
      </w:r>
    </w:p>
    <w:p w14:paraId="2D508A36" w14:textId="77777777" w:rsidR="00DC7BDF" w:rsidRPr="0008473C" w:rsidRDefault="00DC7BDF" w:rsidP="00DC7BDF">
      <w:pPr>
        <w:widowControl w:val="0"/>
        <w:autoSpaceDE w:val="0"/>
        <w:autoSpaceDN w:val="0"/>
        <w:adjustRightInd w:val="0"/>
        <w:spacing w:after="0" w:line="240" w:lineRule="auto"/>
        <w:ind w:left="640" w:hanging="640"/>
        <w:rPr>
          <w:rFonts w:ascii="Calibri" w:hAnsi="Calibri" w:cs="Calibri"/>
          <w:noProof/>
          <w:sz w:val="20"/>
          <w:szCs w:val="20"/>
        </w:rPr>
      </w:pPr>
      <w:r w:rsidRPr="0008473C">
        <w:rPr>
          <w:rFonts w:ascii="Calibri" w:hAnsi="Calibri" w:cs="Calibri"/>
          <w:noProof/>
          <w:sz w:val="20"/>
          <w:szCs w:val="20"/>
        </w:rPr>
        <w:t>3.</w:t>
      </w:r>
      <w:r w:rsidRPr="0008473C">
        <w:rPr>
          <w:rFonts w:ascii="Calibri" w:hAnsi="Calibri" w:cs="Calibri"/>
          <w:noProof/>
          <w:sz w:val="20"/>
          <w:szCs w:val="20"/>
        </w:rPr>
        <w:tab/>
        <w:t xml:space="preserve">Hughes, E. S., Shaw, K. M. &amp; Ashley, R. H. Mutagenesis and functional reconstitution of chlamydial major outer membrane proteins: VS4 domains are not required for pore formation but modify channel function. </w:t>
      </w:r>
      <w:r w:rsidRPr="0008473C">
        <w:rPr>
          <w:rFonts w:ascii="Calibri" w:hAnsi="Calibri" w:cs="Calibri"/>
          <w:i/>
          <w:iCs/>
          <w:noProof/>
          <w:sz w:val="20"/>
          <w:szCs w:val="20"/>
        </w:rPr>
        <w:t>Infect. Immun.</w:t>
      </w:r>
      <w:r w:rsidRPr="0008473C">
        <w:rPr>
          <w:rFonts w:ascii="Calibri" w:hAnsi="Calibri" w:cs="Calibri"/>
          <w:noProof/>
          <w:sz w:val="20"/>
          <w:szCs w:val="20"/>
        </w:rPr>
        <w:t xml:space="preserve"> </w:t>
      </w:r>
      <w:r w:rsidRPr="0008473C">
        <w:rPr>
          <w:rFonts w:ascii="Calibri" w:hAnsi="Calibri" w:cs="Calibri"/>
          <w:b/>
          <w:bCs/>
          <w:noProof/>
          <w:sz w:val="20"/>
          <w:szCs w:val="20"/>
        </w:rPr>
        <w:t>69</w:t>
      </w:r>
      <w:r w:rsidRPr="0008473C">
        <w:rPr>
          <w:rFonts w:ascii="Calibri" w:hAnsi="Calibri" w:cs="Calibri"/>
          <w:noProof/>
          <w:sz w:val="20"/>
          <w:szCs w:val="20"/>
        </w:rPr>
        <w:t>, 1671–1678 (2001).</w:t>
      </w:r>
    </w:p>
    <w:p w14:paraId="05D317A8" w14:textId="77777777" w:rsidR="00DC7BDF" w:rsidRPr="0008473C" w:rsidRDefault="00DC7BDF" w:rsidP="00DC7BDF">
      <w:pPr>
        <w:widowControl w:val="0"/>
        <w:autoSpaceDE w:val="0"/>
        <w:autoSpaceDN w:val="0"/>
        <w:adjustRightInd w:val="0"/>
        <w:spacing w:after="0" w:line="240" w:lineRule="auto"/>
        <w:ind w:left="640" w:hanging="640"/>
        <w:rPr>
          <w:rFonts w:ascii="Calibri" w:hAnsi="Calibri" w:cs="Calibri"/>
          <w:noProof/>
          <w:sz w:val="20"/>
          <w:szCs w:val="20"/>
        </w:rPr>
      </w:pPr>
      <w:r w:rsidRPr="0008473C">
        <w:rPr>
          <w:rFonts w:ascii="Calibri" w:hAnsi="Calibri" w:cs="Calibri"/>
          <w:noProof/>
          <w:sz w:val="20"/>
          <w:szCs w:val="20"/>
        </w:rPr>
        <w:t>4.</w:t>
      </w:r>
      <w:r w:rsidRPr="0008473C">
        <w:rPr>
          <w:rFonts w:ascii="Calibri" w:hAnsi="Calibri" w:cs="Calibri"/>
          <w:noProof/>
          <w:sz w:val="20"/>
          <w:szCs w:val="20"/>
        </w:rPr>
        <w:tab/>
        <w:t xml:space="preserve">Park, B. J. </w:t>
      </w:r>
      <w:r w:rsidRPr="0008473C">
        <w:rPr>
          <w:rFonts w:ascii="Calibri" w:hAnsi="Calibri" w:cs="Calibri"/>
          <w:i/>
          <w:iCs/>
          <w:noProof/>
          <w:sz w:val="20"/>
          <w:szCs w:val="20"/>
        </w:rPr>
        <w:t>et al.</w:t>
      </w:r>
      <w:r w:rsidRPr="0008473C">
        <w:rPr>
          <w:rFonts w:ascii="Calibri" w:hAnsi="Calibri" w:cs="Calibri"/>
          <w:noProof/>
          <w:sz w:val="20"/>
          <w:szCs w:val="20"/>
        </w:rPr>
        <w:t xml:space="preserve"> Estimation of the current global burden of cryptococcal meningitis among persons living with HIV/AIDS. </w:t>
      </w:r>
      <w:r w:rsidRPr="0008473C">
        <w:rPr>
          <w:rFonts w:ascii="Calibri" w:hAnsi="Calibri" w:cs="Calibri"/>
          <w:i/>
          <w:iCs/>
          <w:noProof/>
          <w:sz w:val="20"/>
          <w:szCs w:val="20"/>
        </w:rPr>
        <w:t>AIDS</w:t>
      </w:r>
      <w:r w:rsidRPr="0008473C">
        <w:rPr>
          <w:rFonts w:ascii="Calibri" w:hAnsi="Calibri" w:cs="Calibri"/>
          <w:noProof/>
          <w:sz w:val="20"/>
          <w:szCs w:val="20"/>
        </w:rPr>
        <w:t xml:space="preserve"> </w:t>
      </w:r>
      <w:r w:rsidRPr="0008473C">
        <w:rPr>
          <w:rFonts w:ascii="Calibri" w:hAnsi="Calibri" w:cs="Calibri"/>
          <w:b/>
          <w:bCs/>
          <w:noProof/>
          <w:sz w:val="20"/>
          <w:szCs w:val="20"/>
        </w:rPr>
        <w:t>23</w:t>
      </w:r>
      <w:r w:rsidRPr="0008473C">
        <w:rPr>
          <w:rFonts w:ascii="Calibri" w:hAnsi="Calibri" w:cs="Calibri"/>
          <w:noProof/>
          <w:sz w:val="20"/>
          <w:szCs w:val="20"/>
        </w:rPr>
        <w:t>, 525–530 (2009).</w:t>
      </w:r>
    </w:p>
    <w:p w14:paraId="0E3F39F0" w14:textId="77777777" w:rsidR="00DC7BDF" w:rsidRPr="0008473C" w:rsidRDefault="00DC7BDF" w:rsidP="00DC7BDF">
      <w:pPr>
        <w:widowControl w:val="0"/>
        <w:autoSpaceDE w:val="0"/>
        <w:autoSpaceDN w:val="0"/>
        <w:adjustRightInd w:val="0"/>
        <w:spacing w:after="0" w:line="240" w:lineRule="auto"/>
        <w:ind w:left="640" w:hanging="640"/>
        <w:rPr>
          <w:rFonts w:ascii="Calibri" w:hAnsi="Calibri" w:cs="Calibri"/>
          <w:noProof/>
          <w:sz w:val="20"/>
          <w:szCs w:val="20"/>
        </w:rPr>
      </w:pPr>
      <w:r w:rsidRPr="0008473C">
        <w:rPr>
          <w:rFonts w:ascii="Calibri" w:hAnsi="Calibri" w:cs="Calibri"/>
          <w:noProof/>
          <w:sz w:val="20"/>
          <w:szCs w:val="20"/>
        </w:rPr>
        <w:t>5.</w:t>
      </w:r>
      <w:r w:rsidRPr="0008473C">
        <w:rPr>
          <w:rFonts w:ascii="Calibri" w:hAnsi="Calibri" w:cs="Calibri"/>
          <w:noProof/>
          <w:sz w:val="20"/>
          <w:szCs w:val="20"/>
        </w:rPr>
        <w:tab/>
        <w:t xml:space="preserve">Harrison, T. S. The burden of HIV-associated cryptococcal disease. </w:t>
      </w:r>
      <w:r w:rsidRPr="0008473C">
        <w:rPr>
          <w:rFonts w:ascii="Calibri" w:hAnsi="Calibri" w:cs="Calibri"/>
          <w:i/>
          <w:iCs/>
          <w:noProof/>
          <w:sz w:val="20"/>
          <w:szCs w:val="20"/>
        </w:rPr>
        <w:t>AIDS</w:t>
      </w:r>
      <w:r w:rsidRPr="0008473C">
        <w:rPr>
          <w:rFonts w:ascii="Calibri" w:hAnsi="Calibri" w:cs="Calibri"/>
          <w:noProof/>
          <w:sz w:val="20"/>
          <w:szCs w:val="20"/>
        </w:rPr>
        <w:t xml:space="preserve"> </w:t>
      </w:r>
      <w:r w:rsidRPr="0008473C">
        <w:rPr>
          <w:rFonts w:ascii="Calibri" w:hAnsi="Calibri" w:cs="Calibri"/>
          <w:b/>
          <w:bCs/>
          <w:noProof/>
          <w:sz w:val="20"/>
          <w:szCs w:val="20"/>
        </w:rPr>
        <w:t>23</w:t>
      </w:r>
      <w:r w:rsidRPr="0008473C">
        <w:rPr>
          <w:rFonts w:ascii="Calibri" w:hAnsi="Calibri" w:cs="Calibri"/>
          <w:noProof/>
          <w:sz w:val="20"/>
          <w:szCs w:val="20"/>
        </w:rPr>
        <w:t>, 531–532 (2009).</w:t>
      </w:r>
    </w:p>
    <w:p w14:paraId="2A9E5E9E" w14:textId="77777777" w:rsidR="00DC7BDF" w:rsidRPr="0008473C" w:rsidRDefault="00DC7BDF" w:rsidP="00DC7BDF">
      <w:pPr>
        <w:widowControl w:val="0"/>
        <w:autoSpaceDE w:val="0"/>
        <w:autoSpaceDN w:val="0"/>
        <w:adjustRightInd w:val="0"/>
        <w:spacing w:after="0" w:line="240" w:lineRule="auto"/>
        <w:ind w:left="640" w:hanging="640"/>
        <w:rPr>
          <w:rFonts w:ascii="Calibri" w:hAnsi="Calibri" w:cs="Calibri"/>
          <w:noProof/>
          <w:sz w:val="20"/>
          <w:szCs w:val="20"/>
        </w:rPr>
      </w:pPr>
      <w:r w:rsidRPr="0008473C">
        <w:rPr>
          <w:rFonts w:ascii="Calibri" w:hAnsi="Calibri" w:cs="Calibri"/>
          <w:noProof/>
          <w:sz w:val="20"/>
          <w:szCs w:val="20"/>
        </w:rPr>
        <w:t>6.</w:t>
      </w:r>
      <w:r w:rsidRPr="0008473C">
        <w:rPr>
          <w:rFonts w:ascii="Calibri" w:hAnsi="Calibri" w:cs="Calibri"/>
          <w:noProof/>
          <w:sz w:val="20"/>
          <w:szCs w:val="20"/>
        </w:rPr>
        <w:tab/>
        <w:t xml:space="preserve">Rajasingham, R. </w:t>
      </w:r>
      <w:r w:rsidRPr="0008473C">
        <w:rPr>
          <w:rFonts w:ascii="Calibri" w:hAnsi="Calibri" w:cs="Calibri"/>
          <w:i/>
          <w:iCs/>
          <w:noProof/>
          <w:sz w:val="20"/>
          <w:szCs w:val="20"/>
        </w:rPr>
        <w:t>et al.</w:t>
      </w:r>
      <w:r w:rsidRPr="0008473C">
        <w:rPr>
          <w:rFonts w:ascii="Calibri" w:hAnsi="Calibri" w:cs="Calibri"/>
          <w:noProof/>
          <w:sz w:val="20"/>
          <w:szCs w:val="20"/>
        </w:rPr>
        <w:t xml:space="preserve"> Global burden of disease of HIV-associated cryptococcal meningitis: an updated analysis. </w:t>
      </w:r>
      <w:r w:rsidRPr="0008473C">
        <w:rPr>
          <w:rFonts w:ascii="Calibri" w:hAnsi="Calibri" w:cs="Calibri"/>
          <w:i/>
          <w:iCs/>
          <w:noProof/>
          <w:sz w:val="20"/>
          <w:szCs w:val="20"/>
        </w:rPr>
        <w:t>Lancet. Infect. Dis.</w:t>
      </w:r>
      <w:r w:rsidRPr="0008473C">
        <w:rPr>
          <w:rFonts w:ascii="Calibri" w:hAnsi="Calibri" w:cs="Calibri"/>
          <w:noProof/>
          <w:sz w:val="20"/>
          <w:szCs w:val="20"/>
        </w:rPr>
        <w:t xml:space="preserve"> </w:t>
      </w:r>
      <w:r w:rsidRPr="0008473C">
        <w:rPr>
          <w:rFonts w:ascii="Calibri" w:hAnsi="Calibri" w:cs="Calibri"/>
          <w:b/>
          <w:bCs/>
          <w:noProof/>
          <w:sz w:val="20"/>
          <w:szCs w:val="20"/>
        </w:rPr>
        <w:t>17</w:t>
      </w:r>
      <w:r w:rsidRPr="0008473C">
        <w:rPr>
          <w:rFonts w:ascii="Calibri" w:hAnsi="Calibri" w:cs="Calibri"/>
          <w:noProof/>
          <w:sz w:val="20"/>
          <w:szCs w:val="20"/>
        </w:rPr>
        <w:t>, 873–881 (2017).</w:t>
      </w:r>
    </w:p>
    <w:p w14:paraId="18A0903E" w14:textId="77777777" w:rsidR="00DC7BDF" w:rsidRPr="0008473C" w:rsidRDefault="00DC7BDF" w:rsidP="00DC7BDF">
      <w:pPr>
        <w:widowControl w:val="0"/>
        <w:autoSpaceDE w:val="0"/>
        <w:autoSpaceDN w:val="0"/>
        <w:adjustRightInd w:val="0"/>
        <w:spacing w:after="0" w:line="240" w:lineRule="auto"/>
        <w:ind w:left="640" w:hanging="640"/>
        <w:rPr>
          <w:rFonts w:ascii="Calibri" w:hAnsi="Calibri" w:cs="Calibri"/>
          <w:noProof/>
          <w:sz w:val="20"/>
          <w:szCs w:val="20"/>
        </w:rPr>
      </w:pPr>
      <w:r w:rsidRPr="0008473C">
        <w:rPr>
          <w:rFonts w:ascii="Calibri" w:hAnsi="Calibri" w:cs="Calibri"/>
          <w:noProof/>
          <w:sz w:val="20"/>
          <w:szCs w:val="20"/>
        </w:rPr>
        <w:t>7.</w:t>
      </w:r>
      <w:r w:rsidRPr="0008473C">
        <w:rPr>
          <w:rFonts w:ascii="Calibri" w:hAnsi="Calibri" w:cs="Calibri"/>
          <w:noProof/>
          <w:sz w:val="20"/>
          <w:szCs w:val="20"/>
        </w:rPr>
        <w:tab/>
        <w:t xml:space="preserve">May, R. C., Stone, N. R. H., Wiesner, D. L., Bicanic, T. &amp; Nielsen, K. Cryptococcus: from environmental saprophyte to global pathogen. </w:t>
      </w:r>
      <w:r w:rsidRPr="0008473C">
        <w:rPr>
          <w:rFonts w:ascii="Calibri" w:hAnsi="Calibri" w:cs="Calibri"/>
          <w:i/>
          <w:iCs/>
          <w:noProof/>
          <w:sz w:val="20"/>
          <w:szCs w:val="20"/>
        </w:rPr>
        <w:t>Nat. Rev. Microbiol.</w:t>
      </w:r>
      <w:r w:rsidRPr="0008473C">
        <w:rPr>
          <w:rFonts w:ascii="Calibri" w:hAnsi="Calibri" w:cs="Calibri"/>
          <w:noProof/>
          <w:sz w:val="20"/>
          <w:szCs w:val="20"/>
        </w:rPr>
        <w:t xml:space="preserve"> </w:t>
      </w:r>
      <w:r w:rsidRPr="0008473C">
        <w:rPr>
          <w:rFonts w:ascii="Calibri" w:hAnsi="Calibri" w:cs="Calibri"/>
          <w:b/>
          <w:bCs/>
          <w:noProof/>
          <w:sz w:val="20"/>
          <w:szCs w:val="20"/>
        </w:rPr>
        <w:t>14</w:t>
      </w:r>
      <w:r w:rsidRPr="0008473C">
        <w:rPr>
          <w:rFonts w:ascii="Calibri" w:hAnsi="Calibri" w:cs="Calibri"/>
          <w:noProof/>
          <w:sz w:val="20"/>
          <w:szCs w:val="20"/>
        </w:rPr>
        <w:t>, 106–17 (2016).</w:t>
      </w:r>
    </w:p>
    <w:p w14:paraId="62CA60E1" w14:textId="77777777" w:rsidR="00DC7BDF" w:rsidRPr="0008473C" w:rsidRDefault="00DC7BDF" w:rsidP="00DC7BDF">
      <w:pPr>
        <w:widowControl w:val="0"/>
        <w:autoSpaceDE w:val="0"/>
        <w:autoSpaceDN w:val="0"/>
        <w:adjustRightInd w:val="0"/>
        <w:spacing w:after="0" w:line="240" w:lineRule="auto"/>
        <w:ind w:left="640" w:hanging="640"/>
        <w:rPr>
          <w:rFonts w:ascii="Calibri" w:hAnsi="Calibri" w:cs="Calibri"/>
          <w:noProof/>
          <w:sz w:val="20"/>
          <w:szCs w:val="20"/>
        </w:rPr>
      </w:pPr>
      <w:r w:rsidRPr="0008473C">
        <w:rPr>
          <w:rFonts w:ascii="Calibri" w:hAnsi="Calibri" w:cs="Calibri"/>
          <w:noProof/>
          <w:sz w:val="20"/>
          <w:szCs w:val="20"/>
        </w:rPr>
        <w:t>8.</w:t>
      </w:r>
      <w:r w:rsidRPr="0008473C">
        <w:rPr>
          <w:rFonts w:ascii="Calibri" w:hAnsi="Calibri" w:cs="Calibri"/>
          <w:noProof/>
          <w:sz w:val="20"/>
          <w:szCs w:val="20"/>
        </w:rPr>
        <w:tab/>
        <w:t xml:space="preserve">Ma, H. </w:t>
      </w:r>
      <w:r w:rsidRPr="0008473C">
        <w:rPr>
          <w:rFonts w:ascii="Calibri" w:hAnsi="Calibri" w:cs="Calibri"/>
          <w:i/>
          <w:iCs/>
          <w:noProof/>
          <w:sz w:val="20"/>
          <w:szCs w:val="20"/>
        </w:rPr>
        <w:t>et al.</w:t>
      </w:r>
      <w:r w:rsidRPr="0008473C">
        <w:rPr>
          <w:rFonts w:ascii="Calibri" w:hAnsi="Calibri" w:cs="Calibri"/>
          <w:noProof/>
          <w:sz w:val="20"/>
          <w:szCs w:val="20"/>
        </w:rPr>
        <w:t xml:space="preserve"> The fatal fungal outbreak on Vancouver Island is characterized by enhanced intracellular parasitism driven by mitochondrial regulation. </w:t>
      </w:r>
      <w:r w:rsidRPr="0008473C">
        <w:rPr>
          <w:rFonts w:ascii="Calibri" w:hAnsi="Calibri" w:cs="Calibri"/>
          <w:i/>
          <w:iCs/>
          <w:noProof/>
          <w:sz w:val="20"/>
          <w:szCs w:val="20"/>
        </w:rPr>
        <w:t>Proc. Natl. Acad. Sci. U. S. A.</w:t>
      </w:r>
      <w:r w:rsidRPr="0008473C">
        <w:rPr>
          <w:rFonts w:ascii="Calibri" w:hAnsi="Calibri" w:cs="Calibri"/>
          <w:noProof/>
          <w:sz w:val="20"/>
          <w:szCs w:val="20"/>
        </w:rPr>
        <w:t xml:space="preserve"> </w:t>
      </w:r>
      <w:r w:rsidRPr="0008473C">
        <w:rPr>
          <w:rFonts w:ascii="Calibri" w:hAnsi="Calibri" w:cs="Calibri"/>
          <w:b/>
          <w:bCs/>
          <w:noProof/>
          <w:sz w:val="20"/>
          <w:szCs w:val="20"/>
        </w:rPr>
        <w:t>106</w:t>
      </w:r>
      <w:r w:rsidRPr="0008473C">
        <w:rPr>
          <w:rFonts w:ascii="Calibri" w:hAnsi="Calibri" w:cs="Calibri"/>
          <w:noProof/>
          <w:sz w:val="20"/>
          <w:szCs w:val="20"/>
        </w:rPr>
        <w:t>, 12980–5 (2009).</w:t>
      </w:r>
    </w:p>
    <w:p w14:paraId="08F38716" w14:textId="77777777" w:rsidR="00DC7BDF" w:rsidRPr="0008473C" w:rsidRDefault="00DC7BDF" w:rsidP="00DC7BDF">
      <w:pPr>
        <w:widowControl w:val="0"/>
        <w:autoSpaceDE w:val="0"/>
        <w:autoSpaceDN w:val="0"/>
        <w:adjustRightInd w:val="0"/>
        <w:spacing w:after="0" w:line="240" w:lineRule="auto"/>
        <w:ind w:left="640" w:hanging="640"/>
        <w:rPr>
          <w:rFonts w:ascii="Calibri" w:hAnsi="Calibri" w:cs="Calibri"/>
          <w:noProof/>
          <w:sz w:val="20"/>
          <w:szCs w:val="20"/>
        </w:rPr>
      </w:pPr>
      <w:r w:rsidRPr="0008473C">
        <w:rPr>
          <w:rFonts w:ascii="Calibri" w:hAnsi="Calibri" w:cs="Calibri"/>
          <w:noProof/>
          <w:sz w:val="20"/>
          <w:szCs w:val="20"/>
        </w:rPr>
        <w:t>9.</w:t>
      </w:r>
      <w:r w:rsidRPr="0008473C">
        <w:rPr>
          <w:rFonts w:ascii="Calibri" w:hAnsi="Calibri" w:cs="Calibri"/>
          <w:noProof/>
          <w:sz w:val="20"/>
          <w:szCs w:val="20"/>
        </w:rPr>
        <w:tab/>
        <w:t xml:space="preserve">Byrnes, E. J., Marr, K. A. &amp; Marr, K. A. The Outbreak of Cryptococcus gattii in Western North America: Epidemiology and Clinical Issues. </w:t>
      </w:r>
      <w:r w:rsidRPr="0008473C">
        <w:rPr>
          <w:rFonts w:ascii="Calibri" w:hAnsi="Calibri" w:cs="Calibri"/>
          <w:i/>
          <w:iCs/>
          <w:noProof/>
          <w:sz w:val="20"/>
          <w:szCs w:val="20"/>
        </w:rPr>
        <w:t>Curr. Infect. Dis. Rep.</w:t>
      </w:r>
      <w:r w:rsidRPr="0008473C">
        <w:rPr>
          <w:rFonts w:ascii="Calibri" w:hAnsi="Calibri" w:cs="Calibri"/>
          <w:noProof/>
          <w:sz w:val="20"/>
          <w:szCs w:val="20"/>
        </w:rPr>
        <w:t xml:space="preserve"> </w:t>
      </w:r>
      <w:r w:rsidRPr="0008473C">
        <w:rPr>
          <w:rFonts w:ascii="Calibri" w:hAnsi="Calibri" w:cs="Calibri"/>
          <w:b/>
          <w:bCs/>
          <w:noProof/>
          <w:sz w:val="20"/>
          <w:szCs w:val="20"/>
        </w:rPr>
        <w:t>13</w:t>
      </w:r>
      <w:r w:rsidRPr="0008473C">
        <w:rPr>
          <w:rFonts w:ascii="Calibri" w:hAnsi="Calibri" w:cs="Calibri"/>
          <w:noProof/>
          <w:sz w:val="20"/>
          <w:szCs w:val="20"/>
        </w:rPr>
        <w:t>, 256–61 (2011).</w:t>
      </w:r>
    </w:p>
    <w:p w14:paraId="01920753" w14:textId="77777777" w:rsidR="00DC7BDF" w:rsidRPr="0008473C" w:rsidRDefault="00DC7BDF" w:rsidP="00DC7BDF">
      <w:pPr>
        <w:widowControl w:val="0"/>
        <w:autoSpaceDE w:val="0"/>
        <w:autoSpaceDN w:val="0"/>
        <w:adjustRightInd w:val="0"/>
        <w:spacing w:after="0" w:line="240" w:lineRule="auto"/>
        <w:ind w:left="640" w:hanging="640"/>
        <w:rPr>
          <w:rFonts w:ascii="Calibri" w:hAnsi="Calibri" w:cs="Calibri"/>
          <w:noProof/>
          <w:sz w:val="20"/>
          <w:szCs w:val="20"/>
        </w:rPr>
      </w:pPr>
      <w:r w:rsidRPr="0008473C">
        <w:rPr>
          <w:rFonts w:ascii="Calibri" w:hAnsi="Calibri" w:cs="Calibri"/>
          <w:noProof/>
          <w:sz w:val="20"/>
          <w:szCs w:val="20"/>
        </w:rPr>
        <w:t>10.</w:t>
      </w:r>
      <w:r w:rsidRPr="0008473C">
        <w:rPr>
          <w:rFonts w:ascii="Calibri" w:hAnsi="Calibri" w:cs="Calibri"/>
          <w:noProof/>
          <w:sz w:val="20"/>
          <w:szCs w:val="20"/>
        </w:rPr>
        <w:tab/>
        <w:t xml:space="preserve">Perfect, J. R. </w:t>
      </w:r>
      <w:r w:rsidRPr="0008473C">
        <w:rPr>
          <w:rFonts w:ascii="Calibri" w:hAnsi="Calibri" w:cs="Calibri"/>
          <w:i/>
          <w:iCs/>
          <w:noProof/>
          <w:sz w:val="20"/>
          <w:szCs w:val="20"/>
        </w:rPr>
        <w:t>Cryptococcus neoformans</w:t>
      </w:r>
      <w:r w:rsidRPr="0008473C">
        <w:rPr>
          <w:rFonts w:ascii="Calibri" w:hAnsi="Calibri" w:cs="Calibri"/>
          <w:noProof/>
          <w:sz w:val="20"/>
          <w:szCs w:val="20"/>
        </w:rPr>
        <w:t xml:space="preserve"> : the yeast that likes it hot. </w:t>
      </w:r>
      <w:r w:rsidRPr="0008473C">
        <w:rPr>
          <w:rFonts w:ascii="Calibri" w:hAnsi="Calibri" w:cs="Calibri"/>
          <w:i/>
          <w:iCs/>
          <w:noProof/>
          <w:sz w:val="20"/>
          <w:szCs w:val="20"/>
        </w:rPr>
        <w:t>FEMS Yeast Res.</w:t>
      </w:r>
      <w:r w:rsidRPr="0008473C">
        <w:rPr>
          <w:rFonts w:ascii="Calibri" w:hAnsi="Calibri" w:cs="Calibri"/>
          <w:noProof/>
          <w:sz w:val="20"/>
          <w:szCs w:val="20"/>
        </w:rPr>
        <w:t xml:space="preserve"> </w:t>
      </w:r>
      <w:r w:rsidRPr="0008473C">
        <w:rPr>
          <w:rFonts w:ascii="Calibri" w:hAnsi="Calibri" w:cs="Calibri"/>
          <w:b/>
          <w:bCs/>
          <w:noProof/>
          <w:sz w:val="20"/>
          <w:szCs w:val="20"/>
        </w:rPr>
        <w:t>6</w:t>
      </w:r>
      <w:r w:rsidRPr="0008473C">
        <w:rPr>
          <w:rFonts w:ascii="Calibri" w:hAnsi="Calibri" w:cs="Calibri"/>
          <w:noProof/>
          <w:sz w:val="20"/>
          <w:szCs w:val="20"/>
        </w:rPr>
        <w:t>, 463–468 (2006).</w:t>
      </w:r>
    </w:p>
    <w:p w14:paraId="5A2FB4B2" w14:textId="77777777" w:rsidR="00DC7BDF" w:rsidRPr="0008473C" w:rsidRDefault="00DC7BDF" w:rsidP="00DC7BDF">
      <w:pPr>
        <w:widowControl w:val="0"/>
        <w:autoSpaceDE w:val="0"/>
        <w:autoSpaceDN w:val="0"/>
        <w:adjustRightInd w:val="0"/>
        <w:spacing w:after="0" w:line="240" w:lineRule="auto"/>
        <w:ind w:left="640" w:hanging="640"/>
        <w:rPr>
          <w:rFonts w:ascii="Calibri" w:hAnsi="Calibri" w:cs="Calibri"/>
          <w:noProof/>
          <w:sz w:val="20"/>
          <w:szCs w:val="20"/>
        </w:rPr>
      </w:pPr>
      <w:r w:rsidRPr="0008473C">
        <w:rPr>
          <w:rFonts w:ascii="Calibri" w:hAnsi="Calibri" w:cs="Calibri"/>
          <w:noProof/>
          <w:sz w:val="20"/>
          <w:szCs w:val="20"/>
        </w:rPr>
        <w:t>11.</w:t>
      </w:r>
      <w:r w:rsidRPr="0008473C">
        <w:rPr>
          <w:rFonts w:ascii="Calibri" w:hAnsi="Calibri" w:cs="Calibri"/>
          <w:noProof/>
          <w:sz w:val="20"/>
          <w:szCs w:val="20"/>
        </w:rPr>
        <w:tab/>
        <w:t xml:space="preserve">Zaragoza, O., Fries, B. C. &amp; Casadevall, A. Induction of capsule growth in Cryptococcus neoformans by mammalian serum and CO(2). </w:t>
      </w:r>
      <w:r w:rsidRPr="0008473C">
        <w:rPr>
          <w:rFonts w:ascii="Calibri" w:hAnsi="Calibri" w:cs="Calibri"/>
          <w:i/>
          <w:iCs/>
          <w:noProof/>
          <w:sz w:val="20"/>
          <w:szCs w:val="20"/>
        </w:rPr>
        <w:t>Infect. Immun.</w:t>
      </w:r>
      <w:r w:rsidRPr="0008473C">
        <w:rPr>
          <w:rFonts w:ascii="Calibri" w:hAnsi="Calibri" w:cs="Calibri"/>
          <w:noProof/>
          <w:sz w:val="20"/>
          <w:szCs w:val="20"/>
        </w:rPr>
        <w:t xml:space="preserve"> </w:t>
      </w:r>
      <w:r w:rsidRPr="0008473C">
        <w:rPr>
          <w:rFonts w:ascii="Calibri" w:hAnsi="Calibri" w:cs="Calibri"/>
          <w:b/>
          <w:bCs/>
          <w:noProof/>
          <w:sz w:val="20"/>
          <w:szCs w:val="20"/>
        </w:rPr>
        <w:t>71</w:t>
      </w:r>
      <w:r w:rsidRPr="0008473C">
        <w:rPr>
          <w:rFonts w:ascii="Calibri" w:hAnsi="Calibri" w:cs="Calibri"/>
          <w:noProof/>
          <w:sz w:val="20"/>
          <w:szCs w:val="20"/>
        </w:rPr>
        <w:t>, 6155–64 (2003).</w:t>
      </w:r>
    </w:p>
    <w:p w14:paraId="7333FDAF" w14:textId="77777777" w:rsidR="00DC7BDF" w:rsidRPr="0008473C" w:rsidRDefault="00DC7BDF" w:rsidP="00DC7BDF">
      <w:pPr>
        <w:widowControl w:val="0"/>
        <w:autoSpaceDE w:val="0"/>
        <w:autoSpaceDN w:val="0"/>
        <w:adjustRightInd w:val="0"/>
        <w:spacing w:after="0" w:line="240" w:lineRule="auto"/>
        <w:ind w:left="640" w:hanging="640"/>
        <w:rPr>
          <w:rFonts w:ascii="Calibri" w:hAnsi="Calibri" w:cs="Calibri"/>
          <w:noProof/>
          <w:sz w:val="20"/>
          <w:szCs w:val="20"/>
        </w:rPr>
      </w:pPr>
      <w:r w:rsidRPr="0008473C">
        <w:rPr>
          <w:rFonts w:ascii="Calibri" w:hAnsi="Calibri" w:cs="Calibri"/>
          <w:noProof/>
          <w:sz w:val="20"/>
          <w:szCs w:val="20"/>
        </w:rPr>
        <w:t>12.</w:t>
      </w:r>
      <w:r w:rsidRPr="0008473C">
        <w:rPr>
          <w:rFonts w:ascii="Calibri" w:hAnsi="Calibri" w:cs="Calibri"/>
          <w:noProof/>
          <w:sz w:val="20"/>
          <w:szCs w:val="20"/>
        </w:rPr>
        <w:tab/>
        <w:t xml:space="preserve">McKee, T. J. &amp; Komarova, S. V. Is it time to reinvent basic cell culture medium? </w:t>
      </w:r>
      <w:r w:rsidRPr="0008473C">
        <w:rPr>
          <w:rFonts w:ascii="Calibri" w:hAnsi="Calibri" w:cs="Calibri"/>
          <w:i/>
          <w:iCs/>
          <w:noProof/>
          <w:sz w:val="20"/>
          <w:szCs w:val="20"/>
        </w:rPr>
        <w:t>Am. J. Physiol. - Cell Physiol.</w:t>
      </w:r>
      <w:r w:rsidRPr="0008473C">
        <w:rPr>
          <w:rFonts w:ascii="Calibri" w:hAnsi="Calibri" w:cs="Calibri"/>
          <w:noProof/>
          <w:sz w:val="20"/>
          <w:szCs w:val="20"/>
        </w:rPr>
        <w:t xml:space="preserve"> </w:t>
      </w:r>
      <w:r w:rsidRPr="0008473C">
        <w:rPr>
          <w:rFonts w:ascii="Calibri" w:hAnsi="Calibri" w:cs="Calibri"/>
          <w:b/>
          <w:bCs/>
          <w:noProof/>
          <w:sz w:val="20"/>
          <w:szCs w:val="20"/>
        </w:rPr>
        <w:t>312</w:t>
      </w:r>
      <w:r w:rsidRPr="0008473C">
        <w:rPr>
          <w:rFonts w:ascii="Calibri" w:hAnsi="Calibri" w:cs="Calibri"/>
          <w:noProof/>
          <w:sz w:val="20"/>
          <w:szCs w:val="20"/>
        </w:rPr>
        <w:t>, C624–C626 (2017).</w:t>
      </w:r>
    </w:p>
    <w:p w14:paraId="2C9812E5" w14:textId="77777777" w:rsidR="00DC7BDF" w:rsidRPr="0008473C" w:rsidRDefault="00DC7BDF" w:rsidP="00DC7BDF">
      <w:pPr>
        <w:widowControl w:val="0"/>
        <w:autoSpaceDE w:val="0"/>
        <w:autoSpaceDN w:val="0"/>
        <w:adjustRightInd w:val="0"/>
        <w:spacing w:after="0" w:line="240" w:lineRule="auto"/>
        <w:ind w:left="640" w:hanging="640"/>
        <w:rPr>
          <w:rFonts w:ascii="Calibri" w:hAnsi="Calibri" w:cs="Calibri"/>
          <w:noProof/>
          <w:sz w:val="20"/>
          <w:szCs w:val="20"/>
        </w:rPr>
      </w:pPr>
      <w:r w:rsidRPr="0008473C">
        <w:rPr>
          <w:rFonts w:ascii="Calibri" w:hAnsi="Calibri" w:cs="Calibri"/>
          <w:noProof/>
          <w:sz w:val="20"/>
          <w:szCs w:val="20"/>
        </w:rPr>
        <w:t>13.</w:t>
      </w:r>
      <w:r w:rsidRPr="0008473C">
        <w:rPr>
          <w:rFonts w:ascii="Calibri" w:hAnsi="Calibri" w:cs="Calibri"/>
          <w:noProof/>
          <w:sz w:val="20"/>
          <w:szCs w:val="20"/>
        </w:rPr>
        <w:tab/>
        <w:t xml:space="preserve">Berthois, Y., Katzenellenbogen, J. A. &amp; Katzenellenbogen, B. S. Phenol red in tissue culture media is a weak estrogen: implications concerning the study of estrogen-responsive cells in culture. </w:t>
      </w:r>
      <w:r w:rsidRPr="0008473C">
        <w:rPr>
          <w:rFonts w:ascii="Calibri" w:hAnsi="Calibri" w:cs="Calibri"/>
          <w:i/>
          <w:iCs/>
          <w:noProof/>
          <w:sz w:val="20"/>
          <w:szCs w:val="20"/>
        </w:rPr>
        <w:t>Proc. Natl. Acad. Sci. U. S. A.</w:t>
      </w:r>
      <w:r w:rsidRPr="0008473C">
        <w:rPr>
          <w:rFonts w:ascii="Calibri" w:hAnsi="Calibri" w:cs="Calibri"/>
          <w:noProof/>
          <w:sz w:val="20"/>
          <w:szCs w:val="20"/>
        </w:rPr>
        <w:t xml:space="preserve"> </w:t>
      </w:r>
      <w:r w:rsidRPr="0008473C">
        <w:rPr>
          <w:rFonts w:ascii="Calibri" w:hAnsi="Calibri" w:cs="Calibri"/>
          <w:b/>
          <w:bCs/>
          <w:noProof/>
          <w:sz w:val="20"/>
          <w:szCs w:val="20"/>
        </w:rPr>
        <w:t>83</w:t>
      </w:r>
      <w:r w:rsidRPr="0008473C">
        <w:rPr>
          <w:rFonts w:ascii="Calibri" w:hAnsi="Calibri" w:cs="Calibri"/>
          <w:noProof/>
          <w:sz w:val="20"/>
          <w:szCs w:val="20"/>
        </w:rPr>
        <w:t>, 2496–500 (1986).</w:t>
      </w:r>
    </w:p>
    <w:p w14:paraId="61199975" w14:textId="77777777" w:rsidR="00DC7BDF" w:rsidRPr="0008473C" w:rsidRDefault="00DC7BDF" w:rsidP="00DC7BDF">
      <w:pPr>
        <w:widowControl w:val="0"/>
        <w:autoSpaceDE w:val="0"/>
        <w:autoSpaceDN w:val="0"/>
        <w:adjustRightInd w:val="0"/>
        <w:spacing w:after="0" w:line="240" w:lineRule="auto"/>
        <w:ind w:left="640" w:hanging="640"/>
        <w:rPr>
          <w:rFonts w:ascii="Calibri" w:hAnsi="Calibri" w:cs="Calibri"/>
          <w:noProof/>
          <w:sz w:val="20"/>
          <w:szCs w:val="20"/>
        </w:rPr>
      </w:pPr>
      <w:r w:rsidRPr="0008473C">
        <w:rPr>
          <w:rFonts w:ascii="Calibri" w:hAnsi="Calibri" w:cs="Calibri"/>
          <w:noProof/>
          <w:sz w:val="20"/>
          <w:szCs w:val="20"/>
        </w:rPr>
        <w:t>14.</w:t>
      </w:r>
      <w:r w:rsidRPr="0008473C">
        <w:rPr>
          <w:rFonts w:ascii="Calibri" w:hAnsi="Calibri" w:cs="Calibri"/>
          <w:noProof/>
          <w:sz w:val="20"/>
          <w:szCs w:val="20"/>
        </w:rPr>
        <w:tab/>
        <w:t xml:space="preserve">Welshons, W. V., Wolf, M. F., Murphy, C. S. &amp; Jordan, V. C. Estrogenic activity of phenol red. </w:t>
      </w:r>
      <w:r w:rsidRPr="0008473C">
        <w:rPr>
          <w:rFonts w:ascii="Calibri" w:hAnsi="Calibri" w:cs="Calibri"/>
          <w:i/>
          <w:iCs/>
          <w:noProof/>
          <w:sz w:val="20"/>
          <w:szCs w:val="20"/>
        </w:rPr>
        <w:t>Mol. Cell. Endocrinol.</w:t>
      </w:r>
      <w:r w:rsidRPr="0008473C">
        <w:rPr>
          <w:rFonts w:ascii="Calibri" w:hAnsi="Calibri" w:cs="Calibri"/>
          <w:noProof/>
          <w:sz w:val="20"/>
          <w:szCs w:val="20"/>
        </w:rPr>
        <w:t xml:space="preserve"> </w:t>
      </w:r>
      <w:r w:rsidRPr="0008473C">
        <w:rPr>
          <w:rFonts w:ascii="Calibri" w:hAnsi="Calibri" w:cs="Calibri"/>
          <w:b/>
          <w:bCs/>
          <w:noProof/>
          <w:sz w:val="20"/>
          <w:szCs w:val="20"/>
        </w:rPr>
        <w:t>57</w:t>
      </w:r>
      <w:r w:rsidRPr="0008473C">
        <w:rPr>
          <w:rFonts w:ascii="Calibri" w:hAnsi="Calibri" w:cs="Calibri"/>
          <w:noProof/>
          <w:sz w:val="20"/>
          <w:szCs w:val="20"/>
        </w:rPr>
        <w:t>, 169–178 (1988).</w:t>
      </w:r>
    </w:p>
    <w:p w14:paraId="2E20F52C" w14:textId="77777777" w:rsidR="00DC7BDF" w:rsidRPr="0008473C" w:rsidRDefault="00DC7BDF" w:rsidP="00DC7BDF">
      <w:pPr>
        <w:widowControl w:val="0"/>
        <w:autoSpaceDE w:val="0"/>
        <w:autoSpaceDN w:val="0"/>
        <w:adjustRightInd w:val="0"/>
        <w:spacing w:after="0" w:line="240" w:lineRule="auto"/>
        <w:ind w:left="640" w:hanging="640"/>
        <w:rPr>
          <w:rFonts w:ascii="Calibri" w:hAnsi="Calibri" w:cs="Calibri"/>
          <w:noProof/>
          <w:sz w:val="20"/>
          <w:szCs w:val="20"/>
        </w:rPr>
      </w:pPr>
      <w:r w:rsidRPr="0008473C">
        <w:rPr>
          <w:rFonts w:ascii="Calibri" w:hAnsi="Calibri" w:cs="Calibri"/>
          <w:noProof/>
          <w:sz w:val="20"/>
          <w:szCs w:val="20"/>
        </w:rPr>
        <w:t>15.</w:t>
      </w:r>
      <w:r w:rsidRPr="0008473C">
        <w:rPr>
          <w:rFonts w:ascii="Calibri" w:hAnsi="Calibri" w:cs="Calibri"/>
          <w:noProof/>
          <w:sz w:val="20"/>
          <w:szCs w:val="20"/>
        </w:rPr>
        <w:tab/>
        <w:t xml:space="preserve">Butts, A. </w:t>
      </w:r>
      <w:r w:rsidRPr="0008473C">
        <w:rPr>
          <w:rFonts w:ascii="Calibri" w:hAnsi="Calibri" w:cs="Calibri"/>
          <w:i/>
          <w:iCs/>
          <w:noProof/>
          <w:sz w:val="20"/>
          <w:szCs w:val="20"/>
        </w:rPr>
        <w:t>et al.</w:t>
      </w:r>
      <w:r w:rsidRPr="0008473C">
        <w:rPr>
          <w:rFonts w:ascii="Calibri" w:hAnsi="Calibri" w:cs="Calibri"/>
          <w:noProof/>
          <w:sz w:val="20"/>
          <w:szCs w:val="20"/>
        </w:rPr>
        <w:t xml:space="preserve"> Estrogen Receptor Antagonists Are Anti-Cryptococcal Agents That Directly Bind EF Hand Proteins and Synergize with Fluconazole In Vivo. </w:t>
      </w:r>
      <w:r w:rsidRPr="0008473C">
        <w:rPr>
          <w:rFonts w:ascii="Calibri" w:hAnsi="Calibri" w:cs="Calibri"/>
          <w:i/>
          <w:iCs/>
          <w:noProof/>
          <w:sz w:val="20"/>
          <w:szCs w:val="20"/>
        </w:rPr>
        <w:t>MBio</w:t>
      </w:r>
      <w:r w:rsidRPr="0008473C">
        <w:rPr>
          <w:rFonts w:ascii="Calibri" w:hAnsi="Calibri" w:cs="Calibri"/>
          <w:noProof/>
          <w:sz w:val="20"/>
          <w:szCs w:val="20"/>
        </w:rPr>
        <w:t xml:space="preserve"> </w:t>
      </w:r>
      <w:r w:rsidRPr="0008473C">
        <w:rPr>
          <w:rFonts w:ascii="Calibri" w:hAnsi="Calibri" w:cs="Calibri"/>
          <w:b/>
          <w:bCs/>
          <w:noProof/>
          <w:sz w:val="20"/>
          <w:szCs w:val="20"/>
        </w:rPr>
        <w:t>5</w:t>
      </w:r>
      <w:r w:rsidRPr="0008473C">
        <w:rPr>
          <w:rFonts w:ascii="Calibri" w:hAnsi="Calibri" w:cs="Calibri"/>
          <w:noProof/>
          <w:sz w:val="20"/>
          <w:szCs w:val="20"/>
        </w:rPr>
        <w:t>, e00765-13 (2014).</w:t>
      </w:r>
    </w:p>
    <w:p w14:paraId="416A6064" w14:textId="77777777" w:rsidR="00DC7BDF" w:rsidRPr="0008473C" w:rsidRDefault="00DC7BDF" w:rsidP="00DC7BDF">
      <w:pPr>
        <w:widowControl w:val="0"/>
        <w:autoSpaceDE w:val="0"/>
        <w:autoSpaceDN w:val="0"/>
        <w:adjustRightInd w:val="0"/>
        <w:spacing w:after="0" w:line="240" w:lineRule="auto"/>
        <w:ind w:left="640" w:hanging="640"/>
        <w:rPr>
          <w:rFonts w:ascii="Calibri" w:hAnsi="Calibri" w:cs="Calibri"/>
          <w:noProof/>
          <w:sz w:val="20"/>
          <w:szCs w:val="20"/>
        </w:rPr>
      </w:pPr>
      <w:r w:rsidRPr="0008473C">
        <w:rPr>
          <w:rFonts w:ascii="Calibri" w:hAnsi="Calibri" w:cs="Calibri"/>
          <w:noProof/>
          <w:sz w:val="20"/>
          <w:szCs w:val="20"/>
        </w:rPr>
        <w:t>16.</w:t>
      </w:r>
      <w:r w:rsidRPr="0008473C">
        <w:rPr>
          <w:rFonts w:ascii="Calibri" w:hAnsi="Calibri" w:cs="Calibri"/>
          <w:noProof/>
          <w:sz w:val="20"/>
          <w:szCs w:val="20"/>
        </w:rPr>
        <w:tab/>
        <w:t xml:space="preserve">Mohr, J. A., Long, H., McKown, B. A. &amp; Muchmore, H. G. </w:t>
      </w:r>
      <w:r w:rsidRPr="0008473C">
        <w:rPr>
          <w:rFonts w:ascii="Calibri" w:hAnsi="Calibri" w:cs="Calibri"/>
          <w:i/>
          <w:iCs/>
          <w:noProof/>
          <w:sz w:val="20"/>
          <w:szCs w:val="20"/>
        </w:rPr>
        <w:t>In vitro</w:t>
      </w:r>
      <w:r w:rsidRPr="0008473C">
        <w:rPr>
          <w:rFonts w:ascii="Calibri" w:hAnsi="Calibri" w:cs="Calibri"/>
          <w:noProof/>
          <w:sz w:val="20"/>
          <w:szCs w:val="20"/>
        </w:rPr>
        <w:t xml:space="preserve"> susceptibility of </w:t>
      </w:r>
      <w:r w:rsidRPr="0008473C">
        <w:rPr>
          <w:rFonts w:ascii="Calibri" w:hAnsi="Calibri" w:cs="Calibri"/>
          <w:i/>
          <w:iCs/>
          <w:noProof/>
          <w:sz w:val="20"/>
          <w:szCs w:val="20"/>
        </w:rPr>
        <w:t>Cryptococcus neoformans</w:t>
      </w:r>
      <w:r w:rsidRPr="0008473C">
        <w:rPr>
          <w:rFonts w:ascii="Calibri" w:hAnsi="Calibri" w:cs="Calibri"/>
          <w:noProof/>
          <w:sz w:val="20"/>
          <w:szCs w:val="20"/>
        </w:rPr>
        <w:t xml:space="preserve"> to steroids. </w:t>
      </w:r>
      <w:r w:rsidRPr="0008473C">
        <w:rPr>
          <w:rFonts w:ascii="Calibri" w:hAnsi="Calibri" w:cs="Calibri"/>
          <w:i/>
          <w:iCs/>
          <w:noProof/>
          <w:sz w:val="20"/>
          <w:szCs w:val="20"/>
        </w:rPr>
        <w:t>Med. Mycol.</w:t>
      </w:r>
      <w:r w:rsidRPr="0008473C">
        <w:rPr>
          <w:rFonts w:ascii="Calibri" w:hAnsi="Calibri" w:cs="Calibri"/>
          <w:noProof/>
          <w:sz w:val="20"/>
          <w:szCs w:val="20"/>
        </w:rPr>
        <w:t xml:space="preserve"> </w:t>
      </w:r>
      <w:r w:rsidRPr="0008473C">
        <w:rPr>
          <w:rFonts w:ascii="Calibri" w:hAnsi="Calibri" w:cs="Calibri"/>
          <w:b/>
          <w:bCs/>
          <w:noProof/>
          <w:sz w:val="20"/>
          <w:szCs w:val="20"/>
        </w:rPr>
        <w:t>10</w:t>
      </w:r>
      <w:r w:rsidRPr="0008473C">
        <w:rPr>
          <w:rFonts w:ascii="Calibri" w:hAnsi="Calibri" w:cs="Calibri"/>
          <w:noProof/>
          <w:sz w:val="20"/>
          <w:szCs w:val="20"/>
        </w:rPr>
        <w:t>, 171–172 (1972).</w:t>
      </w:r>
    </w:p>
    <w:p w14:paraId="2900BA24" w14:textId="77777777" w:rsidR="00DC7BDF" w:rsidRPr="0008473C" w:rsidRDefault="00DC7BDF" w:rsidP="00DC7BDF">
      <w:pPr>
        <w:widowControl w:val="0"/>
        <w:autoSpaceDE w:val="0"/>
        <w:autoSpaceDN w:val="0"/>
        <w:adjustRightInd w:val="0"/>
        <w:spacing w:after="0" w:line="240" w:lineRule="auto"/>
        <w:ind w:left="640" w:hanging="640"/>
        <w:rPr>
          <w:rFonts w:ascii="Calibri" w:hAnsi="Calibri" w:cs="Calibri"/>
          <w:noProof/>
          <w:sz w:val="20"/>
          <w:szCs w:val="20"/>
        </w:rPr>
      </w:pPr>
      <w:r w:rsidRPr="0008473C">
        <w:rPr>
          <w:rFonts w:ascii="Calibri" w:hAnsi="Calibri" w:cs="Calibri"/>
          <w:noProof/>
          <w:sz w:val="20"/>
          <w:szCs w:val="20"/>
        </w:rPr>
        <w:t>17.</w:t>
      </w:r>
      <w:r w:rsidRPr="0008473C">
        <w:rPr>
          <w:rFonts w:ascii="Calibri" w:hAnsi="Calibri" w:cs="Calibri"/>
          <w:noProof/>
          <w:sz w:val="20"/>
          <w:szCs w:val="20"/>
        </w:rPr>
        <w:tab/>
        <w:t xml:space="preserve">Bauernfeind, A. </w:t>
      </w:r>
      <w:r w:rsidRPr="0008473C">
        <w:rPr>
          <w:rFonts w:ascii="Calibri" w:hAnsi="Calibri" w:cs="Calibri"/>
          <w:i/>
          <w:iCs/>
          <w:noProof/>
          <w:sz w:val="20"/>
          <w:szCs w:val="20"/>
        </w:rPr>
        <w:t>et al.</w:t>
      </w:r>
      <w:r w:rsidRPr="0008473C">
        <w:rPr>
          <w:rFonts w:ascii="Calibri" w:hAnsi="Calibri" w:cs="Calibri"/>
          <w:noProof/>
          <w:sz w:val="20"/>
          <w:szCs w:val="20"/>
        </w:rPr>
        <w:t xml:space="preserve"> Qualitative and quantitative microbiological analysis of sputa of 102 patients with cystic fibrosis. </w:t>
      </w:r>
      <w:r w:rsidRPr="0008473C">
        <w:rPr>
          <w:rFonts w:ascii="Calibri" w:hAnsi="Calibri" w:cs="Calibri"/>
          <w:i/>
          <w:iCs/>
          <w:noProof/>
          <w:sz w:val="20"/>
          <w:szCs w:val="20"/>
        </w:rPr>
        <w:t>Infection</w:t>
      </w:r>
      <w:r w:rsidRPr="0008473C">
        <w:rPr>
          <w:rFonts w:ascii="Calibri" w:hAnsi="Calibri" w:cs="Calibri"/>
          <w:noProof/>
          <w:sz w:val="20"/>
          <w:szCs w:val="20"/>
        </w:rPr>
        <w:t xml:space="preserve"> </w:t>
      </w:r>
      <w:r w:rsidRPr="0008473C">
        <w:rPr>
          <w:rFonts w:ascii="Calibri" w:hAnsi="Calibri" w:cs="Calibri"/>
          <w:b/>
          <w:bCs/>
          <w:noProof/>
          <w:sz w:val="20"/>
          <w:szCs w:val="20"/>
        </w:rPr>
        <w:t>15</w:t>
      </w:r>
      <w:r w:rsidRPr="0008473C">
        <w:rPr>
          <w:rFonts w:ascii="Calibri" w:hAnsi="Calibri" w:cs="Calibri"/>
          <w:noProof/>
          <w:sz w:val="20"/>
          <w:szCs w:val="20"/>
        </w:rPr>
        <w:t>, 270–277 (1987).</w:t>
      </w:r>
    </w:p>
    <w:p w14:paraId="1BF1BA71" w14:textId="77777777" w:rsidR="00DC7BDF" w:rsidRPr="0008473C" w:rsidRDefault="00DC7BDF" w:rsidP="00DC7BDF">
      <w:pPr>
        <w:widowControl w:val="0"/>
        <w:autoSpaceDE w:val="0"/>
        <w:autoSpaceDN w:val="0"/>
        <w:adjustRightInd w:val="0"/>
        <w:spacing w:after="0" w:line="240" w:lineRule="auto"/>
        <w:ind w:left="640" w:hanging="640"/>
        <w:rPr>
          <w:rFonts w:ascii="Calibri" w:hAnsi="Calibri" w:cs="Calibri"/>
          <w:noProof/>
          <w:sz w:val="20"/>
          <w:szCs w:val="20"/>
        </w:rPr>
      </w:pPr>
      <w:r w:rsidRPr="0008473C">
        <w:rPr>
          <w:rFonts w:ascii="Calibri" w:hAnsi="Calibri" w:cs="Calibri"/>
          <w:noProof/>
          <w:sz w:val="20"/>
          <w:szCs w:val="20"/>
        </w:rPr>
        <w:t>18.</w:t>
      </w:r>
      <w:r w:rsidRPr="0008473C">
        <w:rPr>
          <w:rFonts w:ascii="Calibri" w:hAnsi="Calibri" w:cs="Calibri"/>
          <w:noProof/>
          <w:sz w:val="20"/>
          <w:szCs w:val="20"/>
        </w:rPr>
        <w:tab/>
        <w:t xml:space="preserve">Nikawa, H. </w:t>
      </w:r>
      <w:r w:rsidRPr="0008473C">
        <w:rPr>
          <w:rFonts w:ascii="Calibri" w:hAnsi="Calibri" w:cs="Calibri"/>
          <w:i/>
          <w:iCs/>
          <w:noProof/>
          <w:sz w:val="20"/>
          <w:szCs w:val="20"/>
        </w:rPr>
        <w:t>et al.</w:t>
      </w:r>
      <w:r w:rsidRPr="0008473C">
        <w:rPr>
          <w:rFonts w:ascii="Calibri" w:hAnsi="Calibri" w:cs="Calibri"/>
          <w:noProof/>
          <w:sz w:val="20"/>
          <w:szCs w:val="20"/>
        </w:rPr>
        <w:t xml:space="preserve"> Alteration of the coadherence of Candida albicans with oral bacteria by dietary sugars. </w:t>
      </w:r>
      <w:r w:rsidRPr="0008473C">
        <w:rPr>
          <w:rFonts w:ascii="Calibri" w:hAnsi="Calibri" w:cs="Calibri"/>
          <w:i/>
          <w:iCs/>
          <w:noProof/>
          <w:sz w:val="20"/>
          <w:szCs w:val="20"/>
        </w:rPr>
        <w:t>Oral Microbiol. Immunol.</w:t>
      </w:r>
      <w:r w:rsidRPr="0008473C">
        <w:rPr>
          <w:rFonts w:ascii="Calibri" w:hAnsi="Calibri" w:cs="Calibri"/>
          <w:noProof/>
          <w:sz w:val="20"/>
          <w:szCs w:val="20"/>
        </w:rPr>
        <w:t xml:space="preserve"> </w:t>
      </w:r>
      <w:r w:rsidRPr="0008473C">
        <w:rPr>
          <w:rFonts w:ascii="Calibri" w:hAnsi="Calibri" w:cs="Calibri"/>
          <w:b/>
          <w:bCs/>
          <w:noProof/>
          <w:sz w:val="20"/>
          <w:szCs w:val="20"/>
        </w:rPr>
        <w:t>16</w:t>
      </w:r>
      <w:r w:rsidRPr="0008473C">
        <w:rPr>
          <w:rFonts w:ascii="Calibri" w:hAnsi="Calibri" w:cs="Calibri"/>
          <w:noProof/>
          <w:sz w:val="20"/>
          <w:szCs w:val="20"/>
        </w:rPr>
        <w:t>, 279–283 (2001).</w:t>
      </w:r>
    </w:p>
    <w:p w14:paraId="238A3FD8" w14:textId="77777777" w:rsidR="00DC7BDF" w:rsidRPr="0008473C" w:rsidRDefault="00DC7BDF" w:rsidP="00DC7BDF">
      <w:pPr>
        <w:widowControl w:val="0"/>
        <w:autoSpaceDE w:val="0"/>
        <w:autoSpaceDN w:val="0"/>
        <w:adjustRightInd w:val="0"/>
        <w:spacing w:after="0" w:line="240" w:lineRule="auto"/>
        <w:ind w:left="640" w:hanging="640"/>
        <w:rPr>
          <w:rFonts w:ascii="Calibri" w:hAnsi="Calibri" w:cs="Calibri"/>
          <w:noProof/>
          <w:sz w:val="20"/>
          <w:szCs w:val="20"/>
        </w:rPr>
      </w:pPr>
      <w:r w:rsidRPr="0008473C">
        <w:rPr>
          <w:rFonts w:ascii="Calibri" w:hAnsi="Calibri" w:cs="Calibri"/>
          <w:noProof/>
          <w:sz w:val="20"/>
          <w:szCs w:val="20"/>
        </w:rPr>
        <w:t>19.</w:t>
      </w:r>
      <w:r w:rsidRPr="0008473C">
        <w:rPr>
          <w:rFonts w:ascii="Calibri" w:hAnsi="Calibri" w:cs="Calibri"/>
          <w:noProof/>
          <w:sz w:val="20"/>
          <w:szCs w:val="20"/>
        </w:rPr>
        <w:tab/>
        <w:t xml:space="preserve">Mayer, F. L. &amp; Kronstad, J. W. Disarming Fungal Pathogens: Bacillus safensis Inhibits Virulence Factor Production and Biofilm Formation by Cryptococcus neoformans and Candida albicans. </w:t>
      </w:r>
      <w:r w:rsidRPr="0008473C">
        <w:rPr>
          <w:rFonts w:ascii="Calibri" w:hAnsi="Calibri" w:cs="Calibri"/>
          <w:i/>
          <w:iCs/>
          <w:noProof/>
          <w:sz w:val="20"/>
          <w:szCs w:val="20"/>
        </w:rPr>
        <w:t>MBio</w:t>
      </w:r>
      <w:r w:rsidRPr="0008473C">
        <w:rPr>
          <w:rFonts w:ascii="Calibri" w:hAnsi="Calibri" w:cs="Calibri"/>
          <w:noProof/>
          <w:sz w:val="20"/>
          <w:szCs w:val="20"/>
        </w:rPr>
        <w:t xml:space="preserve"> </w:t>
      </w:r>
      <w:r w:rsidRPr="0008473C">
        <w:rPr>
          <w:rFonts w:ascii="Calibri" w:hAnsi="Calibri" w:cs="Calibri"/>
          <w:b/>
          <w:bCs/>
          <w:noProof/>
          <w:sz w:val="20"/>
          <w:szCs w:val="20"/>
        </w:rPr>
        <w:t>8</w:t>
      </w:r>
      <w:r w:rsidRPr="0008473C">
        <w:rPr>
          <w:rFonts w:ascii="Calibri" w:hAnsi="Calibri" w:cs="Calibri"/>
          <w:noProof/>
          <w:sz w:val="20"/>
          <w:szCs w:val="20"/>
        </w:rPr>
        <w:t>, e01537-17 (2017).</w:t>
      </w:r>
    </w:p>
    <w:p w14:paraId="09BFFD31" w14:textId="77777777" w:rsidR="00DC7BDF" w:rsidRPr="0008473C" w:rsidRDefault="00DC7BDF" w:rsidP="00DC7BDF">
      <w:pPr>
        <w:widowControl w:val="0"/>
        <w:autoSpaceDE w:val="0"/>
        <w:autoSpaceDN w:val="0"/>
        <w:adjustRightInd w:val="0"/>
        <w:spacing w:after="0" w:line="240" w:lineRule="auto"/>
        <w:ind w:left="640" w:hanging="640"/>
        <w:rPr>
          <w:rFonts w:ascii="Calibri" w:hAnsi="Calibri" w:cs="Calibri"/>
          <w:noProof/>
          <w:sz w:val="20"/>
          <w:szCs w:val="20"/>
        </w:rPr>
      </w:pPr>
      <w:r w:rsidRPr="0008473C">
        <w:rPr>
          <w:rFonts w:ascii="Calibri" w:hAnsi="Calibri" w:cs="Calibri"/>
          <w:noProof/>
          <w:sz w:val="20"/>
          <w:szCs w:val="20"/>
        </w:rPr>
        <w:t>20.</w:t>
      </w:r>
      <w:r w:rsidRPr="0008473C">
        <w:rPr>
          <w:rFonts w:ascii="Calibri" w:hAnsi="Calibri" w:cs="Calibri"/>
          <w:noProof/>
          <w:sz w:val="20"/>
          <w:szCs w:val="20"/>
        </w:rPr>
        <w:tab/>
        <w:t xml:space="preserve">Peleg, A. Y., Hogan, D. A. &amp; Mylonakis, E. Medically important bacterial–fungal interactions. </w:t>
      </w:r>
      <w:r w:rsidRPr="0008473C">
        <w:rPr>
          <w:rFonts w:ascii="Calibri" w:hAnsi="Calibri" w:cs="Calibri"/>
          <w:i/>
          <w:iCs/>
          <w:noProof/>
          <w:sz w:val="20"/>
          <w:szCs w:val="20"/>
        </w:rPr>
        <w:t>Nat. Rev. Microbiol.</w:t>
      </w:r>
      <w:r w:rsidRPr="0008473C">
        <w:rPr>
          <w:rFonts w:ascii="Calibri" w:hAnsi="Calibri" w:cs="Calibri"/>
          <w:noProof/>
          <w:sz w:val="20"/>
          <w:szCs w:val="20"/>
        </w:rPr>
        <w:t xml:space="preserve"> </w:t>
      </w:r>
      <w:r w:rsidRPr="0008473C">
        <w:rPr>
          <w:rFonts w:ascii="Calibri" w:hAnsi="Calibri" w:cs="Calibri"/>
          <w:b/>
          <w:bCs/>
          <w:noProof/>
          <w:sz w:val="20"/>
          <w:szCs w:val="20"/>
        </w:rPr>
        <w:t>8</w:t>
      </w:r>
      <w:r w:rsidRPr="0008473C">
        <w:rPr>
          <w:rFonts w:ascii="Calibri" w:hAnsi="Calibri" w:cs="Calibri"/>
          <w:noProof/>
          <w:sz w:val="20"/>
          <w:szCs w:val="20"/>
        </w:rPr>
        <w:t>, 340–349 (2010).</w:t>
      </w:r>
    </w:p>
    <w:p w14:paraId="2560EB5D" w14:textId="77777777" w:rsidR="00DC7BDF" w:rsidRPr="0008473C" w:rsidRDefault="00DC7BDF" w:rsidP="00DC7BDF">
      <w:pPr>
        <w:widowControl w:val="0"/>
        <w:autoSpaceDE w:val="0"/>
        <w:autoSpaceDN w:val="0"/>
        <w:adjustRightInd w:val="0"/>
        <w:spacing w:after="0" w:line="240" w:lineRule="auto"/>
        <w:ind w:left="640" w:hanging="640"/>
        <w:rPr>
          <w:rFonts w:ascii="Calibri" w:hAnsi="Calibri" w:cs="Calibri"/>
          <w:noProof/>
          <w:sz w:val="20"/>
          <w:szCs w:val="20"/>
        </w:rPr>
      </w:pPr>
      <w:r w:rsidRPr="0008473C">
        <w:rPr>
          <w:rFonts w:ascii="Calibri" w:hAnsi="Calibri" w:cs="Calibri"/>
          <w:noProof/>
          <w:sz w:val="20"/>
          <w:szCs w:val="20"/>
        </w:rPr>
        <w:t>21.</w:t>
      </w:r>
      <w:r w:rsidRPr="0008473C">
        <w:rPr>
          <w:rFonts w:ascii="Calibri" w:hAnsi="Calibri" w:cs="Calibri"/>
          <w:noProof/>
          <w:sz w:val="20"/>
          <w:szCs w:val="20"/>
        </w:rPr>
        <w:tab/>
        <w:t xml:space="preserve">Dambuza, I. M. </w:t>
      </w:r>
      <w:r w:rsidRPr="0008473C">
        <w:rPr>
          <w:rFonts w:ascii="Calibri" w:hAnsi="Calibri" w:cs="Calibri"/>
          <w:i/>
          <w:iCs/>
          <w:noProof/>
          <w:sz w:val="20"/>
          <w:szCs w:val="20"/>
        </w:rPr>
        <w:t>et al.</w:t>
      </w:r>
      <w:r w:rsidRPr="0008473C">
        <w:rPr>
          <w:rFonts w:ascii="Calibri" w:hAnsi="Calibri" w:cs="Calibri"/>
          <w:noProof/>
          <w:sz w:val="20"/>
          <w:szCs w:val="20"/>
        </w:rPr>
        <w:t xml:space="preserve"> The Cryptococcus neoformans Titan cell is an inducible and regulated morphotype underlying pathogenesis. </w:t>
      </w:r>
      <w:r w:rsidRPr="0008473C">
        <w:rPr>
          <w:rFonts w:ascii="Calibri" w:hAnsi="Calibri" w:cs="Calibri"/>
          <w:i/>
          <w:iCs/>
          <w:noProof/>
          <w:sz w:val="20"/>
          <w:szCs w:val="20"/>
        </w:rPr>
        <w:t>PLOS Pathog.</w:t>
      </w:r>
      <w:r w:rsidRPr="0008473C">
        <w:rPr>
          <w:rFonts w:ascii="Calibri" w:hAnsi="Calibri" w:cs="Calibri"/>
          <w:noProof/>
          <w:sz w:val="20"/>
          <w:szCs w:val="20"/>
        </w:rPr>
        <w:t xml:space="preserve"> </w:t>
      </w:r>
      <w:r w:rsidRPr="0008473C">
        <w:rPr>
          <w:rFonts w:ascii="Calibri" w:hAnsi="Calibri" w:cs="Calibri"/>
          <w:b/>
          <w:bCs/>
          <w:noProof/>
          <w:sz w:val="20"/>
          <w:szCs w:val="20"/>
        </w:rPr>
        <w:t>14</w:t>
      </w:r>
      <w:r w:rsidRPr="0008473C">
        <w:rPr>
          <w:rFonts w:ascii="Calibri" w:hAnsi="Calibri" w:cs="Calibri"/>
          <w:noProof/>
          <w:sz w:val="20"/>
          <w:szCs w:val="20"/>
        </w:rPr>
        <w:t>, e1006978 (2018).</w:t>
      </w:r>
    </w:p>
    <w:p w14:paraId="123208DC" w14:textId="77777777" w:rsidR="00DC7BDF" w:rsidRPr="0008473C" w:rsidRDefault="00DC7BDF" w:rsidP="00DC7BDF">
      <w:pPr>
        <w:widowControl w:val="0"/>
        <w:autoSpaceDE w:val="0"/>
        <w:autoSpaceDN w:val="0"/>
        <w:adjustRightInd w:val="0"/>
        <w:spacing w:after="0" w:line="240" w:lineRule="auto"/>
        <w:ind w:left="640" w:hanging="640"/>
        <w:rPr>
          <w:rFonts w:ascii="Calibri" w:hAnsi="Calibri" w:cs="Calibri"/>
          <w:noProof/>
          <w:sz w:val="20"/>
          <w:szCs w:val="20"/>
        </w:rPr>
      </w:pPr>
      <w:r w:rsidRPr="0008473C">
        <w:rPr>
          <w:rFonts w:ascii="Calibri" w:hAnsi="Calibri" w:cs="Calibri"/>
          <w:noProof/>
          <w:sz w:val="20"/>
          <w:szCs w:val="20"/>
        </w:rPr>
        <w:t>22.</w:t>
      </w:r>
      <w:r w:rsidRPr="0008473C">
        <w:rPr>
          <w:rFonts w:ascii="Calibri" w:hAnsi="Calibri" w:cs="Calibri"/>
          <w:noProof/>
          <w:sz w:val="20"/>
          <w:szCs w:val="20"/>
        </w:rPr>
        <w:tab/>
        <w:t xml:space="preserve">Wang, Y. </w:t>
      </w:r>
      <w:r w:rsidRPr="0008473C">
        <w:rPr>
          <w:rFonts w:ascii="Calibri" w:hAnsi="Calibri" w:cs="Calibri"/>
          <w:i/>
          <w:iCs/>
          <w:noProof/>
          <w:sz w:val="20"/>
          <w:szCs w:val="20"/>
        </w:rPr>
        <w:t>et al.</w:t>
      </w:r>
      <w:r w:rsidRPr="0008473C">
        <w:rPr>
          <w:rFonts w:ascii="Calibri" w:hAnsi="Calibri" w:cs="Calibri"/>
          <w:noProof/>
          <w:sz w:val="20"/>
          <w:szCs w:val="20"/>
        </w:rPr>
        <w:t xml:space="preserve"> A ‘suicide’ CRISPR-Cas9 system to promote gene deletion and restoration by electroporation in Cryptococcus neoformans. </w:t>
      </w:r>
      <w:r w:rsidRPr="0008473C">
        <w:rPr>
          <w:rFonts w:ascii="Calibri" w:hAnsi="Calibri" w:cs="Calibri"/>
          <w:i/>
          <w:iCs/>
          <w:noProof/>
          <w:sz w:val="20"/>
          <w:szCs w:val="20"/>
        </w:rPr>
        <w:t>Sci. Rep.</w:t>
      </w:r>
      <w:r w:rsidRPr="0008473C">
        <w:rPr>
          <w:rFonts w:ascii="Calibri" w:hAnsi="Calibri" w:cs="Calibri"/>
          <w:noProof/>
          <w:sz w:val="20"/>
          <w:szCs w:val="20"/>
        </w:rPr>
        <w:t xml:space="preserve"> </w:t>
      </w:r>
      <w:r w:rsidRPr="0008473C">
        <w:rPr>
          <w:rFonts w:ascii="Calibri" w:hAnsi="Calibri" w:cs="Calibri"/>
          <w:b/>
          <w:bCs/>
          <w:noProof/>
          <w:sz w:val="20"/>
          <w:szCs w:val="20"/>
        </w:rPr>
        <w:t>6</w:t>
      </w:r>
      <w:r w:rsidRPr="0008473C">
        <w:rPr>
          <w:rFonts w:ascii="Calibri" w:hAnsi="Calibri" w:cs="Calibri"/>
          <w:noProof/>
          <w:sz w:val="20"/>
          <w:szCs w:val="20"/>
        </w:rPr>
        <w:t>, 31145 (2016).</w:t>
      </w:r>
    </w:p>
    <w:p w14:paraId="248A8AA2" w14:textId="02407337" w:rsidR="0008473C" w:rsidRPr="0008473C" w:rsidRDefault="00DC7BDF" w:rsidP="00DC7BDF">
      <w:pPr>
        <w:widowControl w:val="0"/>
        <w:autoSpaceDE w:val="0"/>
        <w:autoSpaceDN w:val="0"/>
        <w:adjustRightInd w:val="0"/>
        <w:spacing w:after="0" w:line="240" w:lineRule="auto"/>
        <w:ind w:left="640" w:hanging="640"/>
        <w:rPr>
          <w:rFonts w:ascii="Calibri" w:hAnsi="Calibri" w:cs="Calibri"/>
          <w:noProof/>
          <w:sz w:val="20"/>
          <w:szCs w:val="20"/>
        </w:rPr>
      </w:pPr>
      <w:r w:rsidRPr="0008473C">
        <w:rPr>
          <w:rFonts w:ascii="Calibri" w:hAnsi="Calibri" w:cs="Calibri"/>
          <w:noProof/>
          <w:sz w:val="20"/>
          <w:szCs w:val="20"/>
        </w:rPr>
        <w:t>23.</w:t>
      </w:r>
      <w:r w:rsidRPr="0008473C">
        <w:rPr>
          <w:rFonts w:ascii="Calibri" w:hAnsi="Calibri" w:cs="Calibri"/>
          <w:noProof/>
          <w:sz w:val="20"/>
          <w:szCs w:val="20"/>
        </w:rPr>
        <w:tab/>
        <w:t xml:space="preserve">Arras, S. D. M. </w:t>
      </w:r>
      <w:r w:rsidRPr="0008473C">
        <w:rPr>
          <w:rFonts w:ascii="Calibri" w:hAnsi="Calibri" w:cs="Calibri"/>
          <w:i/>
          <w:iCs/>
          <w:noProof/>
          <w:sz w:val="20"/>
          <w:szCs w:val="20"/>
        </w:rPr>
        <w:t>et al.</w:t>
      </w:r>
      <w:r w:rsidRPr="0008473C">
        <w:rPr>
          <w:rFonts w:ascii="Calibri" w:hAnsi="Calibri" w:cs="Calibri"/>
          <w:noProof/>
          <w:sz w:val="20"/>
          <w:szCs w:val="20"/>
        </w:rPr>
        <w:t xml:space="preserve"> Targeted Genome Editing via CRISPR in the Pathogen Cryptococcus neoformans. </w:t>
      </w:r>
      <w:r w:rsidRPr="0008473C">
        <w:rPr>
          <w:rFonts w:ascii="Calibri" w:hAnsi="Calibri" w:cs="Calibri"/>
          <w:i/>
          <w:iCs/>
          <w:noProof/>
          <w:sz w:val="20"/>
          <w:szCs w:val="20"/>
        </w:rPr>
        <w:t>PLoS One</w:t>
      </w:r>
      <w:r w:rsidRPr="0008473C">
        <w:rPr>
          <w:rFonts w:ascii="Calibri" w:hAnsi="Calibri" w:cs="Calibri"/>
          <w:noProof/>
          <w:sz w:val="20"/>
          <w:szCs w:val="20"/>
        </w:rPr>
        <w:t xml:space="preserve"> </w:t>
      </w:r>
      <w:r w:rsidRPr="0008473C">
        <w:rPr>
          <w:rFonts w:ascii="Calibri" w:hAnsi="Calibri" w:cs="Calibri"/>
          <w:b/>
          <w:bCs/>
          <w:noProof/>
          <w:sz w:val="20"/>
          <w:szCs w:val="20"/>
        </w:rPr>
        <w:t>11</w:t>
      </w:r>
      <w:r w:rsidRPr="0008473C">
        <w:rPr>
          <w:rFonts w:ascii="Calibri" w:hAnsi="Calibri" w:cs="Calibri"/>
          <w:noProof/>
          <w:sz w:val="20"/>
          <w:szCs w:val="20"/>
        </w:rPr>
        <w:t>, e0164322 (2016).</w:t>
      </w:r>
    </w:p>
    <w:p w14:paraId="7D90B049" w14:textId="77777777" w:rsidR="0008473C" w:rsidRPr="0008473C" w:rsidRDefault="0008473C">
      <w:pPr>
        <w:rPr>
          <w:rFonts w:ascii="Calibri" w:hAnsi="Calibri" w:cs="Calibri"/>
          <w:noProof/>
          <w:sz w:val="20"/>
          <w:szCs w:val="20"/>
        </w:rPr>
      </w:pPr>
      <w:r w:rsidRPr="0008473C">
        <w:rPr>
          <w:rFonts w:ascii="Calibri" w:hAnsi="Calibri" w:cs="Calibri"/>
          <w:noProof/>
          <w:sz w:val="20"/>
          <w:szCs w:val="20"/>
        </w:rPr>
        <w:br w:type="page"/>
      </w:r>
    </w:p>
    <w:p w14:paraId="6947CAEA" w14:textId="77777777" w:rsidR="00DC7BDF" w:rsidRPr="0008473C" w:rsidRDefault="00DC7BDF" w:rsidP="00DC7BDF">
      <w:pPr>
        <w:widowControl w:val="0"/>
        <w:autoSpaceDE w:val="0"/>
        <w:autoSpaceDN w:val="0"/>
        <w:adjustRightInd w:val="0"/>
        <w:spacing w:after="0" w:line="240" w:lineRule="auto"/>
        <w:ind w:left="640" w:hanging="640"/>
        <w:rPr>
          <w:rFonts w:ascii="Calibri" w:hAnsi="Calibri" w:cs="Calibri"/>
          <w:noProof/>
          <w:sz w:val="20"/>
          <w:szCs w:val="20"/>
        </w:rPr>
      </w:pPr>
    </w:p>
    <w:p w14:paraId="17853785" w14:textId="67F7FC0F" w:rsidR="002D57AD" w:rsidRDefault="0006730B" w:rsidP="0006730B">
      <w:pPr>
        <w:widowControl w:val="0"/>
        <w:pBdr>
          <w:top w:val="nil"/>
          <w:left w:val="nil"/>
          <w:bottom w:val="nil"/>
          <w:right w:val="nil"/>
          <w:between w:val="nil"/>
          <w:bar w:val="nil"/>
        </w:pBdr>
        <w:autoSpaceDE w:val="0"/>
        <w:autoSpaceDN w:val="0"/>
        <w:adjustRightInd w:val="0"/>
        <w:spacing w:after="0" w:line="240" w:lineRule="auto"/>
        <w:ind w:left="640" w:hanging="640"/>
        <w:rPr>
          <w:rFonts w:ascii="Calibri" w:eastAsia="Calibri" w:hAnsi="Calibri" w:cs="Calibri"/>
          <w:b/>
          <w:bCs/>
          <w:sz w:val="32"/>
          <w:szCs w:val="32"/>
          <w:u w:color="000000"/>
          <w:lang w:val="en-US"/>
        </w:rPr>
      </w:pPr>
      <w:r w:rsidRPr="0008473C">
        <w:rPr>
          <w:rFonts w:ascii="Calibri" w:eastAsia="Calibri" w:hAnsi="Calibri" w:cs="Calibri"/>
          <w:b/>
          <w:sz w:val="20"/>
          <w:szCs w:val="20"/>
          <w:bdr w:val="nil"/>
          <w:lang w:val="en-US"/>
        </w:rPr>
        <w:fldChar w:fldCharType="end"/>
      </w:r>
      <w:r w:rsidR="00C172B8">
        <w:rPr>
          <w:rFonts w:ascii="Calibri" w:eastAsia="Calibri" w:hAnsi="Calibri" w:cs="Calibri"/>
          <w:b/>
          <w:bCs/>
          <w:sz w:val="32"/>
          <w:szCs w:val="32"/>
          <w:u w:color="000000"/>
          <w:lang w:val="en-US"/>
        </w:rPr>
        <w:t>11</w:t>
      </w:r>
      <w:r w:rsidR="00234159">
        <w:rPr>
          <w:rFonts w:ascii="Calibri" w:eastAsia="Calibri" w:hAnsi="Calibri" w:cs="Calibri"/>
          <w:b/>
          <w:bCs/>
          <w:sz w:val="32"/>
          <w:szCs w:val="32"/>
          <w:u w:color="000000"/>
          <w:lang w:val="en-US"/>
        </w:rPr>
        <w:t>.</w:t>
      </w:r>
      <w:r w:rsidR="00234159">
        <w:rPr>
          <w:rFonts w:ascii="Calibri" w:eastAsia="Calibri" w:hAnsi="Calibri" w:cs="Calibri"/>
          <w:b/>
          <w:bCs/>
          <w:sz w:val="32"/>
          <w:szCs w:val="32"/>
          <w:u w:color="000000"/>
          <w:lang w:val="en-US"/>
        </w:rPr>
        <w:tab/>
      </w:r>
      <w:r w:rsidR="002D57AD">
        <w:rPr>
          <w:rFonts w:ascii="Calibri" w:eastAsia="Calibri" w:hAnsi="Calibri" w:cs="Calibri"/>
          <w:b/>
          <w:bCs/>
          <w:sz w:val="32"/>
          <w:szCs w:val="32"/>
          <w:u w:color="000000"/>
          <w:lang w:val="en-US"/>
        </w:rPr>
        <w:t xml:space="preserve"> Future Planning</w:t>
      </w:r>
    </w:p>
    <w:p w14:paraId="2376CF4D" w14:textId="77777777" w:rsidR="0006730B" w:rsidRDefault="0006730B" w:rsidP="0006730B">
      <w:pPr>
        <w:widowControl w:val="0"/>
        <w:pBdr>
          <w:top w:val="nil"/>
          <w:left w:val="nil"/>
          <w:bottom w:val="nil"/>
          <w:right w:val="nil"/>
          <w:between w:val="nil"/>
          <w:bar w:val="nil"/>
        </w:pBdr>
        <w:autoSpaceDE w:val="0"/>
        <w:autoSpaceDN w:val="0"/>
        <w:adjustRightInd w:val="0"/>
        <w:spacing w:after="0" w:line="240" w:lineRule="auto"/>
        <w:ind w:left="640" w:hanging="640"/>
        <w:rPr>
          <w:b/>
          <w:bCs/>
          <w:sz w:val="32"/>
          <w:szCs w:val="32"/>
        </w:rPr>
      </w:pPr>
    </w:p>
    <w:p w14:paraId="2A0A734E" w14:textId="55715FAD" w:rsidR="002D57AD" w:rsidRPr="002D57AD" w:rsidRDefault="002D57AD" w:rsidP="002D57AD">
      <w:pPr>
        <w:pStyle w:val="Body"/>
        <w:rPr>
          <w:rFonts w:asciiTheme="minorHAnsi" w:hAnsiTheme="minorHAnsi" w:cstheme="minorHAnsi"/>
          <w:sz w:val="24"/>
          <w:szCs w:val="24"/>
        </w:rPr>
      </w:pPr>
      <w:r w:rsidRPr="002D57AD">
        <w:rPr>
          <w:rFonts w:asciiTheme="minorHAnsi" w:hAnsiTheme="minorHAnsi" w:cstheme="minorHAnsi"/>
          <w:sz w:val="24"/>
          <w:szCs w:val="24"/>
        </w:rPr>
        <w:t>During this fellowship I will update technical skills such as cell culture, RNA extraction and manipulation and RT-qPCR. I will also develop new skills to enable me to compete in today’s research marketplace. These include next generation sequencing, lab automation and bioinformatics</w:t>
      </w:r>
      <w:ins w:id="239" w:author="Edward Wallace" w:date="2019-04-30T14:42:00Z">
        <w:r w:rsidR="006954A4">
          <w:rPr>
            <w:rFonts w:asciiTheme="minorHAnsi" w:hAnsiTheme="minorHAnsi" w:cstheme="minorHAnsi"/>
            <w:sz w:val="24"/>
            <w:szCs w:val="24"/>
          </w:rPr>
          <w:t>,</w:t>
        </w:r>
      </w:ins>
      <w:del w:id="240" w:author="Edward Wallace" w:date="2019-04-30T14:42:00Z">
        <w:r w:rsidRPr="002D57AD" w:rsidDel="006954A4">
          <w:rPr>
            <w:rFonts w:asciiTheme="minorHAnsi" w:hAnsiTheme="minorHAnsi" w:cstheme="minorHAnsi"/>
            <w:sz w:val="24"/>
            <w:szCs w:val="24"/>
          </w:rPr>
          <w:delText>;</w:delText>
        </w:r>
      </w:del>
      <w:r w:rsidRPr="002D57AD">
        <w:rPr>
          <w:rFonts w:asciiTheme="minorHAnsi" w:hAnsiTheme="minorHAnsi" w:cstheme="minorHAnsi"/>
          <w:sz w:val="24"/>
          <w:szCs w:val="24"/>
        </w:rPr>
        <w:t xml:space="preserve"> all of which will be invaluable following on from this fellowship. Having the opportunity to develop professional and personal skil</w:t>
      </w:r>
      <w:r w:rsidR="00B51D75">
        <w:rPr>
          <w:rFonts w:asciiTheme="minorHAnsi" w:hAnsiTheme="minorHAnsi" w:cstheme="minorHAnsi"/>
          <w:sz w:val="24"/>
          <w:szCs w:val="24"/>
        </w:rPr>
        <w:t>ls throughout this fellowship is</w:t>
      </w:r>
      <w:r w:rsidRPr="002D57AD">
        <w:rPr>
          <w:rFonts w:asciiTheme="minorHAnsi" w:hAnsiTheme="minorHAnsi" w:cstheme="minorHAnsi"/>
          <w:sz w:val="24"/>
          <w:szCs w:val="24"/>
        </w:rPr>
        <w:t xml:space="preserve"> </w:t>
      </w:r>
      <w:r w:rsidR="008C153E">
        <w:rPr>
          <w:rFonts w:asciiTheme="minorHAnsi" w:hAnsiTheme="minorHAnsi" w:cstheme="minorHAnsi"/>
          <w:sz w:val="24"/>
          <w:szCs w:val="24"/>
        </w:rPr>
        <w:t>vital</w:t>
      </w:r>
      <w:r w:rsidRPr="002D57AD">
        <w:rPr>
          <w:rFonts w:asciiTheme="minorHAnsi" w:hAnsiTheme="minorHAnsi" w:cstheme="minorHAnsi"/>
          <w:sz w:val="24"/>
          <w:szCs w:val="24"/>
        </w:rPr>
        <w:t xml:space="preserve"> to build my confidence as a researcher </w:t>
      </w:r>
      <w:r w:rsidR="008C153E">
        <w:rPr>
          <w:rFonts w:asciiTheme="minorHAnsi" w:hAnsiTheme="minorHAnsi" w:cstheme="minorHAnsi"/>
          <w:sz w:val="24"/>
          <w:szCs w:val="24"/>
        </w:rPr>
        <w:t xml:space="preserve">and </w:t>
      </w:r>
      <w:r w:rsidRPr="002D57AD">
        <w:rPr>
          <w:rFonts w:asciiTheme="minorHAnsi" w:hAnsiTheme="minorHAnsi" w:cstheme="minorHAnsi"/>
          <w:sz w:val="24"/>
          <w:szCs w:val="24"/>
        </w:rPr>
        <w:t>network with possible future employers and/or co</w:t>
      </w:r>
      <w:r w:rsidR="00B51D75">
        <w:rPr>
          <w:rFonts w:asciiTheme="minorHAnsi" w:hAnsiTheme="minorHAnsi" w:cstheme="minorHAnsi"/>
          <w:sz w:val="24"/>
          <w:szCs w:val="24"/>
        </w:rPr>
        <w:t>llaborators. I will</w:t>
      </w:r>
      <w:r w:rsidRPr="002D57AD">
        <w:rPr>
          <w:rFonts w:asciiTheme="minorHAnsi" w:hAnsiTheme="minorHAnsi" w:cstheme="minorHAnsi"/>
          <w:sz w:val="24"/>
          <w:szCs w:val="24"/>
        </w:rPr>
        <w:t xml:space="preserve"> build my CV and boost my research and publication portfolio while working alongside world class researchers at </w:t>
      </w:r>
      <w:r w:rsidR="00B51D75">
        <w:rPr>
          <w:rFonts w:asciiTheme="minorHAnsi" w:hAnsiTheme="minorHAnsi" w:cstheme="minorHAnsi"/>
          <w:sz w:val="24"/>
          <w:szCs w:val="24"/>
        </w:rPr>
        <w:t>the University of Edinburgh</w:t>
      </w:r>
      <w:r w:rsidRPr="002D57AD">
        <w:rPr>
          <w:rFonts w:asciiTheme="minorHAnsi" w:hAnsiTheme="minorHAnsi" w:cstheme="minorHAnsi"/>
          <w:sz w:val="24"/>
          <w:szCs w:val="24"/>
        </w:rPr>
        <w:t>. This will give me valuable exposure to the unique work environment and culture in research as well as the technical and soft skills needed to succeed in a research driven career.</w:t>
      </w:r>
    </w:p>
    <w:p w14:paraId="6DF642A3" w14:textId="0325CB47" w:rsidR="002D57AD" w:rsidRPr="002D57AD" w:rsidRDefault="002D57AD" w:rsidP="002D57AD">
      <w:pPr>
        <w:pStyle w:val="Body"/>
        <w:rPr>
          <w:rFonts w:asciiTheme="minorHAnsi" w:hAnsiTheme="minorHAnsi" w:cstheme="minorHAnsi"/>
          <w:sz w:val="24"/>
          <w:szCs w:val="24"/>
        </w:rPr>
      </w:pPr>
      <w:r w:rsidRPr="002D57AD">
        <w:rPr>
          <w:rFonts w:asciiTheme="minorHAnsi" w:hAnsiTheme="minorHAnsi" w:cstheme="minorHAnsi"/>
          <w:sz w:val="24"/>
          <w:szCs w:val="24"/>
        </w:rPr>
        <w:t xml:space="preserve">By the end of the fellowship I would like to be in a position where I can be competitive by securing a good publication record and build up my scientific profile by participating in conferences, attending seminars and continuing to educate myself. </w:t>
      </w:r>
      <w:r w:rsidR="0006730B" w:rsidRPr="002D57AD">
        <w:rPr>
          <w:rFonts w:asciiTheme="minorHAnsi" w:hAnsiTheme="minorHAnsi" w:cstheme="minorHAnsi"/>
          <w:sz w:val="24"/>
          <w:szCs w:val="24"/>
        </w:rPr>
        <w:t>My children will be 16 and 19 years and as such I will be looking for full time positions at this stage.</w:t>
      </w:r>
    </w:p>
    <w:p w14:paraId="6844B314" w14:textId="77777777" w:rsidR="002C0360" w:rsidRDefault="002C0360" w:rsidP="002D57AD">
      <w:pPr>
        <w:pStyle w:val="Body"/>
        <w:rPr>
          <w:rFonts w:asciiTheme="minorHAnsi" w:hAnsiTheme="minorHAnsi" w:cstheme="minorHAnsi"/>
          <w:sz w:val="24"/>
          <w:szCs w:val="24"/>
        </w:rPr>
      </w:pPr>
      <w:r w:rsidRPr="002C0360">
        <w:rPr>
          <w:rFonts w:asciiTheme="minorHAnsi" w:hAnsiTheme="minorHAnsi" w:cstheme="minorHAnsi"/>
          <w:sz w:val="24"/>
          <w:szCs w:val="24"/>
          <w:u w:val="single"/>
        </w:rPr>
        <w:t>Plan A</w:t>
      </w:r>
      <w:r>
        <w:rPr>
          <w:rFonts w:asciiTheme="minorHAnsi" w:hAnsiTheme="minorHAnsi" w:cstheme="minorHAnsi"/>
          <w:sz w:val="24"/>
          <w:szCs w:val="24"/>
        </w:rPr>
        <w:t>:</w:t>
      </w:r>
    </w:p>
    <w:p w14:paraId="1B67561C" w14:textId="4EFA9CEC" w:rsidR="002D57AD" w:rsidRPr="002D57AD" w:rsidRDefault="002D57AD" w:rsidP="002D57AD">
      <w:pPr>
        <w:pStyle w:val="Body"/>
        <w:rPr>
          <w:rFonts w:asciiTheme="minorHAnsi" w:hAnsiTheme="minorHAnsi" w:cstheme="minorHAnsi"/>
          <w:sz w:val="24"/>
          <w:szCs w:val="24"/>
        </w:rPr>
      </w:pPr>
      <w:r w:rsidRPr="002D57AD">
        <w:rPr>
          <w:rFonts w:asciiTheme="minorHAnsi" w:hAnsiTheme="minorHAnsi" w:cstheme="minorHAnsi"/>
          <w:sz w:val="24"/>
          <w:szCs w:val="24"/>
        </w:rPr>
        <w:t>Following this fellowship I would like to continue in research.</w:t>
      </w:r>
      <w:r w:rsidR="00F272A7">
        <w:rPr>
          <w:rFonts w:asciiTheme="minorHAnsi" w:hAnsiTheme="minorHAnsi" w:cstheme="minorHAnsi"/>
          <w:sz w:val="24"/>
          <w:szCs w:val="24"/>
        </w:rPr>
        <w:t xml:space="preserve"> M</w:t>
      </w:r>
      <w:r w:rsidRPr="002D57AD">
        <w:rPr>
          <w:rFonts w:asciiTheme="minorHAnsi" w:hAnsiTheme="minorHAnsi" w:cstheme="minorHAnsi"/>
          <w:sz w:val="24"/>
          <w:szCs w:val="24"/>
        </w:rPr>
        <w:t>y fi</w:t>
      </w:r>
      <w:r w:rsidR="00F272A7">
        <w:rPr>
          <w:rFonts w:asciiTheme="minorHAnsi" w:hAnsiTheme="minorHAnsi" w:cstheme="minorHAnsi"/>
          <w:sz w:val="24"/>
          <w:szCs w:val="24"/>
        </w:rPr>
        <w:t>rst choice would be to write</w:t>
      </w:r>
      <w:r w:rsidR="00DF3B28">
        <w:rPr>
          <w:rFonts w:asciiTheme="minorHAnsi" w:hAnsiTheme="minorHAnsi" w:cstheme="minorHAnsi"/>
          <w:sz w:val="24"/>
          <w:szCs w:val="24"/>
        </w:rPr>
        <w:t xml:space="preserve"> a</w:t>
      </w:r>
      <w:r w:rsidR="00F272A7">
        <w:rPr>
          <w:rFonts w:asciiTheme="minorHAnsi" w:hAnsiTheme="minorHAnsi" w:cstheme="minorHAnsi"/>
          <w:sz w:val="24"/>
          <w:szCs w:val="24"/>
        </w:rPr>
        <w:t xml:space="preserve"> project grant as </w:t>
      </w:r>
      <w:r w:rsidRPr="002D57AD">
        <w:rPr>
          <w:rFonts w:asciiTheme="minorHAnsi" w:hAnsiTheme="minorHAnsi" w:cstheme="minorHAnsi"/>
          <w:sz w:val="24"/>
          <w:szCs w:val="24"/>
        </w:rPr>
        <w:t>researcher co-in</w:t>
      </w:r>
      <w:r w:rsidR="00F272A7">
        <w:rPr>
          <w:rFonts w:asciiTheme="minorHAnsi" w:hAnsiTheme="minorHAnsi" w:cstheme="minorHAnsi"/>
          <w:sz w:val="24"/>
          <w:szCs w:val="24"/>
        </w:rPr>
        <w:t>vestigator</w:t>
      </w:r>
      <w:r w:rsidR="00F81F24">
        <w:rPr>
          <w:rFonts w:asciiTheme="minorHAnsi" w:hAnsiTheme="minorHAnsi" w:cstheme="minorHAnsi"/>
          <w:sz w:val="24"/>
          <w:szCs w:val="24"/>
        </w:rPr>
        <w:t xml:space="preserve"> (BBSRC, MRC, Springboard Award, </w:t>
      </w:r>
      <w:commentRangeStart w:id="241"/>
      <w:r w:rsidR="00F81F24">
        <w:rPr>
          <w:rFonts w:asciiTheme="minorHAnsi" w:hAnsiTheme="minorHAnsi" w:cstheme="minorHAnsi"/>
          <w:sz w:val="24"/>
          <w:szCs w:val="24"/>
        </w:rPr>
        <w:t>Wellcome trust career re-entry</w:t>
      </w:r>
      <w:commentRangeEnd w:id="241"/>
      <w:r w:rsidR="006954A4">
        <w:rPr>
          <w:rStyle w:val="CommentReference"/>
          <w:rFonts w:asciiTheme="minorHAnsi" w:eastAsiaTheme="minorHAnsi" w:hAnsiTheme="minorHAnsi" w:cstheme="minorBidi"/>
          <w:color w:val="auto"/>
          <w:bdr w:val="none" w:sz="0" w:space="0" w:color="auto"/>
          <w:lang w:val="en-GB" w:eastAsia="en-US"/>
        </w:rPr>
        <w:commentReference w:id="241"/>
      </w:r>
      <w:r w:rsidR="00F81F24">
        <w:rPr>
          <w:rFonts w:asciiTheme="minorHAnsi" w:hAnsiTheme="minorHAnsi" w:cstheme="minorHAnsi"/>
          <w:sz w:val="24"/>
          <w:szCs w:val="24"/>
        </w:rPr>
        <w:t>)</w:t>
      </w:r>
      <w:r w:rsidR="00F272A7">
        <w:rPr>
          <w:rFonts w:asciiTheme="minorHAnsi" w:hAnsiTheme="minorHAnsi" w:cstheme="minorHAnsi"/>
          <w:sz w:val="24"/>
          <w:szCs w:val="24"/>
        </w:rPr>
        <w:t xml:space="preserve"> with Dr. Wallace</w:t>
      </w:r>
      <w:r w:rsidRPr="002D57AD">
        <w:rPr>
          <w:rFonts w:asciiTheme="minorHAnsi" w:hAnsiTheme="minorHAnsi" w:cstheme="minorHAnsi"/>
          <w:sz w:val="24"/>
          <w:szCs w:val="24"/>
        </w:rPr>
        <w:t xml:space="preserve"> to continue my research in </w:t>
      </w:r>
      <w:r w:rsidRPr="002D57AD">
        <w:rPr>
          <w:rFonts w:asciiTheme="minorHAnsi" w:eastAsia="Calibri" w:hAnsiTheme="minorHAnsi" w:cstheme="minorHAnsi"/>
          <w:i/>
          <w:iCs/>
          <w:sz w:val="24"/>
          <w:szCs w:val="24"/>
        </w:rPr>
        <w:t>C. neoformans</w:t>
      </w:r>
      <w:r w:rsidRPr="002D57AD">
        <w:rPr>
          <w:rFonts w:asciiTheme="minorHAnsi" w:hAnsiTheme="minorHAnsi" w:cstheme="minorHAnsi"/>
          <w:sz w:val="24"/>
          <w:szCs w:val="24"/>
        </w:rPr>
        <w:t xml:space="preserve"> at </w:t>
      </w:r>
      <w:r w:rsidR="00B51D75">
        <w:rPr>
          <w:rFonts w:asciiTheme="minorHAnsi" w:hAnsiTheme="minorHAnsi" w:cstheme="minorHAnsi"/>
          <w:sz w:val="24"/>
          <w:szCs w:val="24"/>
        </w:rPr>
        <w:t xml:space="preserve">the University of </w:t>
      </w:r>
      <w:r w:rsidRPr="002D57AD">
        <w:rPr>
          <w:rFonts w:asciiTheme="minorHAnsi" w:hAnsiTheme="minorHAnsi" w:cstheme="minorHAnsi"/>
          <w:sz w:val="24"/>
          <w:szCs w:val="24"/>
        </w:rPr>
        <w:t>Edinburgh</w:t>
      </w:r>
      <w:r w:rsidR="00DF3B28">
        <w:rPr>
          <w:rFonts w:asciiTheme="minorHAnsi" w:hAnsiTheme="minorHAnsi" w:cstheme="minorHAnsi"/>
          <w:sz w:val="24"/>
          <w:szCs w:val="24"/>
        </w:rPr>
        <w:t xml:space="preserve">. </w:t>
      </w:r>
    </w:p>
    <w:p w14:paraId="72A67DD9" w14:textId="77777777" w:rsidR="002C0360" w:rsidRDefault="002C0360" w:rsidP="002D57AD">
      <w:pPr>
        <w:pStyle w:val="Body"/>
        <w:rPr>
          <w:rFonts w:asciiTheme="minorHAnsi" w:hAnsiTheme="minorHAnsi" w:cstheme="minorHAnsi"/>
          <w:sz w:val="24"/>
          <w:szCs w:val="24"/>
        </w:rPr>
      </w:pPr>
      <w:r w:rsidRPr="002C0360">
        <w:rPr>
          <w:rFonts w:asciiTheme="minorHAnsi" w:hAnsiTheme="minorHAnsi" w:cstheme="minorHAnsi"/>
          <w:sz w:val="24"/>
          <w:szCs w:val="24"/>
          <w:u w:val="single"/>
        </w:rPr>
        <w:t>Plan B</w:t>
      </w:r>
      <w:r>
        <w:rPr>
          <w:rFonts w:asciiTheme="minorHAnsi" w:hAnsiTheme="minorHAnsi" w:cstheme="minorHAnsi"/>
          <w:sz w:val="24"/>
          <w:szCs w:val="24"/>
        </w:rPr>
        <w:t>:</w:t>
      </w:r>
    </w:p>
    <w:p w14:paraId="665F436A" w14:textId="00CB5AAF" w:rsidR="00665FFF" w:rsidRDefault="00665FFF" w:rsidP="002D57AD">
      <w:pPr>
        <w:pStyle w:val="Body"/>
        <w:rPr>
          <w:rFonts w:asciiTheme="minorHAnsi" w:hAnsiTheme="minorHAnsi" w:cstheme="minorHAnsi"/>
          <w:sz w:val="24"/>
          <w:szCs w:val="24"/>
        </w:rPr>
      </w:pPr>
      <w:r>
        <w:rPr>
          <w:rFonts w:asciiTheme="minorHAnsi" w:hAnsiTheme="minorHAnsi" w:cstheme="minorHAnsi"/>
          <w:sz w:val="24"/>
          <w:szCs w:val="24"/>
        </w:rPr>
        <w:t xml:space="preserve">If I am unsuccessful </w:t>
      </w:r>
      <w:r w:rsidR="002D57AD" w:rsidRPr="002D57AD">
        <w:rPr>
          <w:rFonts w:asciiTheme="minorHAnsi" w:hAnsiTheme="minorHAnsi" w:cstheme="minorHAnsi"/>
          <w:sz w:val="24"/>
          <w:szCs w:val="24"/>
        </w:rPr>
        <w:t>securing funding to continue my research at the University of Edinburgh I will look for full time PDRA positions in an academic/research setting i</w:t>
      </w:r>
      <w:r w:rsidR="00797A45">
        <w:rPr>
          <w:rFonts w:asciiTheme="minorHAnsi" w:hAnsiTheme="minorHAnsi" w:cstheme="minorHAnsi"/>
          <w:sz w:val="24"/>
          <w:szCs w:val="24"/>
        </w:rPr>
        <w:t xml:space="preserve">n central Scotland </w:t>
      </w:r>
      <w:r w:rsidR="00F81F24">
        <w:rPr>
          <w:rFonts w:asciiTheme="minorHAnsi" w:hAnsiTheme="minorHAnsi" w:cstheme="minorHAnsi"/>
          <w:sz w:val="24"/>
          <w:szCs w:val="24"/>
        </w:rPr>
        <w:t xml:space="preserve">as my son will still be attending school in Lanark at this time </w:t>
      </w:r>
      <w:commentRangeStart w:id="242"/>
      <w:r w:rsidR="00797A45">
        <w:rPr>
          <w:rFonts w:asciiTheme="minorHAnsi" w:hAnsiTheme="minorHAnsi" w:cstheme="minorHAnsi"/>
          <w:sz w:val="24"/>
          <w:szCs w:val="24"/>
        </w:rPr>
        <w:t>(see Table 7</w:t>
      </w:r>
      <w:r w:rsidR="002D57AD" w:rsidRPr="002D57AD">
        <w:rPr>
          <w:rFonts w:asciiTheme="minorHAnsi" w:hAnsiTheme="minorHAnsi" w:cstheme="minorHAnsi"/>
          <w:sz w:val="24"/>
          <w:szCs w:val="24"/>
        </w:rPr>
        <w:t xml:space="preserve"> below). </w:t>
      </w:r>
      <w:commentRangeEnd w:id="242"/>
      <w:r w:rsidR="00303FA3">
        <w:rPr>
          <w:rStyle w:val="CommentReference"/>
          <w:rFonts w:asciiTheme="minorHAnsi" w:eastAsiaTheme="minorHAnsi" w:hAnsiTheme="minorHAnsi" w:cstheme="minorBidi"/>
          <w:color w:val="auto"/>
          <w:bdr w:val="none" w:sz="0" w:space="0" w:color="auto"/>
          <w:lang w:val="en-GB" w:eastAsia="en-US"/>
        </w:rPr>
        <w:commentReference w:id="242"/>
      </w:r>
      <w:r w:rsidR="002C0360">
        <w:rPr>
          <w:rFonts w:asciiTheme="minorHAnsi" w:hAnsiTheme="minorHAnsi" w:cstheme="minorHAnsi"/>
          <w:sz w:val="24"/>
          <w:szCs w:val="24"/>
        </w:rPr>
        <w:t xml:space="preserve">Within the University of Edinburgh there are three labs, including the Wallace </w:t>
      </w:r>
      <w:r w:rsidR="00F81F24">
        <w:rPr>
          <w:rFonts w:asciiTheme="minorHAnsi" w:hAnsiTheme="minorHAnsi" w:cstheme="minorHAnsi"/>
          <w:sz w:val="24"/>
          <w:szCs w:val="24"/>
        </w:rPr>
        <w:t>labs, working on Cryptococcus; T</w:t>
      </w:r>
      <w:r w:rsidR="002C0360">
        <w:rPr>
          <w:rFonts w:asciiTheme="minorHAnsi" w:hAnsiTheme="minorHAnsi" w:cstheme="minorHAnsi"/>
          <w:sz w:val="24"/>
          <w:szCs w:val="24"/>
        </w:rPr>
        <w:t xml:space="preserve">he Bayne Lab, Dr. </w:t>
      </w:r>
      <w:r w:rsidR="00F81F24">
        <w:rPr>
          <w:rFonts w:asciiTheme="minorHAnsi" w:hAnsiTheme="minorHAnsi" w:cstheme="minorHAnsi"/>
          <w:sz w:val="24"/>
          <w:szCs w:val="24"/>
        </w:rPr>
        <w:t xml:space="preserve">E </w:t>
      </w:r>
      <w:r w:rsidR="002C0360">
        <w:rPr>
          <w:rFonts w:asciiTheme="minorHAnsi" w:hAnsiTheme="minorHAnsi" w:cstheme="minorHAnsi"/>
          <w:sz w:val="24"/>
          <w:szCs w:val="24"/>
        </w:rPr>
        <w:t>Bayn</w:t>
      </w:r>
      <w:r w:rsidR="00F81F24">
        <w:rPr>
          <w:rFonts w:asciiTheme="minorHAnsi" w:hAnsiTheme="minorHAnsi" w:cstheme="minorHAnsi"/>
          <w:sz w:val="24"/>
          <w:szCs w:val="24"/>
        </w:rPr>
        <w:t>e is my second supervisor, and T</w:t>
      </w:r>
      <w:r w:rsidR="002C0360">
        <w:rPr>
          <w:rFonts w:asciiTheme="minorHAnsi" w:hAnsiTheme="minorHAnsi" w:cstheme="minorHAnsi"/>
          <w:sz w:val="24"/>
          <w:szCs w:val="24"/>
        </w:rPr>
        <w:t>he Hardwick lab. On completion of my fellowship it is possible a post- doctoral position may be available in one of these labs.</w:t>
      </w:r>
    </w:p>
    <w:p w14:paraId="0C1EEA65" w14:textId="77777777" w:rsidR="00665FFF" w:rsidRDefault="00665FFF">
      <w:pPr>
        <w:rPr>
          <w:rFonts w:eastAsia="Arial Unicode MS" w:cstheme="minorHAnsi"/>
          <w:color w:val="000000"/>
          <w:sz w:val="24"/>
          <w:szCs w:val="24"/>
          <w:u w:color="000000"/>
          <w:bdr w:val="nil"/>
          <w:lang w:val="en-US" w:eastAsia="en-GB"/>
        </w:rPr>
      </w:pPr>
      <w:r>
        <w:rPr>
          <w:rFonts w:cstheme="minorHAnsi"/>
          <w:sz w:val="24"/>
          <w:szCs w:val="24"/>
        </w:rPr>
        <w:br w:type="page"/>
      </w:r>
    </w:p>
    <w:p w14:paraId="564CCC40" w14:textId="1BE203D2" w:rsidR="002C0360" w:rsidRDefault="00F81F24" w:rsidP="002D57AD">
      <w:pPr>
        <w:pStyle w:val="Body"/>
        <w:rPr>
          <w:rFonts w:asciiTheme="minorHAnsi" w:hAnsiTheme="minorHAnsi" w:cstheme="minorHAnsi"/>
          <w:sz w:val="24"/>
          <w:szCs w:val="24"/>
        </w:rPr>
      </w:pPr>
      <w:r>
        <w:rPr>
          <w:rFonts w:asciiTheme="minorHAnsi" w:hAnsiTheme="minorHAnsi" w:cstheme="minorHAnsi"/>
          <w:sz w:val="24"/>
          <w:szCs w:val="24"/>
        </w:rPr>
        <w:lastRenderedPageBreak/>
        <w:t>Table 8a</w:t>
      </w:r>
      <w:r w:rsidR="002C0360">
        <w:rPr>
          <w:rFonts w:asciiTheme="minorHAnsi" w:hAnsiTheme="minorHAnsi" w:cstheme="minorHAnsi"/>
          <w:sz w:val="24"/>
          <w:szCs w:val="24"/>
        </w:rPr>
        <w:t>: Plan B</w:t>
      </w:r>
    </w:p>
    <w:tbl>
      <w:tblPr>
        <w:tblStyle w:val="TableGrid"/>
        <w:tblW w:w="9918" w:type="dxa"/>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2537"/>
        <w:gridCol w:w="2278"/>
        <w:gridCol w:w="5103"/>
      </w:tblGrid>
      <w:tr w:rsidR="002C0360" w14:paraId="28E48102" w14:textId="77777777" w:rsidTr="00665FFF">
        <w:tc>
          <w:tcPr>
            <w:tcW w:w="2537" w:type="dxa"/>
            <w:tcBorders>
              <w:bottom w:val="double" w:sz="4" w:space="0" w:color="auto"/>
            </w:tcBorders>
            <w:shd w:val="clear" w:color="auto" w:fill="D9D9D9" w:themeFill="background1" w:themeFillShade="D9"/>
          </w:tcPr>
          <w:p w14:paraId="328FE45D" w14:textId="59E7A55D" w:rsidR="002C0360" w:rsidRDefault="002C0360"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r>
              <w:rPr>
                <w:rFonts w:asciiTheme="minorHAnsi" w:hAnsiTheme="minorHAnsi" w:cstheme="minorHAnsi"/>
                <w:sz w:val="24"/>
                <w:szCs w:val="24"/>
              </w:rPr>
              <w:t>Institute</w:t>
            </w:r>
          </w:p>
        </w:tc>
        <w:tc>
          <w:tcPr>
            <w:tcW w:w="2278" w:type="dxa"/>
            <w:tcBorders>
              <w:bottom w:val="double" w:sz="4" w:space="0" w:color="auto"/>
            </w:tcBorders>
            <w:shd w:val="clear" w:color="auto" w:fill="D9D9D9" w:themeFill="background1" w:themeFillShade="D9"/>
          </w:tcPr>
          <w:p w14:paraId="55388D83" w14:textId="26BFBB9A" w:rsidR="002C0360" w:rsidRDefault="002C0360"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r>
              <w:rPr>
                <w:rFonts w:asciiTheme="minorHAnsi" w:hAnsiTheme="minorHAnsi" w:cstheme="minorHAnsi"/>
                <w:sz w:val="24"/>
                <w:szCs w:val="24"/>
              </w:rPr>
              <w:t>Group</w:t>
            </w:r>
          </w:p>
        </w:tc>
        <w:tc>
          <w:tcPr>
            <w:tcW w:w="5103" w:type="dxa"/>
            <w:tcBorders>
              <w:bottom w:val="double" w:sz="4" w:space="0" w:color="auto"/>
            </w:tcBorders>
            <w:shd w:val="clear" w:color="auto" w:fill="D9D9D9" w:themeFill="background1" w:themeFillShade="D9"/>
          </w:tcPr>
          <w:p w14:paraId="7599D099" w14:textId="5E78F35C" w:rsidR="002C0360" w:rsidRDefault="002C0360"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r>
              <w:rPr>
                <w:rFonts w:asciiTheme="minorHAnsi" w:hAnsiTheme="minorHAnsi" w:cstheme="minorHAnsi"/>
                <w:sz w:val="24"/>
                <w:szCs w:val="24"/>
              </w:rPr>
              <w:t>Research Interests</w:t>
            </w:r>
          </w:p>
        </w:tc>
      </w:tr>
      <w:tr w:rsidR="00665FFF" w14:paraId="0AB7AC25" w14:textId="77777777" w:rsidTr="00665FFF">
        <w:tc>
          <w:tcPr>
            <w:tcW w:w="2537" w:type="dxa"/>
            <w:vMerge w:val="restart"/>
            <w:tcBorders>
              <w:top w:val="double" w:sz="4" w:space="0" w:color="auto"/>
            </w:tcBorders>
          </w:tcPr>
          <w:p w14:paraId="6135F447" w14:textId="611CFB1E" w:rsidR="00665FFF" w:rsidRDefault="00665FFF"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r>
              <w:rPr>
                <w:rFonts w:asciiTheme="minorHAnsi" w:hAnsiTheme="minorHAnsi" w:cstheme="minorHAnsi"/>
                <w:sz w:val="24"/>
                <w:szCs w:val="24"/>
              </w:rPr>
              <w:t>University of Edinburgh</w:t>
            </w:r>
          </w:p>
        </w:tc>
        <w:tc>
          <w:tcPr>
            <w:tcW w:w="2278" w:type="dxa"/>
            <w:tcBorders>
              <w:top w:val="double" w:sz="4" w:space="0" w:color="auto"/>
            </w:tcBorders>
          </w:tcPr>
          <w:p w14:paraId="6DE93DBA" w14:textId="715C03E0" w:rsidR="00665FFF" w:rsidRDefault="00665FFF"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r>
              <w:rPr>
                <w:rFonts w:asciiTheme="minorHAnsi" w:hAnsiTheme="minorHAnsi" w:cstheme="minorHAnsi"/>
                <w:sz w:val="24"/>
                <w:szCs w:val="24"/>
              </w:rPr>
              <w:t>Bayne Lab</w:t>
            </w:r>
          </w:p>
        </w:tc>
        <w:tc>
          <w:tcPr>
            <w:tcW w:w="5103" w:type="dxa"/>
            <w:tcBorders>
              <w:top w:val="double" w:sz="4" w:space="0" w:color="auto"/>
            </w:tcBorders>
          </w:tcPr>
          <w:p w14:paraId="27F20507" w14:textId="3A5DA8C2" w:rsidR="00665FFF" w:rsidRDefault="00665FFF"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r>
              <w:rPr>
                <w:rFonts w:asciiTheme="minorHAnsi" w:hAnsiTheme="minorHAnsi" w:cstheme="minorHAnsi"/>
                <w:sz w:val="24"/>
                <w:szCs w:val="24"/>
              </w:rPr>
              <w:t>RNA dire</w:t>
            </w:r>
            <w:r w:rsidR="00D25FD6">
              <w:rPr>
                <w:rFonts w:asciiTheme="minorHAnsi" w:hAnsiTheme="minorHAnsi" w:cstheme="minorHAnsi"/>
                <w:sz w:val="24"/>
                <w:szCs w:val="24"/>
              </w:rPr>
              <w:t>cted chromatin modification and endogenous RNAi pathways in Cryptococcus.</w:t>
            </w:r>
          </w:p>
        </w:tc>
      </w:tr>
      <w:tr w:rsidR="00665FFF" w14:paraId="361B425C" w14:textId="77777777" w:rsidTr="00665FFF">
        <w:tc>
          <w:tcPr>
            <w:tcW w:w="2537" w:type="dxa"/>
            <w:vMerge/>
          </w:tcPr>
          <w:p w14:paraId="4353CFAC" w14:textId="77777777" w:rsidR="00665FFF" w:rsidRDefault="00665FFF"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p>
        </w:tc>
        <w:tc>
          <w:tcPr>
            <w:tcW w:w="2278" w:type="dxa"/>
          </w:tcPr>
          <w:p w14:paraId="0152D739" w14:textId="79B0DCE1" w:rsidR="00665FFF" w:rsidRDefault="00665FFF"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r>
              <w:rPr>
                <w:rFonts w:asciiTheme="minorHAnsi" w:hAnsiTheme="minorHAnsi" w:cstheme="minorHAnsi"/>
                <w:sz w:val="24"/>
                <w:szCs w:val="24"/>
              </w:rPr>
              <w:t>Hardwick Lab</w:t>
            </w:r>
          </w:p>
        </w:tc>
        <w:tc>
          <w:tcPr>
            <w:tcW w:w="5103" w:type="dxa"/>
          </w:tcPr>
          <w:p w14:paraId="62176219" w14:textId="1116A7EA" w:rsidR="00665FFF" w:rsidRDefault="00665FFF"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r>
              <w:rPr>
                <w:rFonts w:asciiTheme="minorHAnsi" w:hAnsiTheme="minorHAnsi" w:cstheme="minorHAnsi"/>
                <w:sz w:val="24"/>
                <w:szCs w:val="24"/>
              </w:rPr>
              <w:t>Cryptococcus cell division and aneuploidy in host relevant stress conditions</w:t>
            </w:r>
          </w:p>
        </w:tc>
      </w:tr>
      <w:tr w:rsidR="00665FFF" w14:paraId="7F8F1267" w14:textId="77777777" w:rsidTr="00665FFF">
        <w:tc>
          <w:tcPr>
            <w:tcW w:w="2537" w:type="dxa"/>
            <w:vMerge/>
          </w:tcPr>
          <w:p w14:paraId="4ECD8A3B" w14:textId="77777777" w:rsidR="00665FFF" w:rsidRDefault="00665FFF"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p>
        </w:tc>
        <w:tc>
          <w:tcPr>
            <w:tcW w:w="2278" w:type="dxa"/>
          </w:tcPr>
          <w:p w14:paraId="3E3CC5DC" w14:textId="2D347F5F" w:rsidR="00665FFF" w:rsidRDefault="00665FFF"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r>
              <w:rPr>
                <w:rFonts w:asciiTheme="minorHAnsi" w:hAnsiTheme="minorHAnsi" w:cstheme="minorHAnsi"/>
                <w:sz w:val="24"/>
                <w:szCs w:val="24"/>
              </w:rPr>
              <w:t>Amy Buck</w:t>
            </w:r>
          </w:p>
        </w:tc>
        <w:tc>
          <w:tcPr>
            <w:tcW w:w="5103" w:type="dxa"/>
          </w:tcPr>
          <w:p w14:paraId="3C7F6D40" w14:textId="52071E4D" w:rsidR="00665FFF" w:rsidRDefault="00665FFF"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r>
              <w:rPr>
                <w:rFonts w:asciiTheme="minorHAnsi" w:hAnsiTheme="minorHAnsi" w:cstheme="minorHAnsi"/>
                <w:sz w:val="24"/>
                <w:szCs w:val="24"/>
              </w:rPr>
              <w:t>Small RNAs in host-pathogen systems</w:t>
            </w:r>
          </w:p>
        </w:tc>
      </w:tr>
      <w:tr w:rsidR="00665FFF" w14:paraId="158E9854" w14:textId="77777777" w:rsidTr="00665FFF">
        <w:tc>
          <w:tcPr>
            <w:tcW w:w="2537" w:type="dxa"/>
            <w:vMerge/>
          </w:tcPr>
          <w:p w14:paraId="2EC1F7AC" w14:textId="77777777" w:rsidR="00665FFF" w:rsidRDefault="00665FFF"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p>
        </w:tc>
        <w:tc>
          <w:tcPr>
            <w:tcW w:w="2278" w:type="dxa"/>
          </w:tcPr>
          <w:p w14:paraId="62475DDF" w14:textId="7622520D" w:rsidR="00665FFF" w:rsidRDefault="00665FFF"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r>
              <w:rPr>
                <w:rFonts w:asciiTheme="minorHAnsi" w:hAnsiTheme="minorHAnsi" w:cstheme="minorHAnsi"/>
                <w:sz w:val="24"/>
                <w:szCs w:val="24"/>
              </w:rPr>
              <w:t>Alex Rowe</w:t>
            </w:r>
          </w:p>
        </w:tc>
        <w:tc>
          <w:tcPr>
            <w:tcW w:w="5103" w:type="dxa"/>
          </w:tcPr>
          <w:p w14:paraId="66E90C6D" w14:textId="6FBDA2F7" w:rsidR="00665FFF" w:rsidRDefault="00665FFF"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r>
              <w:rPr>
                <w:rFonts w:asciiTheme="minorHAnsi" w:hAnsiTheme="minorHAnsi" w:cstheme="minorHAnsi"/>
                <w:sz w:val="24"/>
                <w:szCs w:val="24"/>
              </w:rPr>
              <w:t>Virulence factors of the malaria parasite and susceptibility in the host</w:t>
            </w:r>
          </w:p>
        </w:tc>
      </w:tr>
      <w:tr w:rsidR="00665FFF" w14:paraId="2DDEE89B" w14:textId="77777777" w:rsidTr="00665FFF">
        <w:tc>
          <w:tcPr>
            <w:tcW w:w="2537" w:type="dxa"/>
            <w:vMerge w:val="restart"/>
          </w:tcPr>
          <w:p w14:paraId="1A76831E" w14:textId="5921CC40" w:rsidR="00665FFF" w:rsidRDefault="00665FFF"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proofErr w:type="spellStart"/>
            <w:r>
              <w:rPr>
                <w:rFonts w:asciiTheme="minorHAnsi" w:hAnsiTheme="minorHAnsi" w:cstheme="minorHAnsi"/>
                <w:sz w:val="24"/>
                <w:szCs w:val="24"/>
              </w:rPr>
              <w:t>Roslin</w:t>
            </w:r>
            <w:proofErr w:type="spellEnd"/>
            <w:r>
              <w:rPr>
                <w:rFonts w:asciiTheme="minorHAnsi" w:hAnsiTheme="minorHAnsi" w:cstheme="minorHAnsi"/>
                <w:sz w:val="24"/>
                <w:szCs w:val="24"/>
              </w:rPr>
              <w:t xml:space="preserve"> Institute</w:t>
            </w:r>
          </w:p>
        </w:tc>
        <w:tc>
          <w:tcPr>
            <w:tcW w:w="2278" w:type="dxa"/>
          </w:tcPr>
          <w:p w14:paraId="4F90DD01" w14:textId="58F41F0D" w:rsidR="00665FFF" w:rsidRDefault="00665FFF"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proofErr w:type="spellStart"/>
            <w:r>
              <w:rPr>
                <w:rFonts w:asciiTheme="minorHAnsi" w:hAnsiTheme="minorHAnsi" w:cstheme="minorHAnsi"/>
                <w:sz w:val="24"/>
                <w:szCs w:val="24"/>
              </w:rPr>
              <w:t>Digard</w:t>
            </w:r>
            <w:proofErr w:type="spellEnd"/>
            <w:r>
              <w:rPr>
                <w:rFonts w:asciiTheme="minorHAnsi" w:hAnsiTheme="minorHAnsi" w:cstheme="minorHAnsi"/>
                <w:sz w:val="24"/>
                <w:szCs w:val="24"/>
              </w:rPr>
              <w:t xml:space="preserve"> Lab</w:t>
            </w:r>
          </w:p>
        </w:tc>
        <w:tc>
          <w:tcPr>
            <w:tcW w:w="5103" w:type="dxa"/>
          </w:tcPr>
          <w:p w14:paraId="037B57AB" w14:textId="5711A532" w:rsidR="00665FFF" w:rsidRDefault="00665FFF"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r>
              <w:rPr>
                <w:rFonts w:asciiTheme="minorHAnsi" w:hAnsiTheme="minorHAnsi" w:cstheme="minorHAnsi"/>
                <w:sz w:val="24"/>
                <w:szCs w:val="24"/>
              </w:rPr>
              <w:t>Viral factors controlling the replication/pathogenesis and spread of Influenza A virus</w:t>
            </w:r>
          </w:p>
        </w:tc>
      </w:tr>
      <w:tr w:rsidR="00665FFF" w14:paraId="2AB15B17" w14:textId="77777777" w:rsidTr="00665FFF">
        <w:tc>
          <w:tcPr>
            <w:tcW w:w="2537" w:type="dxa"/>
            <w:vMerge/>
          </w:tcPr>
          <w:p w14:paraId="5B8E3F99" w14:textId="77777777" w:rsidR="00665FFF" w:rsidRDefault="00665FFF"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p>
        </w:tc>
        <w:tc>
          <w:tcPr>
            <w:tcW w:w="2278" w:type="dxa"/>
          </w:tcPr>
          <w:p w14:paraId="7B2AC0BF" w14:textId="28581B07" w:rsidR="00665FFF" w:rsidRDefault="00665FFF"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r>
              <w:rPr>
                <w:rFonts w:asciiTheme="minorHAnsi" w:hAnsiTheme="minorHAnsi" w:cstheme="minorHAnsi"/>
                <w:sz w:val="24"/>
                <w:szCs w:val="24"/>
              </w:rPr>
              <w:t xml:space="preserve">Prof B. </w:t>
            </w:r>
            <w:proofErr w:type="spellStart"/>
            <w:r>
              <w:rPr>
                <w:rFonts w:asciiTheme="minorHAnsi" w:hAnsiTheme="minorHAnsi" w:cstheme="minorHAnsi"/>
                <w:sz w:val="24"/>
                <w:szCs w:val="24"/>
              </w:rPr>
              <w:t>Dutia</w:t>
            </w:r>
            <w:proofErr w:type="spellEnd"/>
          </w:p>
        </w:tc>
        <w:tc>
          <w:tcPr>
            <w:tcW w:w="5103" w:type="dxa"/>
          </w:tcPr>
          <w:p w14:paraId="32315C5E" w14:textId="0A553D75" w:rsidR="00665FFF" w:rsidRDefault="00665FFF"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r>
              <w:rPr>
                <w:rFonts w:asciiTheme="minorHAnsi" w:hAnsiTheme="minorHAnsi" w:cstheme="minorHAnsi"/>
                <w:sz w:val="24"/>
                <w:szCs w:val="24"/>
              </w:rPr>
              <w:t>Molecular pathogenies of herpes virus and Influenza virus infections</w:t>
            </w:r>
          </w:p>
        </w:tc>
      </w:tr>
      <w:tr w:rsidR="00665FFF" w14:paraId="3DBBFAB1" w14:textId="77777777" w:rsidTr="00665FFF">
        <w:tc>
          <w:tcPr>
            <w:tcW w:w="2537" w:type="dxa"/>
            <w:vMerge/>
          </w:tcPr>
          <w:p w14:paraId="71004C22" w14:textId="77777777" w:rsidR="00665FFF" w:rsidRDefault="00665FFF"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p>
        </w:tc>
        <w:tc>
          <w:tcPr>
            <w:tcW w:w="2278" w:type="dxa"/>
          </w:tcPr>
          <w:p w14:paraId="337598D5" w14:textId="0323650F" w:rsidR="00665FFF" w:rsidRDefault="00665FFF"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r>
              <w:rPr>
                <w:rFonts w:asciiTheme="minorHAnsi" w:hAnsiTheme="minorHAnsi" w:cstheme="minorHAnsi"/>
                <w:sz w:val="24"/>
                <w:szCs w:val="24"/>
              </w:rPr>
              <w:t>Abigail Dick</w:t>
            </w:r>
          </w:p>
        </w:tc>
        <w:tc>
          <w:tcPr>
            <w:tcW w:w="5103" w:type="dxa"/>
          </w:tcPr>
          <w:p w14:paraId="4174ED2F" w14:textId="1CD0EC28" w:rsidR="00665FFF" w:rsidRDefault="00665FFF"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r>
              <w:rPr>
                <w:rFonts w:asciiTheme="minorHAnsi" w:hAnsiTheme="minorHAnsi" w:cstheme="minorHAnsi"/>
                <w:sz w:val="24"/>
                <w:szCs w:val="24"/>
              </w:rPr>
              <w:t>Human and animal prion disease pathogenesis and strain characterization</w:t>
            </w:r>
          </w:p>
        </w:tc>
      </w:tr>
      <w:tr w:rsidR="00665FFF" w14:paraId="2F39539D" w14:textId="77777777" w:rsidTr="00665FFF">
        <w:tc>
          <w:tcPr>
            <w:tcW w:w="2537" w:type="dxa"/>
            <w:vMerge/>
          </w:tcPr>
          <w:p w14:paraId="6F8D313D" w14:textId="77777777" w:rsidR="00665FFF" w:rsidRDefault="00665FFF"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p>
        </w:tc>
        <w:tc>
          <w:tcPr>
            <w:tcW w:w="2278" w:type="dxa"/>
          </w:tcPr>
          <w:p w14:paraId="16A6E24E" w14:textId="1AB78ED8" w:rsidR="00665FFF" w:rsidRDefault="00665FFF"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r>
              <w:rPr>
                <w:rFonts w:asciiTheme="minorHAnsi" w:hAnsiTheme="minorHAnsi" w:cstheme="minorHAnsi"/>
                <w:sz w:val="24"/>
                <w:szCs w:val="24"/>
              </w:rPr>
              <w:t xml:space="preserve">Neil </w:t>
            </w:r>
            <w:proofErr w:type="spellStart"/>
            <w:r>
              <w:rPr>
                <w:rFonts w:asciiTheme="minorHAnsi" w:hAnsiTheme="minorHAnsi" w:cstheme="minorHAnsi"/>
                <w:sz w:val="24"/>
                <w:szCs w:val="24"/>
              </w:rPr>
              <w:t>Mabbott</w:t>
            </w:r>
            <w:proofErr w:type="spellEnd"/>
          </w:p>
        </w:tc>
        <w:tc>
          <w:tcPr>
            <w:tcW w:w="5103" w:type="dxa"/>
          </w:tcPr>
          <w:p w14:paraId="1B44889B" w14:textId="78297342" w:rsidR="00665FFF" w:rsidRDefault="00665FFF"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r>
              <w:rPr>
                <w:rFonts w:asciiTheme="minorHAnsi" w:hAnsiTheme="minorHAnsi" w:cstheme="minorHAnsi"/>
                <w:sz w:val="24"/>
                <w:szCs w:val="24"/>
              </w:rPr>
              <w:t>Molecular mechanisms underlying the pathogenesis of infectious and neurological diseases of ruminant livestock</w:t>
            </w:r>
          </w:p>
        </w:tc>
      </w:tr>
      <w:tr w:rsidR="00665FFF" w14:paraId="750ED117" w14:textId="77777777" w:rsidTr="00665FFF">
        <w:tc>
          <w:tcPr>
            <w:tcW w:w="2537" w:type="dxa"/>
            <w:vMerge w:val="restart"/>
          </w:tcPr>
          <w:p w14:paraId="45497571" w14:textId="6937A748" w:rsidR="00665FFF" w:rsidRDefault="00665FFF"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r>
              <w:rPr>
                <w:rFonts w:asciiTheme="minorHAnsi" w:hAnsiTheme="minorHAnsi" w:cstheme="minorHAnsi"/>
                <w:sz w:val="24"/>
                <w:szCs w:val="24"/>
              </w:rPr>
              <w:t>Glasgow University</w:t>
            </w:r>
          </w:p>
        </w:tc>
        <w:tc>
          <w:tcPr>
            <w:tcW w:w="2278" w:type="dxa"/>
          </w:tcPr>
          <w:p w14:paraId="2E2B4DDD" w14:textId="17195C2F" w:rsidR="00665FFF" w:rsidRDefault="00665FFF"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proofErr w:type="spellStart"/>
            <w:r>
              <w:rPr>
                <w:rFonts w:asciiTheme="minorHAnsi" w:hAnsiTheme="minorHAnsi" w:cstheme="minorHAnsi"/>
                <w:sz w:val="24"/>
                <w:szCs w:val="24"/>
              </w:rPr>
              <w:t>Mclauchlan</w:t>
            </w:r>
            <w:proofErr w:type="spellEnd"/>
            <w:r>
              <w:rPr>
                <w:rFonts w:asciiTheme="minorHAnsi" w:hAnsiTheme="minorHAnsi" w:cstheme="minorHAnsi"/>
                <w:sz w:val="24"/>
                <w:szCs w:val="24"/>
              </w:rPr>
              <w:t xml:space="preserve"> Group</w:t>
            </w:r>
          </w:p>
        </w:tc>
        <w:tc>
          <w:tcPr>
            <w:tcW w:w="5103" w:type="dxa"/>
          </w:tcPr>
          <w:p w14:paraId="4E56DAA5" w14:textId="00BA76D4" w:rsidR="00665FFF" w:rsidRDefault="00665FFF"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r>
              <w:rPr>
                <w:rFonts w:asciiTheme="minorHAnsi" w:hAnsiTheme="minorHAnsi" w:cstheme="minorHAnsi"/>
                <w:sz w:val="24"/>
                <w:szCs w:val="24"/>
              </w:rPr>
              <w:t>The functions of virus and host components during Hepatitis C infection</w:t>
            </w:r>
          </w:p>
        </w:tc>
      </w:tr>
      <w:tr w:rsidR="00665FFF" w14:paraId="571CB196" w14:textId="77777777" w:rsidTr="00665FFF">
        <w:tc>
          <w:tcPr>
            <w:tcW w:w="2537" w:type="dxa"/>
            <w:vMerge/>
          </w:tcPr>
          <w:p w14:paraId="547867CD" w14:textId="77777777" w:rsidR="00665FFF" w:rsidRDefault="00665FFF"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p>
        </w:tc>
        <w:tc>
          <w:tcPr>
            <w:tcW w:w="2278" w:type="dxa"/>
          </w:tcPr>
          <w:p w14:paraId="2A32F479" w14:textId="0C6D5A9E" w:rsidR="00665FFF" w:rsidRDefault="00665FFF"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r>
              <w:rPr>
                <w:rFonts w:asciiTheme="minorHAnsi" w:hAnsiTheme="minorHAnsi" w:cstheme="minorHAnsi"/>
                <w:sz w:val="24"/>
                <w:szCs w:val="24"/>
              </w:rPr>
              <w:t>Thomson Group</w:t>
            </w:r>
          </w:p>
        </w:tc>
        <w:tc>
          <w:tcPr>
            <w:tcW w:w="5103" w:type="dxa"/>
          </w:tcPr>
          <w:p w14:paraId="7FD986FE" w14:textId="2DE9F14B" w:rsidR="00665FFF" w:rsidRDefault="00665FFF"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r>
              <w:rPr>
                <w:rFonts w:asciiTheme="minorHAnsi" w:hAnsiTheme="minorHAnsi" w:cstheme="minorHAnsi"/>
                <w:sz w:val="24"/>
                <w:szCs w:val="24"/>
              </w:rPr>
              <w:t>Investigating the mechanism behind spontaneous clearance in order to advance the search for a vaccine using next generation sequencing</w:t>
            </w:r>
          </w:p>
        </w:tc>
      </w:tr>
      <w:tr w:rsidR="00665FFF" w14:paraId="5AEA9A09" w14:textId="77777777" w:rsidTr="00665FFF">
        <w:tc>
          <w:tcPr>
            <w:tcW w:w="2537" w:type="dxa"/>
            <w:vMerge/>
          </w:tcPr>
          <w:p w14:paraId="02D5B651" w14:textId="77777777" w:rsidR="00665FFF" w:rsidRDefault="00665FFF"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p>
        </w:tc>
        <w:tc>
          <w:tcPr>
            <w:tcW w:w="2278" w:type="dxa"/>
          </w:tcPr>
          <w:p w14:paraId="5BBFE757" w14:textId="02DA916F" w:rsidR="00665FFF" w:rsidRDefault="00665FFF"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r>
              <w:rPr>
                <w:rFonts w:asciiTheme="minorHAnsi" w:hAnsiTheme="minorHAnsi" w:cstheme="minorHAnsi"/>
                <w:sz w:val="24"/>
                <w:szCs w:val="24"/>
              </w:rPr>
              <w:t>Hutchinson Group</w:t>
            </w:r>
          </w:p>
        </w:tc>
        <w:tc>
          <w:tcPr>
            <w:tcW w:w="5103" w:type="dxa"/>
          </w:tcPr>
          <w:p w14:paraId="6C1ACAFF" w14:textId="1609F1DE" w:rsidR="00665FFF" w:rsidRDefault="00665FFF"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r>
              <w:rPr>
                <w:rFonts w:asciiTheme="minorHAnsi" w:hAnsiTheme="minorHAnsi" w:cstheme="minorHAnsi"/>
                <w:sz w:val="24"/>
                <w:szCs w:val="24"/>
              </w:rPr>
              <w:t>Molecular biology of Influenza viruses and the interactions of viral and host proteins during infection</w:t>
            </w:r>
          </w:p>
        </w:tc>
      </w:tr>
      <w:tr w:rsidR="00665FFF" w14:paraId="59191D12" w14:textId="77777777" w:rsidTr="00665FFF">
        <w:tc>
          <w:tcPr>
            <w:tcW w:w="2537" w:type="dxa"/>
            <w:vMerge/>
          </w:tcPr>
          <w:p w14:paraId="75243FC8" w14:textId="77777777" w:rsidR="00665FFF" w:rsidRDefault="00665FFF"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p>
        </w:tc>
        <w:tc>
          <w:tcPr>
            <w:tcW w:w="2278" w:type="dxa"/>
          </w:tcPr>
          <w:p w14:paraId="0AAFC6CF" w14:textId="1690A161" w:rsidR="00665FFF" w:rsidRDefault="00665FFF"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commentRangeStart w:id="243"/>
            <w:r>
              <w:rPr>
                <w:rFonts w:asciiTheme="minorHAnsi" w:hAnsiTheme="minorHAnsi" w:cstheme="minorHAnsi"/>
                <w:sz w:val="24"/>
                <w:szCs w:val="24"/>
              </w:rPr>
              <w:t>Viral genomics and bioinformatics group</w:t>
            </w:r>
          </w:p>
        </w:tc>
        <w:tc>
          <w:tcPr>
            <w:tcW w:w="5103" w:type="dxa"/>
          </w:tcPr>
          <w:p w14:paraId="146A9D16" w14:textId="20B2E465" w:rsidR="00665FFF" w:rsidRDefault="00665FFF"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r>
              <w:rPr>
                <w:rFonts w:asciiTheme="minorHAnsi" w:hAnsiTheme="minorHAnsi" w:cstheme="minorHAnsi"/>
                <w:sz w:val="24"/>
                <w:szCs w:val="24"/>
              </w:rPr>
              <w:t>Analysis of high throughput sequencing data to address viral genomics, transcriptomics, diversity, evolution and transmission</w:t>
            </w:r>
            <w:commentRangeEnd w:id="243"/>
            <w:r w:rsidR="00303FA3">
              <w:rPr>
                <w:rStyle w:val="CommentReference"/>
                <w:rFonts w:asciiTheme="minorHAnsi" w:eastAsiaTheme="minorHAnsi" w:hAnsiTheme="minorHAnsi" w:cstheme="minorBidi"/>
                <w:color w:val="auto"/>
                <w:bdr w:val="none" w:sz="0" w:space="0" w:color="auto"/>
                <w:lang w:val="en-GB" w:eastAsia="en-US"/>
              </w:rPr>
              <w:commentReference w:id="243"/>
            </w:r>
          </w:p>
        </w:tc>
      </w:tr>
      <w:tr w:rsidR="00665FFF" w14:paraId="19F3DB25" w14:textId="77777777" w:rsidTr="00665FFF">
        <w:tc>
          <w:tcPr>
            <w:tcW w:w="2537" w:type="dxa"/>
            <w:vMerge/>
          </w:tcPr>
          <w:p w14:paraId="337D31B4" w14:textId="77777777" w:rsidR="00665FFF" w:rsidRDefault="00665FFF"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p>
        </w:tc>
        <w:tc>
          <w:tcPr>
            <w:tcW w:w="2278" w:type="dxa"/>
          </w:tcPr>
          <w:p w14:paraId="64E88B06" w14:textId="09F0CC30" w:rsidR="00665FFF" w:rsidRDefault="00665FFF"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r>
              <w:rPr>
                <w:rFonts w:asciiTheme="minorHAnsi" w:hAnsiTheme="minorHAnsi" w:cstheme="minorHAnsi"/>
                <w:sz w:val="24"/>
                <w:szCs w:val="24"/>
              </w:rPr>
              <w:t>Dr. R Davies</w:t>
            </w:r>
          </w:p>
        </w:tc>
        <w:tc>
          <w:tcPr>
            <w:tcW w:w="5103" w:type="dxa"/>
          </w:tcPr>
          <w:p w14:paraId="482A4DB4" w14:textId="2B996293" w:rsidR="00665FFF" w:rsidRDefault="00665FFF"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r>
              <w:rPr>
                <w:rFonts w:asciiTheme="minorHAnsi" w:hAnsiTheme="minorHAnsi" w:cstheme="minorHAnsi"/>
                <w:sz w:val="24"/>
                <w:szCs w:val="24"/>
              </w:rPr>
              <w:t>Molecular interactions between bacterial pathogens and their host outer membrane proteins</w:t>
            </w:r>
          </w:p>
        </w:tc>
      </w:tr>
    </w:tbl>
    <w:p w14:paraId="6D042339" w14:textId="77777777" w:rsidR="002C0360" w:rsidRPr="002D57AD" w:rsidRDefault="002C0360" w:rsidP="002D57AD">
      <w:pPr>
        <w:pStyle w:val="Body"/>
        <w:rPr>
          <w:rFonts w:asciiTheme="minorHAnsi" w:hAnsiTheme="minorHAnsi" w:cstheme="minorHAnsi"/>
          <w:sz w:val="24"/>
          <w:szCs w:val="24"/>
        </w:rPr>
      </w:pPr>
    </w:p>
    <w:p w14:paraId="442CB9F1" w14:textId="77777777" w:rsidR="00665FFF" w:rsidRDefault="00665FFF">
      <w:pPr>
        <w:rPr>
          <w:rFonts w:eastAsia="Arial Unicode MS" w:cstheme="minorHAnsi"/>
          <w:color w:val="000000"/>
          <w:sz w:val="24"/>
          <w:szCs w:val="24"/>
          <w:u w:val="single"/>
          <w:bdr w:val="nil"/>
          <w:lang w:val="en-US" w:eastAsia="en-GB"/>
        </w:rPr>
      </w:pPr>
      <w:r>
        <w:rPr>
          <w:rFonts w:cstheme="minorHAnsi"/>
          <w:sz w:val="24"/>
          <w:szCs w:val="24"/>
          <w:u w:val="single"/>
        </w:rPr>
        <w:br w:type="page"/>
      </w:r>
    </w:p>
    <w:p w14:paraId="6F1FD7F6" w14:textId="79F842EF" w:rsidR="002C0360" w:rsidRDefault="002C0360" w:rsidP="002D57AD">
      <w:pPr>
        <w:pStyle w:val="Body"/>
        <w:rPr>
          <w:rFonts w:asciiTheme="minorHAnsi" w:hAnsiTheme="minorHAnsi" w:cstheme="minorHAnsi"/>
          <w:sz w:val="24"/>
          <w:szCs w:val="24"/>
        </w:rPr>
      </w:pPr>
      <w:r w:rsidRPr="002C0360">
        <w:rPr>
          <w:rFonts w:asciiTheme="minorHAnsi" w:hAnsiTheme="minorHAnsi" w:cstheme="minorHAnsi"/>
          <w:sz w:val="24"/>
          <w:szCs w:val="24"/>
          <w:u w:val="single"/>
        </w:rPr>
        <w:lastRenderedPageBreak/>
        <w:t>Plan C</w:t>
      </w:r>
      <w:r>
        <w:rPr>
          <w:rFonts w:asciiTheme="minorHAnsi" w:hAnsiTheme="minorHAnsi" w:cstheme="minorHAnsi"/>
          <w:sz w:val="24"/>
          <w:szCs w:val="24"/>
        </w:rPr>
        <w:t>:</w:t>
      </w:r>
    </w:p>
    <w:p w14:paraId="5DEA391C" w14:textId="167B7F22" w:rsidR="00B51D75" w:rsidRDefault="002D57AD" w:rsidP="002D57AD">
      <w:pPr>
        <w:pStyle w:val="Body"/>
        <w:rPr>
          <w:rFonts w:asciiTheme="minorHAnsi" w:hAnsiTheme="minorHAnsi" w:cstheme="minorHAnsi"/>
          <w:sz w:val="24"/>
          <w:szCs w:val="24"/>
        </w:rPr>
      </w:pPr>
      <w:r w:rsidRPr="002D57AD">
        <w:rPr>
          <w:rFonts w:asciiTheme="minorHAnsi" w:hAnsiTheme="minorHAnsi" w:cstheme="minorHAnsi"/>
          <w:sz w:val="24"/>
          <w:szCs w:val="24"/>
        </w:rPr>
        <w:t>My long term goal is to remain in research, however, if this is not f</w:t>
      </w:r>
      <w:r w:rsidR="00B51D75">
        <w:rPr>
          <w:rFonts w:asciiTheme="minorHAnsi" w:hAnsiTheme="minorHAnsi" w:cstheme="minorHAnsi"/>
          <w:sz w:val="24"/>
          <w:szCs w:val="24"/>
        </w:rPr>
        <w:t>easible I will look to industry/</w:t>
      </w:r>
      <w:r w:rsidRPr="002D57AD">
        <w:rPr>
          <w:rFonts w:asciiTheme="minorHAnsi" w:hAnsiTheme="minorHAnsi" w:cstheme="minorHAnsi"/>
          <w:sz w:val="24"/>
          <w:szCs w:val="24"/>
        </w:rPr>
        <w:t xml:space="preserve">biotechnology companies within central Scotland. </w:t>
      </w:r>
      <w:r w:rsidR="002C0360">
        <w:rPr>
          <w:rFonts w:asciiTheme="minorHAnsi" w:hAnsiTheme="minorHAnsi" w:cstheme="minorHAnsi"/>
          <w:sz w:val="24"/>
          <w:szCs w:val="24"/>
        </w:rPr>
        <w:t>(</w:t>
      </w:r>
      <w:r w:rsidR="00F272A7">
        <w:rPr>
          <w:rFonts w:asciiTheme="minorHAnsi" w:hAnsiTheme="minorHAnsi" w:cstheme="minorHAnsi"/>
          <w:sz w:val="24"/>
          <w:szCs w:val="24"/>
        </w:rPr>
        <w:t>See</w:t>
      </w:r>
      <w:r w:rsidR="002C0360">
        <w:rPr>
          <w:rFonts w:asciiTheme="minorHAnsi" w:hAnsiTheme="minorHAnsi" w:cstheme="minorHAnsi"/>
          <w:sz w:val="24"/>
          <w:szCs w:val="24"/>
        </w:rPr>
        <w:t xml:space="preserve"> Table 8</w:t>
      </w:r>
      <w:r w:rsidR="00187F17">
        <w:rPr>
          <w:rFonts w:asciiTheme="minorHAnsi" w:hAnsiTheme="minorHAnsi" w:cstheme="minorHAnsi"/>
          <w:sz w:val="24"/>
          <w:szCs w:val="24"/>
        </w:rPr>
        <w:t xml:space="preserve"> below).</w:t>
      </w:r>
    </w:p>
    <w:p w14:paraId="2EF1E942" w14:textId="09BB62EB" w:rsidR="003A61E7" w:rsidRDefault="00F81F24" w:rsidP="002D57AD">
      <w:pPr>
        <w:pStyle w:val="Body"/>
        <w:rPr>
          <w:rFonts w:asciiTheme="minorHAnsi" w:hAnsiTheme="minorHAnsi" w:cstheme="minorHAnsi"/>
          <w:sz w:val="24"/>
          <w:szCs w:val="24"/>
        </w:rPr>
      </w:pPr>
      <w:r>
        <w:rPr>
          <w:rFonts w:asciiTheme="minorHAnsi" w:hAnsiTheme="minorHAnsi" w:cstheme="minorHAnsi"/>
          <w:sz w:val="24"/>
          <w:szCs w:val="24"/>
        </w:rPr>
        <w:t>Table 8b</w:t>
      </w:r>
      <w:r w:rsidR="003A61E7">
        <w:rPr>
          <w:rFonts w:asciiTheme="minorHAnsi" w:hAnsiTheme="minorHAnsi" w:cstheme="minorHAnsi"/>
          <w:sz w:val="24"/>
          <w:szCs w:val="24"/>
        </w:rPr>
        <w:t>: Plan C</w:t>
      </w: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2997"/>
        <w:gridCol w:w="2999"/>
        <w:gridCol w:w="3000"/>
      </w:tblGrid>
      <w:tr w:rsidR="003A61E7" w14:paraId="472AA62F" w14:textId="77777777" w:rsidTr="00CF0931">
        <w:tc>
          <w:tcPr>
            <w:tcW w:w="3005" w:type="dxa"/>
            <w:shd w:val="clear" w:color="auto" w:fill="D9D9D9" w:themeFill="background1" w:themeFillShade="D9"/>
          </w:tcPr>
          <w:p w14:paraId="6ED440C5" w14:textId="40E59A02" w:rsidR="003A61E7" w:rsidRDefault="003A61E7"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r>
              <w:rPr>
                <w:rFonts w:asciiTheme="minorHAnsi" w:hAnsiTheme="minorHAnsi" w:cstheme="minorHAnsi"/>
                <w:sz w:val="24"/>
                <w:szCs w:val="24"/>
              </w:rPr>
              <w:t>Area</w:t>
            </w:r>
            <w:r w:rsidR="00017EBF">
              <w:rPr>
                <w:rFonts w:asciiTheme="minorHAnsi" w:hAnsiTheme="minorHAnsi" w:cstheme="minorHAnsi"/>
                <w:sz w:val="24"/>
                <w:szCs w:val="24"/>
              </w:rPr>
              <w:t>/Science Park</w:t>
            </w:r>
          </w:p>
        </w:tc>
        <w:tc>
          <w:tcPr>
            <w:tcW w:w="3005" w:type="dxa"/>
            <w:shd w:val="clear" w:color="auto" w:fill="D9D9D9" w:themeFill="background1" w:themeFillShade="D9"/>
          </w:tcPr>
          <w:p w14:paraId="5FC5B642" w14:textId="445AB1C3" w:rsidR="003A61E7" w:rsidRDefault="003A61E7"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r>
              <w:rPr>
                <w:rFonts w:asciiTheme="minorHAnsi" w:hAnsiTheme="minorHAnsi" w:cstheme="minorHAnsi"/>
                <w:sz w:val="24"/>
                <w:szCs w:val="24"/>
              </w:rPr>
              <w:t>Company</w:t>
            </w:r>
          </w:p>
        </w:tc>
        <w:tc>
          <w:tcPr>
            <w:tcW w:w="3006" w:type="dxa"/>
            <w:shd w:val="clear" w:color="auto" w:fill="D9D9D9" w:themeFill="background1" w:themeFillShade="D9"/>
          </w:tcPr>
          <w:p w14:paraId="3EEDE302" w14:textId="66625231" w:rsidR="003A61E7" w:rsidRDefault="003A61E7"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r>
              <w:rPr>
                <w:rFonts w:asciiTheme="minorHAnsi" w:hAnsiTheme="minorHAnsi" w:cstheme="minorHAnsi"/>
                <w:sz w:val="24"/>
                <w:szCs w:val="24"/>
              </w:rPr>
              <w:t>Interest</w:t>
            </w:r>
          </w:p>
        </w:tc>
      </w:tr>
      <w:tr w:rsidR="003A61E7" w14:paraId="6C650882" w14:textId="77777777" w:rsidTr="00CF0931">
        <w:tc>
          <w:tcPr>
            <w:tcW w:w="3005" w:type="dxa"/>
          </w:tcPr>
          <w:p w14:paraId="4A36267A" w14:textId="01058E9C" w:rsidR="003A61E7" w:rsidRDefault="00636733"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r>
              <w:rPr>
                <w:rFonts w:asciiTheme="minorHAnsi" w:hAnsiTheme="minorHAnsi" w:cstheme="minorHAnsi"/>
                <w:sz w:val="24"/>
                <w:szCs w:val="24"/>
              </w:rPr>
              <w:t>Glasgow</w:t>
            </w:r>
          </w:p>
        </w:tc>
        <w:tc>
          <w:tcPr>
            <w:tcW w:w="3005" w:type="dxa"/>
          </w:tcPr>
          <w:p w14:paraId="1A6EE226" w14:textId="25805EF4" w:rsidR="003A61E7" w:rsidRDefault="00636733"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r>
              <w:rPr>
                <w:rFonts w:asciiTheme="minorHAnsi" w:hAnsiTheme="minorHAnsi" w:cstheme="minorHAnsi"/>
                <w:sz w:val="24"/>
                <w:szCs w:val="24"/>
              </w:rPr>
              <w:t>Merck Life Sciences</w:t>
            </w:r>
          </w:p>
        </w:tc>
        <w:tc>
          <w:tcPr>
            <w:tcW w:w="3006" w:type="dxa"/>
          </w:tcPr>
          <w:p w14:paraId="2AE69EC0" w14:textId="639AA580" w:rsidR="003A61E7" w:rsidRDefault="003A61E7"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r>
              <w:rPr>
                <w:rFonts w:asciiTheme="minorHAnsi" w:hAnsiTheme="minorHAnsi" w:cstheme="minorHAnsi"/>
                <w:sz w:val="24"/>
                <w:szCs w:val="24"/>
              </w:rPr>
              <w:t>Biosafety testing</w:t>
            </w:r>
          </w:p>
        </w:tc>
      </w:tr>
      <w:tr w:rsidR="003A61E7" w14:paraId="5B37B933" w14:textId="77777777" w:rsidTr="00CF0931">
        <w:tc>
          <w:tcPr>
            <w:tcW w:w="3005" w:type="dxa"/>
          </w:tcPr>
          <w:p w14:paraId="7B045E7B" w14:textId="3ECBFF55" w:rsidR="003A61E7" w:rsidRDefault="003A61E7"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r>
              <w:rPr>
                <w:rFonts w:asciiTheme="minorHAnsi" w:hAnsiTheme="minorHAnsi" w:cstheme="minorHAnsi"/>
                <w:sz w:val="24"/>
                <w:szCs w:val="24"/>
              </w:rPr>
              <w:t>Edinburgh</w:t>
            </w:r>
          </w:p>
        </w:tc>
        <w:tc>
          <w:tcPr>
            <w:tcW w:w="3005" w:type="dxa"/>
          </w:tcPr>
          <w:p w14:paraId="71A98D3E" w14:textId="330F45EF" w:rsidR="003A61E7" w:rsidRDefault="003A61E7"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proofErr w:type="spellStart"/>
            <w:r>
              <w:rPr>
                <w:rFonts w:asciiTheme="minorHAnsi" w:hAnsiTheme="minorHAnsi" w:cstheme="minorHAnsi"/>
                <w:sz w:val="24"/>
                <w:szCs w:val="24"/>
              </w:rPr>
              <w:t>Mordun</w:t>
            </w:r>
            <w:proofErr w:type="spellEnd"/>
            <w:r>
              <w:rPr>
                <w:rFonts w:asciiTheme="minorHAnsi" w:hAnsiTheme="minorHAnsi" w:cstheme="minorHAnsi"/>
                <w:sz w:val="24"/>
                <w:szCs w:val="24"/>
              </w:rPr>
              <w:t xml:space="preserve"> Research Institute</w:t>
            </w:r>
          </w:p>
        </w:tc>
        <w:tc>
          <w:tcPr>
            <w:tcW w:w="3006" w:type="dxa"/>
          </w:tcPr>
          <w:p w14:paraId="109C6768" w14:textId="6BFAA46F" w:rsidR="003A61E7" w:rsidRDefault="003A61E7"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r>
              <w:rPr>
                <w:rFonts w:asciiTheme="minorHAnsi" w:hAnsiTheme="minorHAnsi" w:cstheme="minorHAnsi"/>
                <w:sz w:val="24"/>
                <w:szCs w:val="24"/>
              </w:rPr>
              <w:t>Proteomics facility</w:t>
            </w:r>
          </w:p>
        </w:tc>
      </w:tr>
      <w:tr w:rsidR="00CF0931" w14:paraId="26B41180" w14:textId="77777777" w:rsidTr="00CF0931">
        <w:tc>
          <w:tcPr>
            <w:tcW w:w="3005" w:type="dxa"/>
          </w:tcPr>
          <w:p w14:paraId="161CF809" w14:textId="6EAC5E90" w:rsidR="00CF0931" w:rsidRDefault="00CF0931"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proofErr w:type="spellStart"/>
            <w:r>
              <w:rPr>
                <w:rFonts w:asciiTheme="minorHAnsi" w:hAnsiTheme="minorHAnsi" w:cstheme="minorHAnsi"/>
                <w:sz w:val="24"/>
                <w:szCs w:val="24"/>
              </w:rPr>
              <w:t>Roslin</w:t>
            </w:r>
            <w:proofErr w:type="spellEnd"/>
          </w:p>
        </w:tc>
        <w:tc>
          <w:tcPr>
            <w:tcW w:w="3005" w:type="dxa"/>
          </w:tcPr>
          <w:p w14:paraId="70643587" w14:textId="6510187D" w:rsidR="00CF0931" w:rsidRDefault="00CF0931"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proofErr w:type="spellStart"/>
            <w:r>
              <w:rPr>
                <w:rFonts w:asciiTheme="minorHAnsi" w:hAnsiTheme="minorHAnsi" w:cstheme="minorHAnsi"/>
                <w:sz w:val="24"/>
                <w:szCs w:val="24"/>
              </w:rPr>
              <w:t>Ingenza</w:t>
            </w:r>
            <w:proofErr w:type="spellEnd"/>
          </w:p>
        </w:tc>
        <w:tc>
          <w:tcPr>
            <w:tcW w:w="3006" w:type="dxa"/>
          </w:tcPr>
          <w:p w14:paraId="4F666817" w14:textId="35886E12" w:rsidR="00CF0931" w:rsidRDefault="00CF0931"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r>
              <w:rPr>
                <w:rFonts w:asciiTheme="minorHAnsi" w:hAnsiTheme="minorHAnsi" w:cstheme="minorHAnsi"/>
                <w:sz w:val="24"/>
                <w:szCs w:val="24"/>
              </w:rPr>
              <w:t>Biotechnology</w:t>
            </w:r>
          </w:p>
        </w:tc>
      </w:tr>
      <w:tr w:rsidR="00CF0931" w14:paraId="6422851F" w14:textId="77777777" w:rsidTr="00CF0931">
        <w:tc>
          <w:tcPr>
            <w:tcW w:w="3005" w:type="dxa"/>
          </w:tcPr>
          <w:p w14:paraId="25BCF247" w14:textId="0D0F1DCA" w:rsidR="00CF0931" w:rsidRDefault="0008473C"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r>
              <w:rPr>
                <w:rFonts w:asciiTheme="minorHAnsi" w:hAnsiTheme="minorHAnsi" w:cstheme="minorHAnsi"/>
                <w:sz w:val="24"/>
                <w:szCs w:val="24"/>
              </w:rPr>
              <w:t>Penicui</w:t>
            </w:r>
            <w:r w:rsidR="00CF0931">
              <w:rPr>
                <w:rFonts w:asciiTheme="minorHAnsi" w:hAnsiTheme="minorHAnsi" w:cstheme="minorHAnsi"/>
                <w:sz w:val="24"/>
                <w:szCs w:val="24"/>
              </w:rPr>
              <w:t>k</w:t>
            </w:r>
          </w:p>
        </w:tc>
        <w:tc>
          <w:tcPr>
            <w:tcW w:w="3005" w:type="dxa"/>
          </w:tcPr>
          <w:p w14:paraId="5CA75725" w14:textId="7CE6A640" w:rsidR="00CF0931" w:rsidRDefault="00CF0931"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r w:rsidRPr="00CF0931">
              <w:rPr>
                <w:rFonts w:asciiTheme="minorHAnsi" w:hAnsiTheme="minorHAnsi" w:cstheme="minorHAnsi"/>
                <w:sz w:val="24"/>
                <w:szCs w:val="24"/>
              </w:rPr>
              <w:t>Ab Biotechnology Ltd Services</w:t>
            </w:r>
          </w:p>
        </w:tc>
        <w:tc>
          <w:tcPr>
            <w:tcW w:w="3006" w:type="dxa"/>
          </w:tcPr>
          <w:p w14:paraId="1AC71FFA" w14:textId="3784CE13" w:rsidR="00CF0931" w:rsidRDefault="00CF0931"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r>
              <w:rPr>
                <w:rFonts w:asciiTheme="minorHAnsi" w:hAnsiTheme="minorHAnsi" w:cstheme="minorHAnsi"/>
                <w:sz w:val="24"/>
                <w:szCs w:val="24"/>
              </w:rPr>
              <w:t>Product/process development and manufacturing</w:t>
            </w:r>
          </w:p>
        </w:tc>
      </w:tr>
      <w:tr w:rsidR="003A61E7" w14:paraId="110C8CF0" w14:textId="77777777" w:rsidTr="00CF0931">
        <w:tc>
          <w:tcPr>
            <w:tcW w:w="3005" w:type="dxa"/>
          </w:tcPr>
          <w:p w14:paraId="03C8D11E" w14:textId="5AFF7A16" w:rsidR="003A61E7" w:rsidRDefault="00636733"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proofErr w:type="spellStart"/>
            <w:r>
              <w:rPr>
                <w:rFonts w:asciiTheme="minorHAnsi" w:hAnsiTheme="minorHAnsi" w:cstheme="minorHAnsi"/>
                <w:sz w:val="24"/>
                <w:szCs w:val="24"/>
              </w:rPr>
              <w:t>Elvingston</w:t>
            </w:r>
            <w:proofErr w:type="spellEnd"/>
            <w:r>
              <w:rPr>
                <w:rFonts w:asciiTheme="minorHAnsi" w:hAnsiTheme="minorHAnsi" w:cstheme="minorHAnsi"/>
                <w:sz w:val="24"/>
                <w:szCs w:val="24"/>
              </w:rPr>
              <w:t xml:space="preserve"> science centre</w:t>
            </w:r>
          </w:p>
        </w:tc>
        <w:tc>
          <w:tcPr>
            <w:tcW w:w="3005" w:type="dxa"/>
          </w:tcPr>
          <w:p w14:paraId="4A0B1B7A" w14:textId="126E77A5" w:rsidR="003A61E7" w:rsidRDefault="00636733"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r w:rsidRPr="00636733">
              <w:rPr>
                <w:rFonts w:asciiTheme="minorHAnsi" w:hAnsiTheme="minorHAnsi" w:cstheme="minorHAnsi"/>
                <w:sz w:val="24"/>
                <w:szCs w:val="24"/>
              </w:rPr>
              <w:t>Charles River Laboratories Ltd</w:t>
            </w:r>
          </w:p>
        </w:tc>
        <w:tc>
          <w:tcPr>
            <w:tcW w:w="3006" w:type="dxa"/>
          </w:tcPr>
          <w:p w14:paraId="2729FE46" w14:textId="7CACA011" w:rsidR="003A61E7" w:rsidRDefault="00636733"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r w:rsidRPr="00636733">
              <w:rPr>
                <w:rFonts w:asciiTheme="minorHAnsi" w:hAnsiTheme="minorHAnsi" w:cstheme="minorHAnsi"/>
                <w:sz w:val="24"/>
                <w:szCs w:val="24"/>
              </w:rPr>
              <w:t>Multi- National Pharmaceuticals Company</w:t>
            </w:r>
          </w:p>
        </w:tc>
      </w:tr>
      <w:tr w:rsidR="00636733" w14:paraId="3D101097" w14:textId="77777777" w:rsidTr="00CF0931">
        <w:tc>
          <w:tcPr>
            <w:tcW w:w="3005" w:type="dxa"/>
            <w:vMerge w:val="restart"/>
          </w:tcPr>
          <w:p w14:paraId="29878DEF" w14:textId="0585AFD4" w:rsidR="00636733" w:rsidRDefault="00636733"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proofErr w:type="spellStart"/>
            <w:r>
              <w:rPr>
                <w:rFonts w:asciiTheme="minorHAnsi" w:hAnsiTheme="minorHAnsi" w:cstheme="minorHAnsi"/>
                <w:sz w:val="24"/>
                <w:szCs w:val="24"/>
              </w:rPr>
              <w:t>Pentlands</w:t>
            </w:r>
            <w:proofErr w:type="spellEnd"/>
            <w:r>
              <w:rPr>
                <w:rFonts w:asciiTheme="minorHAnsi" w:hAnsiTheme="minorHAnsi" w:cstheme="minorHAnsi"/>
                <w:sz w:val="24"/>
                <w:szCs w:val="24"/>
              </w:rPr>
              <w:t xml:space="preserve"> Science Park</w:t>
            </w:r>
          </w:p>
        </w:tc>
        <w:tc>
          <w:tcPr>
            <w:tcW w:w="3005" w:type="dxa"/>
          </w:tcPr>
          <w:p w14:paraId="505CCCE2" w14:textId="20AC70FD" w:rsidR="00636733" w:rsidRDefault="0008473C"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proofErr w:type="spellStart"/>
            <w:r>
              <w:rPr>
                <w:rFonts w:asciiTheme="minorHAnsi" w:hAnsiTheme="minorHAnsi" w:cstheme="minorHAnsi"/>
                <w:sz w:val="24"/>
                <w:szCs w:val="24"/>
              </w:rPr>
              <w:t>BioR</w:t>
            </w:r>
            <w:r w:rsidR="00636733" w:rsidRPr="00636733">
              <w:rPr>
                <w:rFonts w:asciiTheme="minorHAnsi" w:hAnsiTheme="minorHAnsi" w:cstheme="minorHAnsi"/>
                <w:sz w:val="24"/>
                <w:szCs w:val="24"/>
              </w:rPr>
              <w:t>eliance</w:t>
            </w:r>
            <w:proofErr w:type="spellEnd"/>
            <w:r w:rsidR="00636733" w:rsidRPr="00636733">
              <w:rPr>
                <w:rFonts w:asciiTheme="minorHAnsi" w:hAnsiTheme="minorHAnsi" w:cstheme="minorHAnsi"/>
                <w:sz w:val="24"/>
                <w:szCs w:val="24"/>
              </w:rPr>
              <w:t xml:space="preserve"> Ltd</w:t>
            </w:r>
          </w:p>
        </w:tc>
        <w:tc>
          <w:tcPr>
            <w:tcW w:w="3006" w:type="dxa"/>
          </w:tcPr>
          <w:p w14:paraId="132CE9BF" w14:textId="168A8D48" w:rsidR="00636733" w:rsidRDefault="00636733"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r w:rsidRPr="00636733">
              <w:rPr>
                <w:rFonts w:asciiTheme="minorHAnsi" w:hAnsiTheme="minorHAnsi" w:cstheme="minorHAnsi"/>
                <w:sz w:val="24"/>
                <w:szCs w:val="24"/>
              </w:rPr>
              <w:t>R&amp;D and testing of high-technology pharmaceutical products</w:t>
            </w:r>
          </w:p>
        </w:tc>
      </w:tr>
      <w:tr w:rsidR="00636733" w14:paraId="148D350C" w14:textId="77777777" w:rsidTr="00CF0931">
        <w:tc>
          <w:tcPr>
            <w:tcW w:w="3005" w:type="dxa"/>
            <w:vMerge/>
          </w:tcPr>
          <w:p w14:paraId="2C594048" w14:textId="77777777" w:rsidR="00636733" w:rsidRDefault="00636733"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p>
        </w:tc>
        <w:tc>
          <w:tcPr>
            <w:tcW w:w="3005" w:type="dxa"/>
          </w:tcPr>
          <w:p w14:paraId="7703D24F" w14:textId="78168129" w:rsidR="00636733" w:rsidRDefault="00636733"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proofErr w:type="spellStart"/>
            <w:r w:rsidRPr="00636733">
              <w:rPr>
                <w:rFonts w:asciiTheme="minorHAnsi" w:hAnsiTheme="minorHAnsi" w:cstheme="minorHAnsi"/>
                <w:sz w:val="24"/>
                <w:szCs w:val="24"/>
              </w:rPr>
              <w:t>Moredun</w:t>
            </w:r>
            <w:proofErr w:type="spellEnd"/>
            <w:r w:rsidRPr="00636733">
              <w:rPr>
                <w:rFonts w:asciiTheme="minorHAnsi" w:hAnsiTheme="minorHAnsi" w:cstheme="minorHAnsi"/>
                <w:sz w:val="24"/>
                <w:szCs w:val="24"/>
              </w:rPr>
              <w:t xml:space="preserve"> Research Institute</w:t>
            </w:r>
          </w:p>
        </w:tc>
        <w:tc>
          <w:tcPr>
            <w:tcW w:w="3006" w:type="dxa"/>
          </w:tcPr>
          <w:p w14:paraId="68A81DD4" w14:textId="57748CA0" w:rsidR="00636733" w:rsidRDefault="00636733"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r w:rsidRPr="00636733">
              <w:rPr>
                <w:rFonts w:asciiTheme="minorHAnsi" w:hAnsiTheme="minorHAnsi" w:cstheme="minorHAnsi"/>
                <w:sz w:val="24"/>
                <w:szCs w:val="24"/>
              </w:rPr>
              <w:t>Government-supported animal disease research establishment</w:t>
            </w:r>
          </w:p>
        </w:tc>
      </w:tr>
      <w:tr w:rsidR="00636733" w14:paraId="320F0670" w14:textId="77777777" w:rsidTr="00CF0931">
        <w:tc>
          <w:tcPr>
            <w:tcW w:w="3005" w:type="dxa"/>
            <w:vMerge/>
          </w:tcPr>
          <w:p w14:paraId="0838B779" w14:textId="77777777" w:rsidR="00636733" w:rsidRDefault="00636733"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p>
        </w:tc>
        <w:tc>
          <w:tcPr>
            <w:tcW w:w="3005" w:type="dxa"/>
          </w:tcPr>
          <w:p w14:paraId="02E35395" w14:textId="20E82E4B" w:rsidR="00636733" w:rsidRDefault="00636733"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proofErr w:type="spellStart"/>
            <w:r w:rsidRPr="00636733">
              <w:rPr>
                <w:rFonts w:asciiTheme="minorHAnsi" w:hAnsiTheme="minorHAnsi" w:cstheme="minorHAnsi"/>
                <w:sz w:val="24"/>
                <w:szCs w:val="24"/>
              </w:rPr>
              <w:t>Moredun</w:t>
            </w:r>
            <w:proofErr w:type="spellEnd"/>
            <w:r w:rsidRPr="00636733">
              <w:rPr>
                <w:rFonts w:asciiTheme="minorHAnsi" w:hAnsiTheme="minorHAnsi" w:cstheme="minorHAnsi"/>
                <w:sz w:val="24"/>
                <w:szCs w:val="24"/>
              </w:rPr>
              <w:t xml:space="preserve"> Scientific Ltd</w:t>
            </w:r>
          </w:p>
        </w:tc>
        <w:tc>
          <w:tcPr>
            <w:tcW w:w="3006" w:type="dxa"/>
          </w:tcPr>
          <w:p w14:paraId="660A3E90" w14:textId="41B47684" w:rsidR="00636733" w:rsidRDefault="00636733"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r w:rsidRPr="00636733">
              <w:rPr>
                <w:rFonts w:asciiTheme="minorHAnsi" w:hAnsiTheme="minorHAnsi" w:cstheme="minorHAnsi"/>
                <w:sz w:val="24"/>
                <w:szCs w:val="24"/>
              </w:rPr>
              <w:t>Contract R&amp;D company</w:t>
            </w:r>
          </w:p>
        </w:tc>
      </w:tr>
      <w:tr w:rsidR="003A61E7" w14:paraId="08F6C7D3" w14:textId="77777777" w:rsidTr="00CF0931">
        <w:tc>
          <w:tcPr>
            <w:tcW w:w="3005" w:type="dxa"/>
          </w:tcPr>
          <w:p w14:paraId="0576C54B" w14:textId="43336BA3" w:rsidR="003A61E7" w:rsidRDefault="00636733"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proofErr w:type="spellStart"/>
            <w:r>
              <w:rPr>
                <w:rFonts w:asciiTheme="minorHAnsi" w:hAnsiTheme="minorHAnsi" w:cstheme="minorHAnsi"/>
                <w:sz w:val="24"/>
                <w:szCs w:val="24"/>
              </w:rPr>
              <w:t>Roslin</w:t>
            </w:r>
            <w:proofErr w:type="spellEnd"/>
            <w:r>
              <w:rPr>
                <w:rFonts w:asciiTheme="minorHAnsi" w:hAnsiTheme="minorHAnsi" w:cstheme="minorHAnsi"/>
                <w:sz w:val="24"/>
                <w:szCs w:val="24"/>
              </w:rPr>
              <w:t xml:space="preserve"> </w:t>
            </w:r>
            <w:proofErr w:type="spellStart"/>
            <w:r>
              <w:rPr>
                <w:rFonts w:asciiTheme="minorHAnsi" w:hAnsiTheme="minorHAnsi" w:cstheme="minorHAnsi"/>
                <w:sz w:val="24"/>
                <w:szCs w:val="24"/>
              </w:rPr>
              <w:t>Biocentre</w:t>
            </w:r>
            <w:proofErr w:type="spellEnd"/>
          </w:p>
        </w:tc>
        <w:tc>
          <w:tcPr>
            <w:tcW w:w="3005" w:type="dxa"/>
          </w:tcPr>
          <w:p w14:paraId="387B701D" w14:textId="0E36F37B" w:rsidR="003A61E7" w:rsidRDefault="00636733"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proofErr w:type="spellStart"/>
            <w:r w:rsidRPr="00636733">
              <w:rPr>
                <w:rFonts w:asciiTheme="minorHAnsi" w:hAnsiTheme="minorHAnsi" w:cstheme="minorHAnsi"/>
                <w:sz w:val="24"/>
                <w:szCs w:val="24"/>
              </w:rPr>
              <w:t>Censo</w:t>
            </w:r>
            <w:proofErr w:type="spellEnd"/>
            <w:r w:rsidRPr="00636733">
              <w:rPr>
                <w:rFonts w:asciiTheme="minorHAnsi" w:hAnsiTheme="minorHAnsi" w:cstheme="minorHAnsi"/>
                <w:sz w:val="24"/>
                <w:szCs w:val="24"/>
              </w:rPr>
              <w:t xml:space="preserve"> Biotechnologies Ltd</w:t>
            </w:r>
          </w:p>
        </w:tc>
        <w:tc>
          <w:tcPr>
            <w:tcW w:w="3006" w:type="dxa"/>
          </w:tcPr>
          <w:p w14:paraId="7288E645" w14:textId="107A9038" w:rsidR="003A61E7" w:rsidRDefault="00636733"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r>
              <w:rPr>
                <w:rFonts w:asciiTheme="minorHAnsi" w:hAnsiTheme="minorHAnsi" w:cstheme="minorHAnsi"/>
                <w:sz w:val="24"/>
                <w:szCs w:val="24"/>
              </w:rPr>
              <w:t xml:space="preserve">Stem cell technology, </w:t>
            </w:r>
            <w:r w:rsidRPr="00636733">
              <w:rPr>
                <w:rFonts w:asciiTheme="minorHAnsi" w:hAnsiTheme="minorHAnsi" w:cstheme="minorHAnsi"/>
                <w:sz w:val="24"/>
                <w:szCs w:val="24"/>
              </w:rPr>
              <w:t>contract research services for drug discovery, toxicity testing and cell banking</w:t>
            </w:r>
          </w:p>
        </w:tc>
      </w:tr>
      <w:tr w:rsidR="00CF0931" w14:paraId="215125D8" w14:textId="77777777" w:rsidTr="00CF0931">
        <w:tc>
          <w:tcPr>
            <w:tcW w:w="3005" w:type="dxa"/>
            <w:vMerge w:val="restart"/>
          </w:tcPr>
          <w:p w14:paraId="695C5FC0" w14:textId="3B319537" w:rsidR="00CF0931" w:rsidRDefault="00CF0931"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proofErr w:type="spellStart"/>
            <w:r w:rsidRPr="00636733">
              <w:rPr>
                <w:rFonts w:asciiTheme="minorHAnsi" w:hAnsiTheme="minorHAnsi" w:cstheme="minorHAnsi"/>
                <w:sz w:val="24"/>
                <w:szCs w:val="24"/>
              </w:rPr>
              <w:t>Stirling</w:t>
            </w:r>
            <w:proofErr w:type="spellEnd"/>
            <w:r w:rsidRPr="00636733">
              <w:rPr>
                <w:rFonts w:asciiTheme="minorHAnsi" w:hAnsiTheme="minorHAnsi" w:cstheme="minorHAnsi"/>
                <w:sz w:val="24"/>
                <w:szCs w:val="24"/>
              </w:rPr>
              <w:t xml:space="preserve"> University Innovation Park</w:t>
            </w:r>
          </w:p>
        </w:tc>
        <w:tc>
          <w:tcPr>
            <w:tcW w:w="3005" w:type="dxa"/>
          </w:tcPr>
          <w:p w14:paraId="17D246A2" w14:textId="0AFF65AB" w:rsidR="00CF0931" w:rsidRPr="00636733" w:rsidRDefault="0008473C"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proofErr w:type="spellStart"/>
            <w:r>
              <w:rPr>
                <w:rFonts w:asciiTheme="minorHAnsi" w:hAnsiTheme="minorHAnsi" w:cstheme="minorHAnsi"/>
                <w:sz w:val="24"/>
                <w:szCs w:val="24"/>
              </w:rPr>
              <w:t>BioR</w:t>
            </w:r>
            <w:r w:rsidR="00CF0931" w:rsidRPr="00636733">
              <w:rPr>
                <w:rFonts w:asciiTheme="minorHAnsi" w:hAnsiTheme="minorHAnsi" w:cstheme="minorHAnsi"/>
                <w:sz w:val="24"/>
                <w:szCs w:val="24"/>
              </w:rPr>
              <w:t>eliance</w:t>
            </w:r>
            <w:proofErr w:type="spellEnd"/>
            <w:r w:rsidR="00CF0931" w:rsidRPr="00636733">
              <w:rPr>
                <w:rFonts w:asciiTheme="minorHAnsi" w:hAnsiTheme="minorHAnsi" w:cstheme="minorHAnsi"/>
                <w:sz w:val="24"/>
                <w:szCs w:val="24"/>
              </w:rPr>
              <w:t xml:space="preserve"> Ltd</w:t>
            </w:r>
          </w:p>
        </w:tc>
        <w:tc>
          <w:tcPr>
            <w:tcW w:w="3006" w:type="dxa"/>
          </w:tcPr>
          <w:p w14:paraId="78EC6E52" w14:textId="7F40AF3F" w:rsidR="00CF0931" w:rsidRDefault="00CF0931"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r>
              <w:rPr>
                <w:rFonts w:asciiTheme="minorHAnsi" w:hAnsiTheme="minorHAnsi" w:cstheme="minorHAnsi"/>
                <w:sz w:val="24"/>
                <w:szCs w:val="24"/>
              </w:rPr>
              <w:t>Biosafety testing</w:t>
            </w:r>
          </w:p>
        </w:tc>
      </w:tr>
      <w:tr w:rsidR="00CF0931" w14:paraId="1D9F4A70" w14:textId="77777777" w:rsidTr="00CF0931">
        <w:tc>
          <w:tcPr>
            <w:tcW w:w="3005" w:type="dxa"/>
            <w:vMerge/>
          </w:tcPr>
          <w:p w14:paraId="2AECA359" w14:textId="77777777" w:rsidR="00CF0931" w:rsidRDefault="00CF0931"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p>
        </w:tc>
        <w:tc>
          <w:tcPr>
            <w:tcW w:w="3005" w:type="dxa"/>
          </w:tcPr>
          <w:p w14:paraId="5343630D" w14:textId="57F7D82E" w:rsidR="00CF0931" w:rsidRPr="00636733" w:rsidRDefault="00CF0931"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r w:rsidRPr="00636733">
              <w:rPr>
                <w:rFonts w:asciiTheme="minorHAnsi" w:hAnsiTheme="minorHAnsi" w:cstheme="minorHAnsi"/>
                <w:sz w:val="24"/>
                <w:szCs w:val="24"/>
              </w:rPr>
              <w:t>Symbiosis Pharmaceutical Services</w:t>
            </w:r>
          </w:p>
        </w:tc>
        <w:tc>
          <w:tcPr>
            <w:tcW w:w="3006" w:type="dxa"/>
          </w:tcPr>
          <w:p w14:paraId="5B3BBBC5" w14:textId="4D3CA4E7" w:rsidR="00CF0931" w:rsidRDefault="00CF0931"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r>
              <w:rPr>
                <w:rFonts w:asciiTheme="minorHAnsi" w:hAnsiTheme="minorHAnsi" w:cstheme="minorHAnsi"/>
                <w:sz w:val="24"/>
                <w:szCs w:val="24"/>
              </w:rPr>
              <w:t>Drug product testing</w:t>
            </w:r>
          </w:p>
        </w:tc>
      </w:tr>
      <w:tr w:rsidR="00CF0931" w14:paraId="77249162" w14:textId="77777777" w:rsidTr="00CF0931">
        <w:tc>
          <w:tcPr>
            <w:tcW w:w="3005" w:type="dxa"/>
            <w:vMerge/>
          </w:tcPr>
          <w:p w14:paraId="507BC3B1" w14:textId="77777777" w:rsidR="00CF0931" w:rsidRDefault="00CF0931"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p>
        </w:tc>
        <w:tc>
          <w:tcPr>
            <w:tcW w:w="3005" w:type="dxa"/>
          </w:tcPr>
          <w:p w14:paraId="370F338B" w14:textId="5A2D490E" w:rsidR="00CF0931" w:rsidRPr="00636733" w:rsidRDefault="00CF0931"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proofErr w:type="spellStart"/>
            <w:r>
              <w:rPr>
                <w:rFonts w:asciiTheme="minorHAnsi" w:hAnsiTheme="minorHAnsi" w:cstheme="minorHAnsi"/>
                <w:sz w:val="24"/>
                <w:szCs w:val="24"/>
              </w:rPr>
              <w:t>Medpace</w:t>
            </w:r>
            <w:proofErr w:type="spellEnd"/>
          </w:p>
        </w:tc>
        <w:tc>
          <w:tcPr>
            <w:tcW w:w="3006" w:type="dxa"/>
          </w:tcPr>
          <w:p w14:paraId="5D3937F5" w14:textId="165890F4" w:rsidR="00CF0931" w:rsidRDefault="00CF0931" w:rsidP="002D57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cstheme="minorHAnsi"/>
                <w:sz w:val="24"/>
                <w:szCs w:val="24"/>
              </w:rPr>
            </w:pPr>
            <w:r>
              <w:rPr>
                <w:rFonts w:asciiTheme="minorHAnsi" w:hAnsiTheme="minorHAnsi" w:cstheme="minorHAnsi"/>
                <w:sz w:val="24"/>
                <w:szCs w:val="24"/>
              </w:rPr>
              <w:t>Biosafety testing</w:t>
            </w:r>
          </w:p>
        </w:tc>
      </w:tr>
    </w:tbl>
    <w:p w14:paraId="118E5A47" w14:textId="77777777" w:rsidR="003A61E7" w:rsidRDefault="003A61E7" w:rsidP="002D57AD">
      <w:pPr>
        <w:pStyle w:val="Body"/>
        <w:rPr>
          <w:rFonts w:asciiTheme="minorHAnsi" w:hAnsiTheme="minorHAnsi" w:cstheme="minorHAnsi"/>
          <w:sz w:val="24"/>
          <w:szCs w:val="24"/>
        </w:rPr>
      </w:pPr>
    </w:p>
    <w:p w14:paraId="5AEB4A25" w14:textId="1B4A0EC8" w:rsidR="0079335A" w:rsidRPr="0079335A" w:rsidRDefault="00B51D75" w:rsidP="00017EBF">
      <w:pPr>
        <w:pStyle w:val="Body"/>
        <w:rPr>
          <w:rFonts w:ascii="Calibri" w:eastAsia="Calibri" w:hAnsi="Calibri" w:cs="Calibri"/>
          <w:sz w:val="24"/>
          <w:szCs w:val="24"/>
        </w:rPr>
      </w:pPr>
      <w:r>
        <w:rPr>
          <w:rFonts w:asciiTheme="minorHAnsi" w:hAnsiTheme="minorHAnsi" w:cstheme="minorHAnsi"/>
          <w:sz w:val="24"/>
          <w:szCs w:val="24"/>
        </w:rPr>
        <w:t>W</w:t>
      </w:r>
      <w:r w:rsidR="002D57AD" w:rsidRPr="002D57AD">
        <w:rPr>
          <w:rFonts w:asciiTheme="minorHAnsi" w:hAnsiTheme="minorHAnsi" w:cstheme="minorHAnsi"/>
          <w:sz w:val="24"/>
          <w:szCs w:val="24"/>
        </w:rPr>
        <w:t>ith the experience I will gain through this fellowship I believe I will be</w:t>
      </w:r>
      <w:r>
        <w:rPr>
          <w:rFonts w:asciiTheme="minorHAnsi" w:hAnsiTheme="minorHAnsi" w:cstheme="minorHAnsi"/>
          <w:sz w:val="24"/>
          <w:szCs w:val="24"/>
        </w:rPr>
        <w:t>come</w:t>
      </w:r>
      <w:r w:rsidR="002D57AD" w:rsidRPr="002D57AD">
        <w:rPr>
          <w:rFonts w:asciiTheme="minorHAnsi" w:hAnsiTheme="minorHAnsi" w:cstheme="minorHAnsi"/>
          <w:sz w:val="24"/>
          <w:szCs w:val="24"/>
        </w:rPr>
        <w:t xml:space="preserve"> a highly desirable candidate for future employment due to the high quality </w:t>
      </w:r>
      <w:r>
        <w:rPr>
          <w:rFonts w:asciiTheme="minorHAnsi" w:hAnsiTheme="minorHAnsi" w:cstheme="minorHAnsi"/>
          <w:sz w:val="24"/>
          <w:szCs w:val="24"/>
        </w:rPr>
        <w:t>and</w:t>
      </w:r>
      <w:r w:rsidR="002D57AD" w:rsidRPr="002D57AD">
        <w:rPr>
          <w:rFonts w:asciiTheme="minorHAnsi" w:hAnsiTheme="minorHAnsi" w:cstheme="minorHAnsi"/>
          <w:sz w:val="24"/>
          <w:szCs w:val="24"/>
        </w:rPr>
        <w:t xml:space="preserve"> world class resources available to me at </w:t>
      </w:r>
      <w:r>
        <w:rPr>
          <w:rFonts w:asciiTheme="minorHAnsi" w:hAnsiTheme="minorHAnsi" w:cstheme="minorHAnsi"/>
          <w:sz w:val="24"/>
          <w:szCs w:val="24"/>
        </w:rPr>
        <w:t xml:space="preserve">the University of </w:t>
      </w:r>
      <w:r w:rsidR="002D57AD" w:rsidRPr="002D57AD">
        <w:rPr>
          <w:rFonts w:asciiTheme="minorHAnsi" w:hAnsiTheme="minorHAnsi" w:cstheme="minorHAnsi"/>
          <w:sz w:val="24"/>
          <w:szCs w:val="24"/>
        </w:rPr>
        <w:t xml:space="preserve">Edinburgh. </w:t>
      </w:r>
    </w:p>
    <w:p w14:paraId="215CD3FE" w14:textId="77777777" w:rsidR="00017EBF" w:rsidRDefault="00017EBF" w:rsidP="00C21489">
      <w:pPr>
        <w:pBdr>
          <w:top w:val="nil"/>
          <w:left w:val="nil"/>
          <w:bottom w:val="nil"/>
          <w:right w:val="nil"/>
          <w:between w:val="nil"/>
          <w:bar w:val="nil"/>
        </w:pBdr>
        <w:spacing w:line="276" w:lineRule="auto"/>
        <w:rPr>
          <w:rFonts w:ascii="Calibri" w:eastAsia="Arial Unicode MS" w:hAnsi="Calibri" w:cs="Calibri"/>
          <w:sz w:val="24"/>
          <w:szCs w:val="24"/>
          <w:bdr w:val="nil"/>
          <w:lang w:val="en-US"/>
        </w:rPr>
      </w:pPr>
    </w:p>
    <w:p w14:paraId="0C607A17" w14:textId="77777777" w:rsidR="0006730B" w:rsidRDefault="0006730B" w:rsidP="00C21489">
      <w:pPr>
        <w:pBdr>
          <w:top w:val="nil"/>
          <w:left w:val="nil"/>
          <w:bottom w:val="nil"/>
          <w:right w:val="nil"/>
          <w:between w:val="nil"/>
          <w:bar w:val="nil"/>
        </w:pBdr>
        <w:spacing w:line="276" w:lineRule="auto"/>
        <w:rPr>
          <w:rFonts w:ascii="Calibri" w:eastAsia="Arial Unicode MS" w:hAnsi="Calibri" w:cs="Calibri"/>
          <w:sz w:val="24"/>
          <w:szCs w:val="24"/>
          <w:bdr w:val="nil"/>
          <w:lang w:val="en-US"/>
        </w:rPr>
      </w:pPr>
    </w:p>
    <w:p w14:paraId="6C387F52" w14:textId="77777777" w:rsidR="0006730B" w:rsidRDefault="0006730B" w:rsidP="00C21489">
      <w:pPr>
        <w:pBdr>
          <w:top w:val="nil"/>
          <w:left w:val="nil"/>
          <w:bottom w:val="nil"/>
          <w:right w:val="nil"/>
          <w:between w:val="nil"/>
          <w:bar w:val="nil"/>
        </w:pBdr>
        <w:spacing w:line="276" w:lineRule="auto"/>
        <w:rPr>
          <w:rFonts w:ascii="Calibri" w:eastAsia="Arial Unicode MS" w:hAnsi="Calibri" w:cs="Calibri"/>
          <w:sz w:val="24"/>
          <w:szCs w:val="24"/>
          <w:bdr w:val="nil"/>
          <w:lang w:val="en-US"/>
        </w:rPr>
      </w:pPr>
    </w:p>
    <w:p w14:paraId="5BF4143F" w14:textId="77777777" w:rsidR="0006730B" w:rsidRDefault="0006730B" w:rsidP="00C21489">
      <w:pPr>
        <w:pBdr>
          <w:top w:val="nil"/>
          <w:left w:val="nil"/>
          <w:bottom w:val="nil"/>
          <w:right w:val="nil"/>
          <w:between w:val="nil"/>
          <w:bar w:val="nil"/>
        </w:pBdr>
        <w:spacing w:line="276" w:lineRule="auto"/>
        <w:rPr>
          <w:rFonts w:ascii="Calibri" w:eastAsia="Arial Unicode MS" w:hAnsi="Calibri" w:cs="Calibri"/>
          <w:sz w:val="24"/>
          <w:szCs w:val="24"/>
          <w:bdr w:val="nil"/>
          <w:lang w:val="en-US"/>
        </w:rPr>
      </w:pPr>
    </w:p>
    <w:p w14:paraId="4EC9B751" w14:textId="527FD86D" w:rsidR="0079335A" w:rsidRDefault="00C21489" w:rsidP="00C21489">
      <w:pPr>
        <w:pBdr>
          <w:top w:val="nil"/>
          <w:left w:val="nil"/>
          <w:bottom w:val="nil"/>
          <w:right w:val="nil"/>
          <w:between w:val="nil"/>
          <w:bar w:val="nil"/>
        </w:pBdr>
        <w:spacing w:line="276" w:lineRule="auto"/>
      </w:pPr>
      <w:r>
        <w:rPr>
          <w:rFonts w:ascii="Calibri" w:eastAsia="Arial Unicode MS" w:hAnsi="Calibri" w:cs="Calibri"/>
          <w:sz w:val="24"/>
          <w:szCs w:val="24"/>
          <w:bdr w:val="nil"/>
          <w:lang w:val="en-US"/>
        </w:rPr>
        <w:t xml:space="preserve">Word count: </w:t>
      </w:r>
      <w:r w:rsidR="00962B2C">
        <w:rPr>
          <w:rFonts w:ascii="Calibri" w:eastAsia="Arial Unicode MS" w:hAnsi="Calibri" w:cs="Calibri"/>
          <w:sz w:val="24"/>
          <w:szCs w:val="24"/>
          <w:bdr w:val="nil"/>
          <w:lang w:val="en-US"/>
        </w:rPr>
        <w:t>413</w:t>
      </w:r>
      <w:r w:rsidR="002D57AD">
        <w:rPr>
          <w:rFonts w:ascii="Calibri" w:eastAsia="Arial Unicode MS" w:hAnsi="Calibri" w:cs="Calibri"/>
          <w:sz w:val="24"/>
          <w:szCs w:val="24"/>
          <w:bdr w:val="nil"/>
          <w:lang w:val="en-US"/>
        </w:rPr>
        <w:t>/400</w:t>
      </w:r>
    </w:p>
    <w:sectPr w:rsidR="0079335A" w:rsidSect="00665FFF">
      <w:pgSz w:w="11906" w:h="16838"/>
      <w:pgMar w:top="142" w:right="1440" w:bottom="1440" w:left="1440"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50" w:author="Edward Wallace" w:date="2019-04-29T23:20:00Z" w:initials="EW">
    <w:p w14:paraId="11C58DFB" w14:textId="2727A7AE" w:rsidR="003E15BD" w:rsidRDefault="003E15BD">
      <w:pPr>
        <w:pStyle w:val="CommentText"/>
      </w:pPr>
      <w:r>
        <w:rPr>
          <w:rStyle w:val="CommentReference"/>
        </w:rPr>
        <w:annotationRef/>
      </w:r>
      <w:r>
        <w:t>I think everything we do will be strand-specific.</w:t>
      </w:r>
    </w:p>
  </w:comment>
  <w:comment w:id="60" w:author="Edward Wallace" w:date="2019-04-29T23:22:00Z" w:initials="EW">
    <w:p w14:paraId="65761669" w14:textId="4ABEB091" w:rsidR="003E15BD" w:rsidRDefault="003E15BD">
      <w:pPr>
        <w:pStyle w:val="CommentText"/>
      </w:pPr>
      <w:r>
        <w:rPr>
          <w:rStyle w:val="CommentReference"/>
        </w:rPr>
        <w:annotationRef/>
      </w:r>
      <w:r>
        <w:t>In my opinion…</w:t>
      </w:r>
    </w:p>
  </w:comment>
  <w:comment w:id="61" w:author="Edward Wallace" w:date="2019-04-29T23:23:00Z" w:initials="EW">
    <w:p w14:paraId="19610D83" w14:textId="697F21E4" w:rsidR="003E15BD" w:rsidRDefault="003E15BD">
      <w:pPr>
        <w:pStyle w:val="CommentText"/>
      </w:pPr>
      <w:r>
        <w:rPr>
          <w:rStyle w:val="CommentReference"/>
        </w:rPr>
        <w:annotationRef/>
      </w:r>
      <w:r>
        <w:t>I find it more interesting to say: there are millions of species of fungi and yet only a tiny fraction can infect humans, what makes Cryptococcus special? (Because many fungi can grow at 37C yet not infect people, e.g. cerevisiae. but perhaps that distinction is too subtle)</w:t>
      </w:r>
    </w:p>
  </w:comment>
  <w:comment w:id="73" w:author="Edward Wallace" w:date="2019-04-29T23:29:00Z" w:initials="EW">
    <w:p w14:paraId="5758AAE5" w14:textId="06BDD06C" w:rsidR="003E15BD" w:rsidRDefault="003E15BD">
      <w:pPr>
        <w:pStyle w:val="CommentText"/>
      </w:pPr>
      <w:r>
        <w:rPr>
          <w:rStyle w:val="CommentReference"/>
        </w:rPr>
        <w:annotationRef/>
      </w:r>
      <w:r>
        <w:t>I now think that we need to use DoE (“Design of Experiments”) techniques to properly test combinatorial space here. But maybe not needed to rewrite that this week!</w:t>
      </w:r>
    </w:p>
  </w:comment>
  <w:comment w:id="75" w:author="Edward Wallace" w:date="2019-04-30T07:48:00Z" w:initials="EW">
    <w:p w14:paraId="4D3B45B1" w14:textId="678E9B71" w:rsidR="003E15BD" w:rsidRDefault="003E15BD">
      <w:pPr>
        <w:pStyle w:val="CommentText"/>
      </w:pPr>
      <w:r>
        <w:rPr>
          <w:rStyle w:val="CommentReference"/>
        </w:rPr>
        <w:annotationRef/>
      </w:r>
      <w:r>
        <w:t>I don’t think we know anything about fungal-bacterial interactions in healthy people either! Can we say: “cross-species interactions are important for disease progression”?</w:t>
      </w:r>
    </w:p>
  </w:comment>
  <w:comment w:id="77" w:author="Edward Wallace" w:date="2019-04-29T23:30:00Z" w:initials="EW">
    <w:p w14:paraId="2AE381E2" w14:textId="10E8E6DC" w:rsidR="003E15BD" w:rsidRDefault="003E15BD" w:rsidP="00A03947">
      <w:pPr>
        <w:pStyle w:val="CommentText"/>
      </w:pPr>
      <w:r>
        <w:rPr>
          <w:rStyle w:val="CommentReference"/>
        </w:rPr>
        <w:annotationRef/>
      </w:r>
      <w:r>
        <w:t xml:space="preserve">I actually don’t know references for this beyond Titanization. Simpler to give example “LPS is routinely used to stimulate a response </w:t>
      </w:r>
      <w:proofErr w:type="spellStart"/>
      <w:r>
        <w:t xml:space="preserve">fro </w:t>
      </w:r>
      <w:bookmarkStart w:id="79" w:name="_GoBack"/>
      <w:bookmarkEnd w:id="79"/>
      <w:r>
        <w:t>m</w:t>
      </w:r>
      <w:proofErr w:type="spellEnd"/>
      <w:r>
        <w:t xml:space="preserve"> animal immune cells, but we have now idea how Cryptococcus responds to this ubiquitous signal of nearby gram-negative bacteria”</w:t>
      </w:r>
    </w:p>
  </w:comment>
  <w:comment w:id="104" w:author="Edward Wallace" w:date="2019-04-30T07:42:00Z" w:initials="EW">
    <w:p w14:paraId="228AA4F8" w14:textId="064E39E6" w:rsidR="003E15BD" w:rsidRDefault="003E15BD">
      <w:pPr>
        <w:pStyle w:val="CommentText"/>
      </w:pPr>
      <w:r>
        <w:rPr>
          <w:rStyle w:val="CommentReference"/>
        </w:rPr>
        <w:annotationRef/>
      </w:r>
      <w:r>
        <w:t>Put this first!</w:t>
      </w:r>
    </w:p>
  </w:comment>
  <w:comment w:id="202" w:author="Edward Wallace" w:date="2019-04-30T14:27:00Z" w:initials="EW">
    <w:p w14:paraId="0384AE5D" w14:textId="77777777" w:rsidR="003E15BD" w:rsidRPr="00E64039" w:rsidRDefault="003E15BD" w:rsidP="00E64039">
      <w:pPr>
        <w:pStyle w:val="Heading1"/>
        <w:shd w:val="clear" w:color="auto" w:fill="FFFFFF"/>
        <w:spacing w:before="0" w:beforeAutospacing="0" w:after="135" w:afterAutospacing="0" w:line="405" w:lineRule="atLeast"/>
        <w:rPr>
          <w:rFonts w:ascii="Helvetica" w:hAnsi="Helvetica"/>
          <w:color w:val="202020"/>
          <w:sz w:val="39"/>
          <w:szCs w:val="39"/>
        </w:rPr>
      </w:pPr>
      <w:r>
        <w:rPr>
          <w:rStyle w:val="CommentReference"/>
        </w:rPr>
        <w:annotationRef/>
      </w:r>
      <w:r w:rsidRPr="00E64039">
        <w:rPr>
          <w:rFonts w:ascii="Helvetica" w:hAnsi="Helvetica"/>
          <w:color w:val="202020"/>
          <w:sz w:val="39"/>
          <w:szCs w:val="39"/>
        </w:rPr>
        <w:t>A Genomic Safe Haven for Mutant Complementation in </w:t>
      </w:r>
      <w:r w:rsidRPr="00E64039">
        <w:rPr>
          <w:rFonts w:ascii="Helvetica" w:hAnsi="Helvetica"/>
          <w:i/>
          <w:iCs/>
          <w:color w:val="202020"/>
          <w:sz w:val="39"/>
          <w:szCs w:val="39"/>
        </w:rPr>
        <w:t>Cryptococcus neoformans</w:t>
      </w:r>
    </w:p>
    <w:p w14:paraId="1421D405" w14:textId="77777777" w:rsidR="003E15BD" w:rsidRPr="00E64039" w:rsidRDefault="003E15BD" w:rsidP="00E64039">
      <w:pPr>
        <w:numPr>
          <w:ilvl w:val="0"/>
          <w:numId w:val="30"/>
        </w:numPr>
        <w:shd w:val="clear" w:color="auto" w:fill="FFFFFF"/>
        <w:spacing w:after="0" w:line="240" w:lineRule="auto"/>
        <w:ind w:left="675"/>
        <w:rPr>
          <w:rFonts w:ascii="inherit" w:eastAsia="Times New Roman" w:hAnsi="inherit" w:cs="Times New Roman"/>
          <w:color w:val="606060"/>
          <w:sz w:val="20"/>
          <w:szCs w:val="20"/>
        </w:rPr>
      </w:pPr>
      <w:r w:rsidRPr="00E64039">
        <w:rPr>
          <w:rFonts w:ascii="inherit" w:eastAsia="Times New Roman" w:hAnsi="inherit" w:cs="Times New Roman"/>
          <w:color w:val="606060"/>
          <w:sz w:val="20"/>
          <w:szCs w:val="20"/>
        </w:rPr>
        <w:t>Samantha D. M. Arras,</w:t>
      </w:r>
    </w:p>
    <w:p w14:paraId="70CF7A10" w14:textId="77777777" w:rsidR="003E15BD" w:rsidRPr="00E64039" w:rsidRDefault="003E15BD" w:rsidP="00E64039">
      <w:pPr>
        <w:numPr>
          <w:ilvl w:val="0"/>
          <w:numId w:val="30"/>
        </w:numPr>
        <w:shd w:val="clear" w:color="auto" w:fill="FFFFFF"/>
        <w:spacing w:after="0" w:line="240" w:lineRule="auto"/>
        <w:ind w:left="675"/>
        <w:rPr>
          <w:rFonts w:ascii="inherit" w:eastAsia="Times New Roman" w:hAnsi="inherit" w:cs="Times New Roman"/>
          <w:color w:val="606060"/>
          <w:sz w:val="20"/>
          <w:szCs w:val="20"/>
        </w:rPr>
      </w:pPr>
      <w:r w:rsidRPr="00E64039">
        <w:rPr>
          <w:rFonts w:ascii="inherit" w:eastAsia="Times New Roman" w:hAnsi="inherit" w:cs="Times New Roman"/>
          <w:color w:val="606060"/>
          <w:sz w:val="20"/>
          <w:szCs w:val="20"/>
        </w:rPr>
        <w:t>Jessica L. Chitty,</w:t>
      </w:r>
    </w:p>
    <w:p w14:paraId="628AA522" w14:textId="77777777" w:rsidR="003E15BD" w:rsidRPr="00E64039" w:rsidRDefault="003E15BD" w:rsidP="00E64039">
      <w:pPr>
        <w:numPr>
          <w:ilvl w:val="0"/>
          <w:numId w:val="30"/>
        </w:numPr>
        <w:shd w:val="clear" w:color="auto" w:fill="FFFFFF"/>
        <w:spacing w:after="0" w:line="240" w:lineRule="auto"/>
        <w:ind w:left="675"/>
        <w:rPr>
          <w:rFonts w:ascii="inherit" w:eastAsia="Times New Roman" w:hAnsi="inherit" w:cs="Times New Roman"/>
          <w:color w:val="606060"/>
          <w:sz w:val="20"/>
          <w:szCs w:val="20"/>
        </w:rPr>
      </w:pPr>
      <w:r w:rsidRPr="00E64039">
        <w:rPr>
          <w:rFonts w:ascii="inherit" w:eastAsia="Times New Roman" w:hAnsi="inherit" w:cs="Times New Roman"/>
          <w:color w:val="606060"/>
          <w:sz w:val="20"/>
          <w:szCs w:val="20"/>
        </w:rPr>
        <w:t>Kirsten L. Blake,</w:t>
      </w:r>
    </w:p>
    <w:p w14:paraId="7BEDE3C9" w14:textId="77777777" w:rsidR="003E15BD" w:rsidRPr="00E64039" w:rsidRDefault="003E15BD" w:rsidP="00E64039">
      <w:pPr>
        <w:numPr>
          <w:ilvl w:val="0"/>
          <w:numId w:val="30"/>
        </w:numPr>
        <w:shd w:val="clear" w:color="auto" w:fill="FFFFFF"/>
        <w:spacing w:after="0" w:line="240" w:lineRule="auto"/>
        <w:ind w:left="675"/>
        <w:rPr>
          <w:rFonts w:ascii="inherit" w:eastAsia="Times New Roman" w:hAnsi="inherit" w:cs="Times New Roman"/>
          <w:color w:val="606060"/>
          <w:sz w:val="20"/>
          <w:szCs w:val="20"/>
        </w:rPr>
      </w:pPr>
      <w:r w:rsidRPr="00E64039">
        <w:rPr>
          <w:rFonts w:ascii="inherit" w:eastAsia="Times New Roman" w:hAnsi="inherit" w:cs="Times New Roman"/>
          <w:color w:val="606060"/>
          <w:sz w:val="20"/>
          <w:szCs w:val="20"/>
        </w:rPr>
        <w:t>Benjamin L. Schulz,</w:t>
      </w:r>
    </w:p>
    <w:p w14:paraId="70489F6F" w14:textId="77777777" w:rsidR="003E15BD" w:rsidRPr="00E64039" w:rsidRDefault="003E15BD" w:rsidP="00E64039">
      <w:pPr>
        <w:numPr>
          <w:ilvl w:val="0"/>
          <w:numId w:val="30"/>
        </w:numPr>
        <w:shd w:val="clear" w:color="auto" w:fill="FFFFFF"/>
        <w:spacing w:after="0" w:line="240" w:lineRule="auto"/>
        <w:ind w:left="675"/>
        <w:rPr>
          <w:rFonts w:ascii="inherit" w:eastAsia="Times New Roman" w:hAnsi="inherit" w:cs="Times New Roman"/>
          <w:color w:val="606060"/>
          <w:sz w:val="20"/>
          <w:szCs w:val="20"/>
        </w:rPr>
      </w:pPr>
      <w:r w:rsidRPr="00E64039">
        <w:rPr>
          <w:rFonts w:ascii="inherit" w:eastAsia="Times New Roman" w:hAnsi="inherit" w:cs="Times New Roman"/>
          <w:color w:val="606060"/>
          <w:sz w:val="20"/>
          <w:szCs w:val="20"/>
        </w:rPr>
        <w:t>James A. Fraser </w:t>
      </w:r>
    </w:p>
    <w:p w14:paraId="2D196AA0" w14:textId="77777777" w:rsidR="003E15BD" w:rsidRPr="00E64039" w:rsidRDefault="003E15BD" w:rsidP="00E64039">
      <w:pPr>
        <w:numPr>
          <w:ilvl w:val="0"/>
          <w:numId w:val="31"/>
        </w:numPr>
        <w:shd w:val="clear" w:color="auto" w:fill="FFFFFF"/>
        <w:spacing w:after="0" w:line="240" w:lineRule="auto"/>
        <w:ind w:left="0"/>
        <w:rPr>
          <w:rFonts w:ascii="inherit" w:eastAsia="Times New Roman" w:hAnsi="inherit" w:cs="Times New Roman"/>
          <w:color w:val="202020"/>
          <w:sz w:val="24"/>
          <w:szCs w:val="24"/>
        </w:rPr>
      </w:pPr>
    </w:p>
    <w:p w14:paraId="431C34FF" w14:textId="77777777" w:rsidR="003E15BD" w:rsidRPr="00E64039" w:rsidRDefault="003E15BD" w:rsidP="00E64039">
      <w:pPr>
        <w:numPr>
          <w:ilvl w:val="0"/>
          <w:numId w:val="31"/>
        </w:numPr>
        <w:shd w:val="clear" w:color="auto" w:fill="FFFFFF"/>
        <w:spacing w:after="0" w:line="240" w:lineRule="auto"/>
        <w:ind w:left="0"/>
        <w:rPr>
          <w:rFonts w:ascii="inherit" w:eastAsia="Times New Roman" w:hAnsi="inherit" w:cs="Times New Roman"/>
          <w:color w:val="202020"/>
          <w:sz w:val="24"/>
          <w:szCs w:val="24"/>
        </w:rPr>
      </w:pPr>
    </w:p>
    <w:p w14:paraId="2C29EF4F" w14:textId="77777777" w:rsidR="003E15BD" w:rsidRPr="00E64039" w:rsidRDefault="003E15BD" w:rsidP="00E64039">
      <w:pPr>
        <w:numPr>
          <w:ilvl w:val="0"/>
          <w:numId w:val="31"/>
        </w:numPr>
        <w:shd w:val="clear" w:color="auto" w:fill="FFFFFF"/>
        <w:spacing w:after="0" w:line="240" w:lineRule="auto"/>
        <w:ind w:left="0"/>
        <w:rPr>
          <w:rFonts w:ascii="inherit" w:eastAsia="Times New Roman" w:hAnsi="inherit" w:cs="Times New Roman"/>
          <w:color w:val="202020"/>
          <w:sz w:val="24"/>
          <w:szCs w:val="24"/>
        </w:rPr>
      </w:pPr>
    </w:p>
    <w:p w14:paraId="5FCE66EA" w14:textId="77777777" w:rsidR="003E15BD" w:rsidRPr="00E64039" w:rsidRDefault="003E15BD" w:rsidP="00E64039">
      <w:pPr>
        <w:numPr>
          <w:ilvl w:val="0"/>
          <w:numId w:val="31"/>
        </w:numPr>
        <w:shd w:val="clear" w:color="auto" w:fill="FFFFFF"/>
        <w:spacing w:after="0" w:line="240" w:lineRule="auto"/>
        <w:ind w:left="0"/>
        <w:rPr>
          <w:rFonts w:ascii="inherit" w:eastAsia="Times New Roman" w:hAnsi="inherit" w:cs="Times New Roman"/>
          <w:color w:val="202020"/>
          <w:sz w:val="24"/>
          <w:szCs w:val="24"/>
        </w:rPr>
      </w:pPr>
    </w:p>
    <w:p w14:paraId="0C4F0836" w14:textId="77777777" w:rsidR="003E15BD" w:rsidRPr="00E64039" w:rsidRDefault="003E15BD" w:rsidP="00E64039">
      <w:pPr>
        <w:numPr>
          <w:ilvl w:val="0"/>
          <w:numId w:val="31"/>
        </w:numPr>
        <w:shd w:val="clear" w:color="auto" w:fill="FFFFFF"/>
        <w:spacing w:after="0" w:line="240" w:lineRule="auto"/>
        <w:ind w:left="0"/>
        <w:rPr>
          <w:rFonts w:ascii="inherit" w:eastAsia="Times New Roman" w:hAnsi="inherit" w:cs="Times New Roman"/>
          <w:color w:val="202020"/>
          <w:sz w:val="24"/>
          <w:szCs w:val="24"/>
        </w:rPr>
      </w:pPr>
    </w:p>
    <w:p w14:paraId="4EFAB3FE" w14:textId="0F086F93" w:rsidR="003E15BD" w:rsidRPr="00E64039" w:rsidRDefault="003E15BD" w:rsidP="00E64039">
      <w:pPr>
        <w:shd w:val="clear" w:color="auto" w:fill="FFFFFF"/>
        <w:spacing w:after="0" w:line="240" w:lineRule="auto"/>
        <w:rPr>
          <w:rFonts w:ascii="Helvetica" w:eastAsia="Times New Roman" w:hAnsi="Helvetica" w:cs="Times New Roman"/>
          <w:color w:val="202020"/>
          <w:sz w:val="24"/>
          <w:szCs w:val="24"/>
        </w:rPr>
      </w:pPr>
      <w:r w:rsidRPr="00E64039">
        <w:rPr>
          <w:rFonts w:ascii="Helvetica" w:eastAsia="Times New Roman" w:hAnsi="Helvetica" w:cs="Times New Roman"/>
          <w:color w:val="202020"/>
          <w:sz w:val="24"/>
          <w:szCs w:val="24"/>
        </w:rPr>
        <w:fldChar w:fldCharType="begin"/>
      </w:r>
      <w:r w:rsidRPr="00E64039">
        <w:rPr>
          <w:rFonts w:ascii="Helvetica" w:eastAsia="Times New Roman" w:hAnsi="Helvetica" w:cs="Times New Roman"/>
          <w:color w:val="202020"/>
          <w:sz w:val="24"/>
          <w:szCs w:val="24"/>
        </w:rPr>
        <w:instrText xml:space="preserve"> INCLUDEPICTURE "https://journals.plos.org/plosone/resource/img/logo.plos.95.png" \* MERGEFORMATINET </w:instrText>
      </w:r>
      <w:r w:rsidRPr="00E64039">
        <w:rPr>
          <w:rFonts w:ascii="Helvetica" w:eastAsia="Times New Roman" w:hAnsi="Helvetica" w:cs="Times New Roman"/>
          <w:color w:val="202020"/>
          <w:sz w:val="24"/>
          <w:szCs w:val="24"/>
        </w:rPr>
        <w:fldChar w:fldCharType="separate"/>
      </w:r>
      <w:r w:rsidRPr="00E64039">
        <w:rPr>
          <w:rFonts w:ascii="Helvetica" w:eastAsia="Times New Roman" w:hAnsi="Helvetica" w:cs="Times New Roman"/>
          <w:noProof/>
          <w:color w:val="202020"/>
          <w:sz w:val="24"/>
          <w:szCs w:val="24"/>
          <w:lang w:eastAsia="en-GB"/>
        </w:rPr>
        <w:drawing>
          <wp:inline distT="0" distB="0" distL="0" distR="0" wp14:anchorId="306DE8B1" wp14:editId="42B403F4">
            <wp:extent cx="1207135" cy="381635"/>
            <wp:effectExtent l="0" t="0" r="0" b="0"/>
            <wp:docPr id="6" name="Picture 6" descr="PL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LO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07135" cy="381635"/>
                    </a:xfrm>
                    <a:prstGeom prst="rect">
                      <a:avLst/>
                    </a:prstGeom>
                    <a:noFill/>
                    <a:ln>
                      <a:noFill/>
                    </a:ln>
                  </pic:spPr>
                </pic:pic>
              </a:graphicData>
            </a:graphic>
          </wp:inline>
        </w:drawing>
      </w:r>
      <w:r w:rsidRPr="00E64039">
        <w:rPr>
          <w:rFonts w:ascii="Helvetica" w:eastAsia="Times New Roman" w:hAnsi="Helvetica" w:cs="Times New Roman"/>
          <w:color w:val="202020"/>
          <w:sz w:val="24"/>
          <w:szCs w:val="24"/>
        </w:rPr>
        <w:fldChar w:fldCharType="end"/>
      </w:r>
    </w:p>
    <w:p w14:paraId="02D7EFD8" w14:textId="77777777" w:rsidR="003E15BD" w:rsidRPr="00E64039" w:rsidRDefault="003E15BD" w:rsidP="00E64039">
      <w:pPr>
        <w:numPr>
          <w:ilvl w:val="0"/>
          <w:numId w:val="32"/>
        </w:numPr>
        <w:shd w:val="clear" w:color="auto" w:fill="FFFFFF"/>
        <w:spacing w:before="100" w:beforeAutospacing="1" w:after="100" w:afterAutospacing="1" w:line="240" w:lineRule="auto"/>
        <w:ind w:left="0"/>
        <w:rPr>
          <w:rFonts w:ascii="Helvetica" w:eastAsia="Times New Roman" w:hAnsi="Helvetica" w:cs="Times New Roman"/>
          <w:color w:val="606060"/>
          <w:sz w:val="20"/>
          <w:szCs w:val="20"/>
        </w:rPr>
      </w:pPr>
      <w:r w:rsidRPr="00E64039">
        <w:rPr>
          <w:rFonts w:ascii="Helvetica" w:eastAsia="Times New Roman" w:hAnsi="Helvetica" w:cs="Times New Roman"/>
          <w:color w:val="606060"/>
          <w:sz w:val="20"/>
          <w:szCs w:val="20"/>
        </w:rPr>
        <w:t>Published: April 9, 2015</w:t>
      </w:r>
    </w:p>
    <w:p w14:paraId="3118D968" w14:textId="77777777" w:rsidR="003E15BD" w:rsidRPr="00E64039" w:rsidRDefault="003E15BD" w:rsidP="00E64039">
      <w:pPr>
        <w:numPr>
          <w:ilvl w:val="0"/>
          <w:numId w:val="32"/>
        </w:numPr>
        <w:shd w:val="clear" w:color="auto" w:fill="FFFFFF"/>
        <w:spacing w:before="100" w:beforeAutospacing="1" w:after="100" w:afterAutospacing="1" w:line="240" w:lineRule="auto"/>
        <w:ind w:left="0"/>
        <w:rPr>
          <w:rFonts w:ascii="Helvetica" w:eastAsia="Times New Roman" w:hAnsi="Helvetica" w:cs="Times New Roman"/>
          <w:color w:val="606060"/>
          <w:sz w:val="20"/>
          <w:szCs w:val="20"/>
        </w:rPr>
      </w:pPr>
      <w:hyperlink r:id="rId2" w:history="1">
        <w:r w:rsidRPr="00E64039">
          <w:rPr>
            <w:rFonts w:ascii="Helvetica" w:eastAsia="Times New Roman" w:hAnsi="Helvetica" w:cs="Times New Roman"/>
            <w:color w:val="606060"/>
            <w:sz w:val="20"/>
            <w:szCs w:val="20"/>
            <w:u w:val="single"/>
          </w:rPr>
          <w:t>https://doi.org/10.1371/journal.pone.0122916</w:t>
        </w:r>
      </w:hyperlink>
    </w:p>
    <w:p w14:paraId="76A02C0F" w14:textId="77777777" w:rsidR="003E15BD" w:rsidRDefault="003E15BD" w:rsidP="00E64039">
      <w:pPr>
        <w:pStyle w:val="Heading1"/>
        <w:shd w:val="clear" w:color="auto" w:fill="FFFFFF"/>
        <w:spacing w:before="0" w:beforeAutospacing="0" w:after="135" w:afterAutospacing="0" w:line="405" w:lineRule="atLeast"/>
        <w:rPr>
          <w:rFonts w:ascii="Helvetica" w:hAnsi="Helvetica"/>
          <w:color w:val="202020"/>
          <w:sz w:val="39"/>
          <w:szCs w:val="39"/>
        </w:rPr>
      </w:pPr>
      <w:r>
        <w:rPr>
          <w:rFonts w:ascii="Helvetica" w:hAnsi="Helvetica"/>
          <w:color w:val="202020"/>
          <w:sz w:val="39"/>
          <w:szCs w:val="39"/>
        </w:rPr>
        <w:t>A Genomic Safe Haven for Mutant Complementation in </w:t>
      </w:r>
      <w:r>
        <w:rPr>
          <w:rFonts w:ascii="Helvetica" w:hAnsi="Helvetica"/>
          <w:i/>
          <w:iCs/>
          <w:color w:val="202020"/>
          <w:sz w:val="39"/>
          <w:szCs w:val="39"/>
        </w:rPr>
        <w:t>Cryptococcus neoformans</w:t>
      </w:r>
    </w:p>
    <w:p w14:paraId="79C72073" w14:textId="77777777" w:rsidR="003E15BD" w:rsidRDefault="003E15BD" w:rsidP="00E64039">
      <w:pPr>
        <w:numPr>
          <w:ilvl w:val="0"/>
          <w:numId w:val="33"/>
        </w:numPr>
        <w:shd w:val="clear" w:color="auto" w:fill="FFFFFF"/>
        <w:spacing w:after="0" w:line="240" w:lineRule="auto"/>
        <w:ind w:left="675"/>
        <w:rPr>
          <w:rFonts w:ascii="inherit" w:hAnsi="inherit"/>
          <w:color w:val="606060"/>
          <w:sz w:val="20"/>
          <w:szCs w:val="20"/>
        </w:rPr>
      </w:pPr>
      <w:r>
        <w:rPr>
          <w:rFonts w:ascii="inherit" w:hAnsi="inherit"/>
          <w:color w:val="606060"/>
          <w:sz w:val="20"/>
          <w:szCs w:val="20"/>
        </w:rPr>
        <w:t>Samantha D. M. Arras,</w:t>
      </w:r>
    </w:p>
    <w:p w14:paraId="6734D648" w14:textId="77777777" w:rsidR="003E15BD" w:rsidRDefault="003E15BD" w:rsidP="00E64039">
      <w:pPr>
        <w:numPr>
          <w:ilvl w:val="0"/>
          <w:numId w:val="33"/>
        </w:numPr>
        <w:shd w:val="clear" w:color="auto" w:fill="FFFFFF"/>
        <w:spacing w:after="0" w:line="240" w:lineRule="auto"/>
        <w:ind w:left="675"/>
        <w:rPr>
          <w:rFonts w:ascii="inherit" w:hAnsi="inherit"/>
          <w:color w:val="606060"/>
          <w:sz w:val="20"/>
          <w:szCs w:val="20"/>
        </w:rPr>
      </w:pPr>
      <w:r>
        <w:rPr>
          <w:rFonts w:ascii="inherit" w:hAnsi="inherit"/>
          <w:color w:val="606060"/>
          <w:sz w:val="20"/>
          <w:szCs w:val="20"/>
        </w:rPr>
        <w:t>Jessica L. Chitty,</w:t>
      </w:r>
    </w:p>
    <w:p w14:paraId="710D87C2" w14:textId="77777777" w:rsidR="003E15BD" w:rsidRDefault="003E15BD" w:rsidP="00E64039">
      <w:pPr>
        <w:numPr>
          <w:ilvl w:val="0"/>
          <w:numId w:val="33"/>
        </w:numPr>
        <w:shd w:val="clear" w:color="auto" w:fill="FFFFFF"/>
        <w:spacing w:after="0" w:line="240" w:lineRule="auto"/>
        <w:ind w:left="675"/>
        <w:rPr>
          <w:rFonts w:ascii="inherit" w:hAnsi="inherit"/>
          <w:color w:val="606060"/>
          <w:sz w:val="20"/>
          <w:szCs w:val="20"/>
        </w:rPr>
      </w:pPr>
      <w:r>
        <w:rPr>
          <w:rFonts w:ascii="inherit" w:hAnsi="inherit"/>
          <w:color w:val="606060"/>
          <w:sz w:val="20"/>
          <w:szCs w:val="20"/>
        </w:rPr>
        <w:t>Kirsten L. Blake,</w:t>
      </w:r>
    </w:p>
    <w:p w14:paraId="2F1E0421" w14:textId="77777777" w:rsidR="003E15BD" w:rsidRDefault="003E15BD" w:rsidP="00E64039">
      <w:pPr>
        <w:numPr>
          <w:ilvl w:val="0"/>
          <w:numId w:val="33"/>
        </w:numPr>
        <w:shd w:val="clear" w:color="auto" w:fill="FFFFFF"/>
        <w:spacing w:after="0" w:line="240" w:lineRule="auto"/>
        <w:ind w:left="675"/>
        <w:rPr>
          <w:rFonts w:ascii="inherit" w:hAnsi="inherit"/>
          <w:color w:val="606060"/>
          <w:sz w:val="20"/>
          <w:szCs w:val="20"/>
        </w:rPr>
      </w:pPr>
      <w:r>
        <w:rPr>
          <w:rFonts w:ascii="inherit" w:hAnsi="inherit"/>
          <w:color w:val="606060"/>
          <w:sz w:val="20"/>
          <w:szCs w:val="20"/>
        </w:rPr>
        <w:t>Benjamin L. Schulz,</w:t>
      </w:r>
    </w:p>
    <w:p w14:paraId="2D913A22" w14:textId="77777777" w:rsidR="003E15BD" w:rsidRDefault="003E15BD" w:rsidP="00E64039">
      <w:pPr>
        <w:numPr>
          <w:ilvl w:val="0"/>
          <w:numId w:val="33"/>
        </w:numPr>
        <w:shd w:val="clear" w:color="auto" w:fill="FFFFFF"/>
        <w:spacing w:after="0" w:line="240" w:lineRule="auto"/>
        <w:ind w:left="675"/>
        <w:rPr>
          <w:rFonts w:ascii="inherit" w:hAnsi="inherit"/>
          <w:color w:val="606060"/>
          <w:sz w:val="20"/>
          <w:szCs w:val="20"/>
        </w:rPr>
      </w:pPr>
      <w:r>
        <w:rPr>
          <w:rFonts w:ascii="inherit" w:hAnsi="inherit"/>
          <w:color w:val="606060"/>
          <w:sz w:val="20"/>
          <w:szCs w:val="20"/>
        </w:rPr>
        <w:t>James A. Fraser </w:t>
      </w:r>
    </w:p>
    <w:p w14:paraId="37700384" w14:textId="77777777" w:rsidR="003E15BD" w:rsidRDefault="003E15BD" w:rsidP="00E64039">
      <w:pPr>
        <w:numPr>
          <w:ilvl w:val="0"/>
          <w:numId w:val="34"/>
        </w:numPr>
        <w:shd w:val="clear" w:color="auto" w:fill="FFFFFF"/>
        <w:spacing w:after="0" w:line="240" w:lineRule="auto"/>
        <w:ind w:left="0"/>
        <w:rPr>
          <w:rFonts w:ascii="inherit" w:hAnsi="inherit"/>
          <w:color w:val="202020"/>
          <w:sz w:val="24"/>
          <w:szCs w:val="24"/>
        </w:rPr>
      </w:pPr>
    </w:p>
    <w:p w14:paraId="5F43BEA3" w14:textId="77777777" w:rsidR="003E15BD" w:rsidRDefault="003E15BD" w:rsidP="00E64039">
      <w:pPr>
        <w:numPr>
          <w:ilvl w:val="0"/>
          <w:numId w:val="34"/>
        </w:numPr>
        <w:shd w:val="clear" w:color="auto" w:fill="FFFFFF"/>
        <w:spacing w:after="0" w:line="240" w:lineRule="auto"/>
        <w:ind w:left="0"/>
        <w:rPr>
          <w:rFonts w:ascii="inherit" w:hAnsi="inherit"/>
          <w:color w:val="202020"/>
        </w:rPr>
      </w:pPr>
    </w:p>
    <w:p w14:paraId="44F54B55" w14:textId="77777777" w:rsidR="003E15BD" w:rsidRDefault="003E15BD" w:rsidP="00E64039">
      <w:pPr>
        <w:numPr>
          <w:ilvl w:val="0"/>
          <w:numId w:val="34"/>
        </w:numPr>
        <w:shd w:val="clear" w:color="auto" w:fill="FFFFFF"/>
        <w:spacing w:after="0" w:line="240" w:lineRule="auto"/>
        <w:ind w:left="0"/>
        <w:rPr>
          <w:rFonts w:ascii="inherit" w:hAnsi="inherit"/>
          <w:color w:val="202020"/>
        </w:rPr>
      </w:pPr>
    </w:p>
    <w:p w14:paraId="1157C6BC" w14:textId="77777777" w:rsidR="003E15BD" w:rsidRDefault="003E15BD" w:rsidP="00E64039">
      <w:pPr>
        <w:numPr>
          <w:ilvl w:val="0"/>
          <w:numId w:val="34"/>
        </w:numPr>
        <w:shd w:val="clear" w:color="auto" w:fill="FFFFFF"/>
        <w:spacing w:after="0" w:line="240" w:lineRule="auto"/>
        <w:ind w:left="0"/>
        <w:rPr>
          <w:rFonts w:ascii="inherit" w:hAnsi="inherit"/>
          <w:color w:val="202020"/>
        </w:rPr>
      </w:pPr>
    </w:p>
    <w:p w14:paraId="6F6FDF61" w14:textId="77777777" w:rsidR="003E15BD" w:rsidRDefault="003E15BD" w:rsidP="00E64039">
      <w:pPr>
        <w:numPr>
          <w:ilvl w:val="0"/>
          <w:numId w:val="34"/>
        </w:numPr>
        <w:shd w:val="clear" w:color="auto" w:fill="FFFFFF"/>
        <w:spacing w:after="0" w:line="240" w:lineRule="auto"/>
        <w:ind w:left="0"/>
        <w:rPr>
          <w:rFonts w:ascii="inherit" w:hAnsi="inherit"/>
          <w:color w:val="202020"/>
        </w:rPr>
      </w:pPr>
    </w:p>
    <w:p w14:paraId="31D97836" w14:textId="352BF098" w:rsidR="003E15BD" w:rsidRDefault="003E15BD" w:rsidP="00E64039">
      <w:pPr>
        <w:shd w:val="clear" w:color="auto" w:fill="FFFFFF"/>
        <w:rPr>
          <w:rFonts w:ascii="Helvetica" w:hAnsi="Helvetica"/>
          <w:color w:val="202020"/>
        </w:rPr>
      </w:pPr>
      <w:r>
        <w:rPr>
          <w:rFonts w:ascii="Helvetica" w:hAnsi="Helvetica"/>
          <w:color w:val="202020"/>
        </w:rPr>
        <w:fldChar w:fldCharType="begin"/>
      </w:r>
      <w:r>
        <w:rPr>
          <w:rFonts w:ascii="Helvetica" w:hAnsi="Helvetica"/>
          <w:color w:val="202020"/>
        </w:rPr>
        <w:instrText xml:space="preserve"> INCLUDEPICTURE "https://journals.plos.org/plosone/resource/img/logo.plos.95.png" \* MERGEFORMATINET </w:instrText>
      </w:r>
      <w:r>
        <w:rPr>
          <w:rFonts w:ascii="Helvetica" w:hAnsi="Helvetica"/>
          <w:color w:val="202020"/>
        </w:rPr>
        <w:fldChar w:fldCharType="separate"/>
      </w:r>
      <w:r>
        <w:rPr>
          <w:rFonts w:ascii="Helvetica" w:hAnsi="Helvetica"/>
          <w:noProof/>
          <w:color w:val="202020"/>
          <w:lang w:eastAsia="en-GB"/>
        </w:rPr>
        <w:drawing>
          <wp:inline distT="0" distB="0" distL="0" distR="0" wp14:anchorId="2D74D871" wp14:editId="4766287C">
            <wp:extent cx="1207135" cy="381635"/>
            <wp:effectExtent l="0" t="0" r="0" b="0"/>
            <wp:docPr id="7" name="Picture 7" descr="PL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LO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07135" cy="381635"/>
                    </a:xfrm>
                    <a:prstGeom prst="rect">
                      <a:avLst/>
                    </a:prstGeom>
                    <a:noFill/>
                    <a:ln>
                      <a:noFill/>
                    </a:ln>
                  </pic:spPr>
                </pic:pic>
              </a:graphicData>
            </a:graphic>
          </wp:inline>
        </w:drawing>
      </w:r>
      <w:r>
        <w:rPr>
          <w:rFonts w:ascii="Helvetica" w:hAnsi="Helvetica"/>
          <w:color w:val="202020"/>
        </w:rPr>
        <w:fldChar w:fldCharType="end"/>
      </w:r>
    </w:p>
    <w:p w14:paraId="7EE57FB6" w14:textId="77777777" w:rsidR="003E15BD" w:rsidRDefault="003E15BD" w:rsidP="00E64039">
      <w:pPr>
        <w:numPr>
          <w:ilvl w:val="0"/>
          <w:numId w:val="35"/>
        </w:numPr>
        <w:shd w:val="clear" w:color="auto" w:fill="FFFFFF"/>
        <w:spacing w:before="100" w:beforeAutospacing="1" w:after="100" w:afterAutospacing="1" w:line="240" w:lineRule="auto"/>
        <w:ind w:left="0"/>
        <w:rPr>
          <w:rFonts w:ascii="Helvetica" w:hAnsi="Helvetica"/>
          <w:color w:val="606060"/>
          <w:sz w:val="20"/>
          <w:szCs w:val="20"/>
        </w:rPr>
      </w:pPr>
      <w:r>
        <w:rPr>
          <w:rFonts w:ascii="Helvetica" w:hAnsi="Helvetica"/>
          <w:color w:val="606060"/>
          <w:sz w:val="20"/>
          <w:szCs w:val="20"/>
        </w:rPr>
        <w:t>Published: April 9, 2015</w:t>
      </w:r>
    </w:p>
    <w:p w14:paraId="45616FFD" w14:textId="77777777" w:rsidR="003E15BD" w:rsidRDefault="003E15BD" w:rsidP="00E64039">
      <w:pPr>
        <w:numPr>
          <w:ilvl w:val="0"/>
          <w:numId w:val="35"/>
        </w:numPr>
        <w:shd w:val="clear" w:color="auto" w:fill="FFFFFF"/>
        <w:spacing w:before="100" w:beforeAutospacing="1" w:after="100" w:afterAutospacing="1" w:line="240" w:lineRule="auto"/>
        <w:ind w:left="0"/>
        <w:rPr>
          <w:rFonts w:ascii="Helvetica" w:hAnsi="Helvetica"/>
          <w:color w:val="606060"/>
          <w:sz w:val="20"/>
          <w:szCs w:val="20"/>
        </w:rPr>
      </w:pPr>
      <w:hyperlink r:id="rId3" w:history="1">
        <w:r>
          <w:rPr>
            <w:rStyle w:val="Hyperlink"/>
            <w:rFonts w:ascii="Helvetica" w:hAnsi="Helvetica"/>
            <w:color w:val="606060"/>
            <w:sz w:val="20"/>
            <w:szCs w:val="20"/>
          </w:rPr>
          <w:t>https://doi.org/10.1371/journal.pone.0122916</w:t>
        </w:r>
      </w:hyperlink>
    </w:p>
    <w:p w14:paraId="3F560A2A" w14:textId="62D0BA22" w:rsidR="003E15BD" w:rsidRDefault="003E15BD">
      <w:pPr>
        <w:pStyle w:val="CommentText"/>
      </w:pPr>
    </w:p>
  </w:comment>
  <w:comment w:id="236" w:author="Edward Wallace" w:date="2019-04-30T14:41:00Z" w:initials="EW">
    <w:p w14:paraId="5F1B5162" w14:textId="6AAC479C" w:rsidR="003E15BD" w:rsidRDefault="003E15BD">
      <w:pPr>
        <w:pStyle w:val="CommentText"/>
      </w:pPr>
      <w:r>
        <w:rPr>
          <w:rStyle w:val="CommentReference"/>
        </w:rPr>
        <w:annotationRef/>
      </w:r>
      <w:r>
        <w:t>THIS IS GREAT!</w:t>
      </w:r>
    </w:p>
  </w:comment>
  <w:comment w:id="241" w:author="Edward Wallace" w:date="2019-04-30T14:43:00Z" w:initials="EW">
    <w:p w14:paraId="7A05E8EE" w14:textId="1CDB2CB9" w:rsidR="003E15BD" w:rsidRDefault="003E15BD">
      <w:pPr>
        <w:pStyle w:val="CommentText"/>
      </w:pPr>
      <w:r>
        <w:rPr>
          <w:rStyle w:val="CommentReference"/>
        </w:rPr>
        <w:annotationRef/>
      </w:r>
      <w:r>
        <w:t xml:space="preserve">I don’t think you’d be eligible for WT career re-entry. You would for a RS Dorothy Hodgkin or a WT Sir Henry Dale, both of which are more independent. Otherwise </w:t>
      </w:r>
      <w:proofErr w:type="spellStart"/>
      <w:r>
        <w:t>Leverhulme</w:t>
      </w:r>
      <w:proofErr w:type="spellEnd"/>
      <w:r>
        <w:t>?</w:t>
      </w:r>
    </w:p>
  </w:comment>
  <w:comment w:id="242" w:author="Edward Wallace" w:date="2019-04-30T14:47:00Z" w:initials="EW">
    <w:p w14:paraId="0D3FE3D6" w14:textId="6A0FC255" w:rsidR="003E15BD" w:rsidRDefault="003E15BD">
      <w:pPr>
        <w:pStyle w:val="CommentText"/>
      </w:pPr>
      <w:r>
        <w:rPr>
          <w:rStyle w:val="CommentReference"/>
        </w:rPr>
        <w:annotationRef/>
      </w:r>
      <w:r>
        <w:t>Great.</w:t>
      </w:r>
    </w:p>
  </w:comment>
  <w:comment w:id="243" w:author="Edward Wallace" w:date="2019-04-30T14:46:00Z" w:initials="EW">
    <w:p w14:paraId="461A2940" w14:textId="0AC95F8F" w:rsidR="003E15BD" w:rsidRDefault="003E15BD">
      <w:pPr>
        <w:pStyle w:val="CommentText"/>
      </w:pPr>
      <w:r>
        <w:rPr>
          <w:rStyle w:val="CommentReference"/>
        </w:rPr>
        <w:annotationRef/>
      </w:r>
      <w:r>
        <w:t>I don’t actually think this is a good fit.</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1C58DFB" w15:done="0"/>
  <w15:commentEx w15:paraId="65761669" w15:done="0"/>
  <w15:commentEx w15:paraId="19610D83" w15:done="0"/>
  <w15:commentEx w15:paraId="5758AAE5" w15:done="0"/>
  <w15:commentEx w15:paraId="4D3B45B1" w15:done="0"/>
  <w15:commentEx w15:paraId="2AE381E2" w15:done="0"/>
  <w15:commentEx w15:paraId="228AA4F8" w15:done="0"/>
  <w15:commentEx w15:paraId="3F560A2A" w15:done="0"/>
  <w15:commentEx w15:paraId="5F1B5162" w15:done="0"/>
  <w15:commentEx w15:paraId="7A05E8EE" w15:done="0"/>
  <w15:commentEx w15:paraId="0D3FE3D6" w15:done="0"/>
  <w15:commentEx w15:paraId="461A2940"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1C58DFB" w16cid:durableId="20720528"/>
  <w16cid:commentId w16cid:paraId="65761669" w16cid:durableId="207205C6"/>
  <w16cid:commentId w16cid:paraId="19610D83" w16cid:durableId="207205DA"/>
  <w16cid:commentId w16cid:paraId="5758AAE5" w16cid:durableId="20720744"/>
  <w16cid:commentId w16cid:paraId="4D3B45B1" w16cid:durableId="20727C30"/>
  <w16cid:commentId w16cid:paraId="2AE381E2" w16cid:durableId="2072078B"/>
  <w16cid:commentId w16cid:paraId="228AA4F8" w16cid:durableId="20727AC9"/>
  <w16cid:commentId w16cid:paraId="3F560A2A" w16cid:durableId="2072D9BC"/>
  <w16cid:commentId w16cid:paraId="5F1B5162" w16cid:durableId="2072DD08"/>
  <w16cid:commentId w16cid:paraId="7A05E8EE" w16cid:durableId="2072DD7D"/>
  <w16cid:commentId w16cid:paraId="0D3FE3D6" w16cid:durableId="2072DE9C"/>
  <w16cid:commentId w16cid:paraId="461A2940" w16cid:durableId="2072DE4D"/>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1378F24" w14:textId="77777777" w:rsidR="000B6B5E" w:rsidRDefault="000B6B5E" w:rsidP="0079335A">
      <w:pPr>
        <w:spacing w:after="0" w:line="240" w:lineRule="auto"/>
      </w:pPr>
      <w:r>
        <w:separator/>
      </w:r>
    </w:p>
  </w:endnote>
  <w:endnote w:type="continuationSeparator" w:id="0">
    <w:p w14:paraId="4812D3CE" w14:textId="77777777" w:rsidR="000B6B5E" w:rsidRDefault="000B6B5E" w:rsidP="0079335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0002AFF" w:usb1="C000247B" w:usb2="00000009" w:usb3="00000000" w:csb0="000001FF" w:csb1="00000000"/>
  </w:font>
  <w:font w:name="Helvetica Neue">
    <w:altName w:val="Corbel"/>
    <w:charset w:val="00"/>
    <w:family w:val="auto"/>
    <w:pitch w:val="variable"/>
    <w:sig w:usb0="00000003" w:usb1="500079DB" w:usb2="00000010" w:usb3="00000000" w:csb0="00000001"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inherit">
    <w:altName w:val="Cambria"/>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65043286"/>
      <w:docPartObj>
        <w:docPartGallery w:val="Page Numbers (Bottom of Page)"/>
        <w:docPartUnique/>
      </w:docPartObj>
    </w:sdtPr>
    <w:sdtEndPr>
      <w:rPr>
        <w:noProof/>
      </w:rPr>
    </w:sdtEndPr>
    <w:sdtContent>
      <w:p w14:paraId="54996391" w14:textId="77777777" w:rsidR="003E15BD" w:rsidRDefault="003E15BD">
        <w:pPr>
          <w:pStyle w:val="Footer"/>
          <w:jc w:val="center"/>
        </w:pPr>
        <w:r>
          <w:fldChar w:fldCharType="begin"/>
        </w:r>
        <w:r>
          <w:instrText xml:space="preserve"> PAGE   \* MERGEFORMAT </w:instrText>
        </w:r>
        <w:r>
          <w:fldChar w:fldCharType="separate"/>
        </w:r>
        <w:r w:rsidR="000F053B">
          <w:rPr>
            <w:noProof/>
          </w:rPr>
          <w:t>17</w:t>
        </w:r>
        <w:r>
          <w:rPr>
            <w:noProof/>
          </w:rPr>
          <w:fldChar w:fldCharType="end"/>
        </w:r>
      </w:p>
    </w:sdtContent>
  </w:sdt>
  <w:p w14:paraId="1B8D9F60" w14:textId="53D63821" w:rsidR="003E15BD" w:rsidRDefault="003E15BD">
    <w:pPr>
      <w:pStyle w:val="Footer"/>
    </w:pPr>
    <w:r>
      <w:t>Dr. Elizabeth Hughes</w:t>
    </w:r>
    <w:r>
      <w:tab/>
    </w:r>
    <w:r>
      <w:tab/>
      <w:t>25/04/19</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836761D" w14:textId="77777777" w:rsidR="000B6B5E" w:rsidRDefault="000B6B5E" w:rsidP="0079335A">
      <w:pPr>
        <w:spacing w:after="0" w:line="240" w:lineRule="auto"/>
      </w:pPr>
      <w:r>
        <w:separator/>
      </w:r>
    </w:p>
  </w:footnote>
  <w:footnote w:type="continuationSeparator" w:id="0">
    <w:p w14:paraId="6DF7D7F1" w14:textId="77777777" w:rsidR="000B6B5E" w:rsidRDefault="000B6B5E" w:rsidP="0079335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07071121"/>
      <w:docPartObj>
        <w:docPartGallery w:val="Watermarks"/>
        <w:docPartUnique/>
      </w:docPartObj>
    </w:sdtPr>
    <w:sdtContent>
      <w:p w14:paraId="4942BBA4" w14:textId="77777777" w:rsidR="003E15BD" w:rsidRDefault="003E15BD">
        <w:pPr>
          <w:pStyle w:val="Header"/>
        </w:pPr>
        <w:r>
          <w:rPr>
            <w:noProof/>
            <w:lang w:val="en-US"/>
          </w:rPr>
          <w:pict w14:anchorId="2975512B">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45286205" o:spid="_x0000_s2049" type="#_x0000_t136" alt="" style="position:absolute;margin-left:0;margin-top:0;width:424.2pt;height:212.1pt;rotation:315;z-index:-251658752;mso-wrap-edited:f;mso-width-percent:0;mso-height-percent:0;mso-position-horizontal:center;mso-position-horizontal-relative:margin;mso-position-vertical:center;mso-position-vertical-relative:margin;mso-width-percent:0;mso-height-percent:0" o:allowincell="f" fillcolor="#d8d8d8 [2732]" stroked="f">
              <v:fill opacity=".5"/>
              <v:textpath style="font-family:&quot;Calibri&quot;;font-size:1pt" string="DRAFT"/>
              <w10:wrap anchorx="margin" anchory="margin"/>
            </v:shape>
          </w:pict>
        </w:r>
      </w:p>
    </w:sdtContent>
  </w:sdt>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477107"/>
    <w:multiLevelType w:val="multilevel"/>
    <w:tmpl w:val="CD9424DE"/>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bullet"/>
      <w:lvlText w:val="o"/>
      <w:lvlJc w:val="left"/>
      <w:pPr>
        <w:ind w:left="1224" w:hanging="504"/>
      </w:pPr>
      <w:rPr>
        <w:rFonts w:ascii="Courier New" w:hAnsi="Courier New" w:cs="Courier New"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7852864"/>
    <w:multiLevelType w:val="multilevel"/>
    <w:tmpl w:val="629EE5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D30E8D"/>
    <w:multiLevelType w:val="hybridMultilevel"/>
    <w:tmpl w:val="B00AE8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F9464D6"/>
    <w:multiLevelType w:val="multilevel"/>
    <w:tmpl w:val="5CBE55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3F8419A"/>
    <w:multiLevelType w:val="hybridMultilevel"/>
    <w:tmpl w:val="DA1E45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72B75A4"/>
    <w:multiLevelType w:val="multilevel"/>
    <w:tmpl w:val="A93272A8"/>
    <w:lvl w:ilvl="0">
      <w:start w:val="1"/>
      <w:numFmt w:val="bullet"/>
      <w:lvlText w:val="o"/>
      <w:lvlJc w:val="left"/>
      <w:pPr>
        <w:ind w:left="360" w:hanging="360"/>
      </w:pPr>
      <w:rPr>
        <w:rFonts w:ascii="Courier New" w:hAnsi="Courier New" w:cs="Courier New"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8FA6CC4"/>
    <w:multiLevelType w:val="hybridMultilevel"/>
    <w:tmpl w:val="CBAADA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95867D3"/>
    <w:multiLevelType w:val="hybridMultilevel"/>
    <w:tmpl w:val="9B2A42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C2C6FEE"/>
    <w:multiLevelType w:val="multilevel"/>
    <w:tmpl w:val="8438FC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6096230"/>
    <w:multiLevelType w:val="hybridMultilevel"/>
    <w:tmpl w:val="73F27516"/>
    <w:lvl w:ilvl="0" w:tplc="08090001">
      <w:start w:val="1"/>
      <w:numFmt w:val="bullet"/>
      <w:lvlText w:val=""/>
      <w:lvlJc w:val="left"/>
      <w:pPr>
        <w:ind w:left="773" w:hanging="360"/>
      </w:pPr>
      <w:rPr>
        <w:rFonts w:ascii="Symbol" w:hAnsi="Symbol" w:hint="default"/>
      </w:rPr>
    </w:lvl>
    <w:lvl w:ilvl="1" w:tplc="08090003" w:tentative="1">
      <w:start w:val="1"/>
      <w:numFmt w:val="bullet"/>
      <w:lvlText w:val="o"/>
      <w:lvlJc w:val="left"/>
      <w:pPr>
        <w:ind w:left="1493" w:hanging="360"/>
      </w:pPr>
      <w:rPr>
        <w:rFonts w:ascii="Courier New" w:hAnsi="Courier New" w:cs="Courier New" w:hint="default"/>
      </w:rPr>
    </w:lvl>
    <w:lvl w:ilvl="2" w:tplc="08090005" w:tentative="1">
      <w:start w:val="1"/>
      <w:numFmt w:val="bullet"/>
      <w:lvlText w:val=""/>
      <w:lvlJc w:val="left"/>
      <w:pPr>
        <w:ind w:left="2213" w:hanging="360"/>
      </w:pPr>
      <w:rPr>
        <w:rFonts w:ascii="Wingdings" w:hAnsi="Wingdings" w:hint="default"/>
      </w:rPr>
    </w:lvl>
    <w:lvl w:ilvl="3" w:tplc="08090001" w:tentative="1">
      <w:start w:val="1"/>
      <w:numFmt w:val="bullet"/>
      <w:lvlText w:val=""/>
      <w:lvlJc w:val="left"/>
      <w:pPr>
        <w:ind w:left="2933" w:hanging="360"/>
      </w:pPr>
      <w:rPr>
        <w:rFonts w:ascii="Symbol" w:hAnsi="Symbol" w:hint="default"/>
      </w:rPr>
    </w:lvl>
    <w:lvl w:ilvl="4" w:tplc="08090003" w:tentative="1">
      <w:start w:val="1"/>
      <w:numFmt w:val="bullet"/>
      <w:lvlText w:val="o"/>
      <w:lvlJc w:val="left"/>
      <w:pPr>
        <w:ind w:left="3653" w:hanging="360"/>
      </w:pPr>
      <w:rPr>
        <w:rFonts w:ascii="Courier New" w:hAnsi="Courier New" w:cs="Courier New" w:hint="default"/>
      </w:rPr>
    </w:lvl>
    <w:lvl w:ilvl="5" w:tplc="08090005" w:tentative="1">
      <w:start w:val="1"/>
      <w:numFmt w:val="bullet"/>
      <w:lvlText w:val=""/>
      <w:lvlJc w:val="left"/>
      <w:pPr>
        <w:ind w:left="4373" w:hanging="360"/>
      </w:pPr>
      <w:rPr>
        <w:rFonts w:ascii="Wingdings" w:hAnsi="Wingdings" w:hint="default"/>
      </w:rPr>
    </w:lvl>
    <w:lvl w:ilvl="6" w:tplc="08090001" w:tentative="1">
      <w:start w:val="1"/>
      <w:numFmt w:val="bullet"/>
      <w:lvlText w:val=""/>
      <w:lvlJc w:val="left"/>
      <w:pPr>
        <w:ind w:left="5093" w:hanging="360"/>
      </w:pPr>
      <w:rPr>
        <w:rFonts w:ascii="Symbol" w:hAnsi="Symbol" w:hint="default"/>
      </w:rPr>
    </w:lvl>
    <w:lvl w:ilvl="7" w:tplc="08090003" w:tentative="1">
      <w:start w:val="1"/>
      <w:numFmt w:val="bullet"/>
      <w:lvlText w:val="o"/>
      <w:lvlJc w:val="left"/>
      <w:pPr>
        <w:ind w:left="5813" w:hanging="360"/>
      </w:pPr>
      <w:rPr>
        <w:rFonts w:ascii="Courier New" w:hAnsi="Courier New" w:cs="Courier New" w:hint="default"/>
      </w:rPr>
    </w:lvl>
    <w:lvl w:ilvl="8" w:tplc="08090005" w:tentative="1">
      <w:start w:val="1"/>
      <w:numFmt w:val="bullet"/>
      <w:lvlText w:val=""/>
      <w:lvlJc w:val="left"/>
      <w:pPr>
        <w:ind w:left="6533" w:hanging="360"/>
      </w:pPr>
      <w:rPr>
        <w:rFonts w:ascii="Wingdings" w:hAnsi="Wingdings" w:hint="default"/>
      </w:rPr>
    </w:lvl>
  </w:abstractNum>
  <w:abstractNum w:abstractNumId="10" w15:restartNumberingAfterBreak="0">
    <w:nsid w:val="264439B4"/>
    <w:multiLevelType w:val="hybridMultilevel"/>
    <w:tmpl w:val="D3002098"/>
    <w:styleLink w:val="ImportedStyle2"/>
    <w:lvl w:ilvl="0" w:tplc="CB6C76F8">
      <w:start w:val="1"/>
      <w:numFmt w:val="decimal"/>
      <w:lvlText w:val="%1."/>
      <w:lvlJc w:val="left"/>
      <w:pPr>
        <w:ind w:left="72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96D856F0">
      <w:start w:val="1"/>
      <w:numFmt w:val="lowerLetter"/>
      <w:lvlText w:val="%2."/>
      <w:lvlJc w:val="left"/>
      <w:pPr>
        <w:ind w:left="144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8E44711A">
      <w:start w:val="1"/>
      <w:numFmt w:val="lowerRoman"/>
      <w:lvlText w:val="%3."/>
      <w:lvlJc w:val="left"/>
      <w:pPr>
        <w:ind w:left="2160" w:hanging="306"/>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5F720EB2">
      <w:start w:val="1"/>
      <w:numFmt w:val="decimal"/>
      <w:lvlText w:val="%4."/>
      <w:lvlJc w:val="left"/>
      <w:pPr>
        <w:ind w:left="288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139EE3FC">
      <w:start w:val="1"/>
      <w:numFmt w:val="lowerLetter"/>
      <w:lvlText w:val="%5."/>
      <w:lvlJc w:val="left"/>
      <w:pPr>
        <w:ind w:left="360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D3E21F9A">
      <w:start w:val="1"/>
      <w:numFmt w:val="lowerRoman"/>
      <w:lvlText w:val="%6."/>
      <w:lvlJc w:val="left"/>
      <w:pPr>
        <w:ind w:left="4320" w:hanging="306"/>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DAAE0948">
      <w:start w:val="1"/>
      <w:numFmt w:val="decimal"/>
      <w:lvlText w:val="%7."/>
      <w:lvlJc w:val="left"/>
      <w:pPr>
        <w:ind w:left="504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71A68940">
      <w:start w:val="1"/>
      <w:numFmt w:val="lowerLetter"/>
      <w:lvlText w:val="%8."/>
      <w:lvlJc w:val="left"/>
      <w:pPr>
        <w:ind w:left="57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EFAAD476">
      <w:start w:val="1"/>
      <w:numFmt w:val="lowerRoman"/>
      <w:lvlText w:val="%9."/>
      <w:lvlJc w:val="left"/>
      <w:pPr>
        <w:ind w:left="6480" w:hanging="306"/>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1" w15:restartNumberingAfterBreak="0">
    <w:nsid w:val="267B730E"/>
    <w:multiLevelType w:val="hybridMultilevel"/>
    <w:tmpl w:val="427035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6D7493C"/>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270760F3"/>
    <w:multiLevelType w:val="hybridMultilevel"/>
    <w:tmpl w:val="36D031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EA11715"/>
    <w:multiLevelType w:val="multilevel"/>
    <w:tmpl w:val="58ECB7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0A27F78"/>
    <w:multiLevelType w:val="hybridMultilevel"/>
    <w:tmpl w:val="68CCC3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9693574"/>
    <w:multiLevelType w:val="hybridMultilevel"/>
    <w:tmpl w:val="A1B41E9C"/>
    <w:lvl w:ilvl="0" w:tplc="0809000F">
      <w:start w:val="4"/>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3A0A53E2"/>
    <w:multiLevelType w:val="hybridMultilevel"/>
    <w:tmpl w:val="A3A815BC"/>
    <w:lvl w:ilvl="0" w:tplc="0809000F">
      <w:start w:val="2"/>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4183724D"/>
    <w:multiLevelType w:val="hybridMultilevel"/>
    <w:tmpl w:val="ADD2F4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438C0AA4"/>
    <w:multiLevelType w:val="hybridMultilevel"/>
    <w:tmpl w:val="01AC6ED2"/>
    <w:lvl w:ilvl="0" w:tplc="0809000F">
      <w:start w:val="7"/>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4B4301A2"/>
    <w:multiLevelType w:val="hybridMultilevel"/>
    <w:tmpl w:val="4D6217A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4D712428"/>
    <w:multiLevelType w:val="hybridMultilevel"/>
    <w:tmpl w:val="5CBAE38A"/>
    <w:lvl w:ilvl="0" w:tplc="0809000F">
      <w:start w:val="6"/>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4DED55BC"/>
    <w:multiLevelType w:val="hybridMultilevel"/>
    <w:tmpl w:val="8FC87A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4DF33B0A"/>
    <w:multiLevelType w:val="hybridMultilevel"/>
    <w:tmpl w:val="7236F2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573B4DCA"/>
    <w:multiLevelType w:val="hybridMultilevel"/>
    <w:tmpl w:val="EC065D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596B35B7"/>
    <w:multiLevelType w:val="hybridMultilevel"/>
    <w:tmpl w:val="E3FA6D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64F83FC0"/>
    <w:multiLevelType w:val="hybridMultilevel"/>
    <w:tmpl w:val="3892A7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689F654E"/>
    <w:multiLevelType w:val="hybridMultilevel"/>
    <w:tmpl w:val="D3002098"/>
    <w:numStyleLink w:val="ImportedStyle2"/>
  </w:abstractNum>
  <w:abstractNum w:abstractNumId="28" w15:restartNumberingAfterBreak="0">
    <w:nsid w:val="6A4411FF"/>
    <w:multiLevelType w:val="hybridMultilevel"/>
    <w:tmpl w:val="E70C77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6BE446AF"/>
    <w:multiLevelType w:val="hybridMultilevel"/>
    <w:tmpl w:val="E10285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6FE14A34"/>
    <w:multiLevelType w:val="multilevel"/>
    <w:tmpl w:val="CDE8BF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3083A42"/>
    <w:multiLevelType w:val="hybridMultilevel"/>
    <w:tmpl w:val="8C9A8A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750A470C"/>
    <w:multiLevelType w:val="multilevel"/>
    <w:tmpl w:val="9E8277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A416939"/>
    <w:multiLevelType w:val="multilevel"/>
    <w:tmpl w:val="E724D994"/>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7F3613F0"/>
    <w:multiLevelType w:val="hybridMultilevel"/>
    <w:tmpl w:val="170690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3"/>
  </w:num>
  <w:num w:numId="2">
    <w:abstractNumId w:val="24"/>
  </w:num>
  <w:num w:numId="3">
    <w:abstractNumId w:val="26"/>
  </w:num>
  <w:num w:numId="4">
    <w:abstractNumId w:val="10"/>
  </w:num>
  <w:num w:numId="5">
    <w:abstractNumId w:val="29"/>
  </w:num>
  <w:num w:numId="6">
    <w:abstractNumId w:val="4"/>
  </w:num>
  <w:num w:numId="7">
    <w:abstractNumId w:val="25"/>
  </w:num>
  <w:num w:numId="8">
    <w:abstractNumId w:val="27"/>
  </w:num>
  <w:num w:numId="9">
    <w:abstractNumId w:val="7"/>
  </w:num>
  <w:num w:numId="10">
    <w:abstractNumId w:val="2"/>
  </w:num>
  <w:num w:numId="11">
    <w:abstractNumId w:val="31"/>
  </w:num>
  <w:num w:numId="12">
    <w:abstractNumId w:val="6"/>
  </w:num>
  <w:num w:numId="13">
    <w:abstractNumId w:val="34"/>
  </w:num>
  <w:num w:numId="14">
    <w:abstractNumId w:val="15"/>
  </w:num>
  <w:num w:numId="15">
    <w:abstractNumId w:val="13"/>
  </w:num>
  <w:num w:numId="16">
    <w:abstractNumId w:val="18"/>
  </w:num>
  <w:num w:numId="17">
    <w:abstractNumId w:val="28"/>
  </w:num>
  <w:num w:numId="18">
    <w:abstractNumId w:val="22"/>
  </w:num>
  <w:num w:numId="19">
    <w:abstractNumId w:val="9"/>
  </w:num>
  <w:num w:numId="20">
    <w:abstractNumId w:val="20"/>
  </w:num>
  <w:num w:numId="21">
    <w:abstractNumId w:val="16"/>
  </w:num>
  <w:num w:numId="22">
    <w:abstractNumId w:val="12"/>
  </w:num>
  <w:num w:numId="23">
    <w:abstractNumId w:val="33"/>
  </w:num>
  <w:num w:numId="24">
    <w:abstractNumId w:val="5"/>
  </w:num>
  <w:num w:numId="25">
    <w:abstractNumId w:val="0"/>
  </w:num>
  <w:num w:numId="26">
    <w:abstractNumId w:val="21"/>
  </w:num>
  <w:num w:numId="27">
    <w:abstractNumId w:val="17"/>
  </w:num>
  <w:num w:numId="28">
    <w:abstractNumId w:val="19"/>
  </w:num>
  <w:num w:numId="29">
    <w:abstractNumId w:val="11"/>
  </w:num>
  <w:num w:numId="30">
    <w:abstractNumId w:val="32"/>
  </w:num>
  <w:num w:numId="31">
    <w:abstractNumId w:val="3"/>
  </w:num>
  <w:num w:numId="32">
    <w:abstractNumId w:val="8"/>
  </w:num>
  <w:num w:numId="33">
    <w:abstractNumId w:val="14"/>
  </w:num>
  <w:num w:numId="34">
    <w:abstractNumId w:val="30"/>
  </w:num>
  <w:num w:numId="35">
    <w:abstractNumId w:val="1"/>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Edward Wallace">
    <w15:presenceInfo w15:providerId="None" w15:userId="Edward Wallace"/>
  </w15:person>
  <w15:person w15:author="Elizabeth Hughes">
    <w15:presenceInfo w15:providerId="Windows Live" w15:userId="a5a596ea6657cdf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trackRevisions/>
  <w:defaultTabStop w:val="720"/>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9335A"/>
    <w:rsid w:val="00002A84"/>
    <w:rsid w:val="0000338B"/>
    <w:rsid w:val="0000393C"/>
    <w:rsid w:val="00012B2E"/>
    <w:rsid w:val="00017EBF"/>
    <w:rsid w:val="00030490"/>
    <w:rsid w:val="000348D7"/>
    <w:rsid w:val="000351A7"/>
    <w:rsid w:val="00044AD3"/>
    <w:rsid w:val="00046482"/>
    <w:rsid w:val="00047350"/>
    <w:rsid w:val="00051E68"/>
    <w:rsid w:val="00063244"/>
    <w:rsid w:val="00066B71"/>
    <w:rsid w:val="0006730B"/>
    <w:rsid w:val="00076A1B"/>
    <w:rsid w:val="0008473C"/>
    <w:rsid w:val="00085F60"/>
    <w:rsid w:val="00093C19"/>
    <w:rsid w:val="000A28F1"/>
    <w:rsid w:val="000B037D"/>
    <w:rsid w:val="000B6B5E"/>
    <w:rsid w:val="000D2CF5"/>
    <w:rsid w:val="000D547E"/>
    <w:rsid w:val="000D73C0"/>
    <w:rsid w:val="000E2FD9"/>
    <w:rsid w:val="000F053B"/>
    <w:rsid w:val="001018C8"/>
    <w:rsid w:val="00101D05"/>
    <w:rsid w:val="00106E22"/>
    <w:rsid w:val="00107902"/>
    <w:rsid w:val="001148A6"/>
    <w:rsid w:val="00130E14"/>
    <w:rsid w:val="001426B2"/>
    <w:rsid w:val="00181C68"/>
    <w:rsid w:val="00185487"/>
    <w:rsid w:val="00185972"/>
    <w:rsid w:val="00187F17"/>
    <w:rsid w:val="001B48CC"/>
    <w:rsid w:val="001C0005"/>
    <w:rsid w:val="001C0E20"/>
    <w:rsid w:val="001C37D9"/>
    <w:rsid w:val="00207AF6"/>
    <w:rsid w:val="00233074"/>
    <w:rsid w:val="00233F48"/>
    <w:rsid w:val="00234159"/>
    <w:rsid w:val="00262872"/>
    <w:rsid w:val="00265956"/>
    <w:rsid w:val="002750D9"/>
    <w:rsid w:val="002832AB"/>
    <w:rsid w:val="002858DA"/>
    <w:rsid w:val="0028599E"/>
    <w:rsid w:val="002941C5"/>
    <w:rsid w:val="00294CA6"/>
    <w:rsid w:val="002A676D"/>
    <w:rsid w:val="002B0B55"/>
    <w:rsid w:val="002C0360"/>
    <w:rsid w:val="002C719A"/>
    <w:rsid w:val="002D57AD"/>
    <w:rsid w:val="002F667A"/>
    <w:rsid w:val="00303FA3"/>
    <w:rsid w:val="003105E1"/>
    <w:rsid w:val="00322CFC"/>
    <w:rsid w:val="0035134A"/>
    <w:rsid w:val="0035620D"/>
    <w:rsid w:val="00360958"/>
    <w:rsid w:val="00367465"/>
    <w:rsid w:val="00381187"/>
    <w:rsid w:val="00383F33"/>
    <w:rsid w:val="00396AD8"/>
    <w:rsid w:val="00397542"/>
    <w:rsid w:val="003A61E7"/>
    <w:rsid w:val="003A72B0"/>
    <w:rsid w:val="003B0956"/>
    <w:rsid w:val="003B2729"/>
    <w:rsid w:val="003C4348"/>
    <w:rsid w:val="003C6BC9"/>
    <w:rsid w:val="003E08AC"/>
    <w:rsid w:val="003E15BD"/>
    <w:rsid w:val="003F6117"/>
    <w:rsid w:val="00403353"/>
    <w:rsid w:val="004155CC"/>
    <w:rsid w:val="00427C01"/>
    <w:rsid w:val="00433723"/>
    <w:rsid w:val="004339C5"/>
    <w:rsid w:val="004372D9"/>
    <w:rsid w:val="00440AD4"/>
    <w:rsid w:val="0044443F"/>
    <w:rsid w:val="00444B45"/>
    <w:rsid w:val="00451A0C"/>
    <w:rsid w:val="00466AA8"/>
    <w:rsid w:val="00482F1A"/>
    <w:rsid w:val="004870BB"/>
    <w:rsid w:val="004915E3"/>
    <w:rsid w:val="00497D1C"/>
    <w:rsid w:val="004A072E"/>
    <w:rsid w:val="004A79A3"/>
    <w:rsid w:val="004B6CE0"/>
    <w:rsid w:val="004C582D"/>
    <w:rsid w:val="004D2F9C"/>
    <w:rsid w:val="004D72E8"/>
    <w:rsid w:val="00501EF2"/>
    <w:rsid w:val="005051D3"/>
    <w:rsid w:val="0051041B"/>
    <w:rsid w:val="00511358"/>
    <w:rsid w:val="005166FD"/>
    <w:rsid w:val="005204E7"/>
    <w:rsid w:val="00521D19"/>
    <w:rsid w:val="005240E2"/>
    <w:rsid w:val="00537040"/>
    <w:rsid w:val="00547BB6"/>
    <w:rsid w:val="00554E5D"/>
    <w:rsid w:val="00555E87"/>
    <w:rsid w:val="0056494C"/>
    <w:rsid w:val="00566F98"/>
    <w:rsid w:val="00580BFA"/>
    <w:rsid w:val="00590890"/>
    <w:rsid w:val="005B13A9"/>
    <w:rsid w:val="005B3806"/>
    <w:rsid w:val="005B3D17"/>
    <w:rsid w:val="005B79E5"/>
    <w:rsid w:val="005C1F61"/>
    <w:rsid w:val="005D6AF7"/>
    <w:rsid w:val="005E26E9"/>
    <w:rsid w:val="005E46D9"/>
    <w:rsid w:val="005F54BA"/>
    <w:rsid w:val="006042B7"/>
    <w:rsid w:val="00616BD9"/>
    <w:rsid w:val="00630329"/>
    <w:rsid w:val="006347AB"/>
    <w:rsid w:val="00636733"/>
    <w:rsid w:val="00647BB3"/>
    <w:rsid w:val="00660F6E"/>
    <w:rsid w:val="00665CD4"/>
    <w:rsid w:val="00665FFF"/>
    <w:rsid w:val="00680BDD"/>
    <w:rsid w:val="00683809"/>
    <w:rsid w:val="00685647"/>
    <w:rsid w:val="006924E3"/>
    <w:rsid w:val="00693F9B"/>
    <w:rsid w:val="006954A4"/>
    <w:rsid w:val="006B78A5"/>
    <w:rsid w:val="006D4ABB"/>
    <w:rsid w:val="006D5A24"/>
    <w:rsid w:val="006D64AC"/>
    <w:rsid w:val="006D7D54"/>
    <w:rsid w:val="006D7E01"/>
    <w:rsid w:val="006E2CE2"/>
    <w:rsid w:val="006F57F7"/>
    <w:rsid w:val="00705CEE"/>
    <w:rsid w:val="00705F1C"/>
    <w:rsid w:val="00716A5B"/>
    <w:rsid w:val="007251E0"/>
    <w:rsid w:val="00727434"/>
    <w:rsid w:val="00727E1A"/>
    <w:rsid w:val="00751047"/>
    <w:rsid w:val="00765EA4"/>
    <w:rsid w:val="007711F5"/>
    <w:rsid w:val="00772DCE"/>
    <w:rsid w:val="00787A9E"/>
    <w:rsid w:val="00787CBE"/>
    <w:rsid w:val="0079335A"/>
    <w:rsid w:val="007974DC"/>
    <w:rsid w:val="00797A45"/>
    <w:rsid w:val="007A1B72"/>
    <w:rsid w:val="007A29AC"/>
    <w:rsid w:val="007A5829"/>
    <w:rsid w:val="007B5246"/>
    <w:rsid w:val="007B5ABD"/>
    <w:rsid w:val="007B7223"/>
    <w:rsid w:val="007C6623"/>
    <w:rsid w:val="007C714D"/>
    <w:rsid w:val="007D0927"/>
    <w:rsid w:val="007D1AD2"/>
    <w:rsid w:val="007D2A3B"/>
    <w:rsid w:val="007D32BE"/>
    <w:rsid w:val="007F5A35"/>
    <w:rsid w:val="008067D9"/>
    <w:rsid w:val="008102DE"/>
    <w:rsid w:val="0081667A"/>
    <w:rsid w:val="00822A76"/>
    <w:rsid w:val="00822CFF"/>
    <w:rsid w:val="00840D70"/>
    <w:rsid w:val="00841BA9"/>
    <w:rsid w:val="00850427"/>
    <w:rsid w:val="00867491"/>
    <w:rsid w:val="00871071"/>
    <w:rsid w:val="00885A9F"/>
    <w:rsid w:val="00886DBB"/>
    <w:rsid w:val="0089072F"/>
    <w:rsid w:val="008964F2"/>
    <w:rsid w:val="008A76DB"/>
    <w:rsid w:val="008B0631"/>
    <w:rsid w:val="008B0D2E"/>
    <w:rsid w:val="008B19E2"/>
    <w:rsid w:val="008B1C42"/>
    <w:rsid w:val="008B6E49"/>
    <w:rsid w:val="008C153E"/>
    <w:rsid w:val="008C195E"/>
    <w:rsid w:val="008C1C72"/>
    <w:rsid w:val="008C3386"/>
    <w:rsid w:val="008E7C83"/>
    <w:rsid w:val="008F38E7"/>
    <w:rsid w:val="00900543"/>
    <w:rsid w:val="009061EE"/>
    <w:rsid w:val="00913466"/>
    <w:rsid w:val="009160A3"/>
    <w:rsid w:val="009209CD"/>
    <w:rsid w:val="0092267B"/>
    <w:rsid w:val="00933C11"/>
    <w:rsid w:val="00934B08"/>
    <w:rsid w:val="00937B7E"/>
    <w:rsid w:val="009451E2"/>
    <w:rsid w:val="009458D1"/>
    <w:rsid w:val="00962B2C"/>
    <w:rsid w:val="00975A52"/>
    <w:rsid w:val="0099420D"/>
    <w:rsid w:val="009A1244"/>
    <w:rsid w:val="009A1DBE"/>
    <w:rsid w:val="009A2740"/>
    <w:rsid w:val="009A40F5"/>
    <w:rsid w:val="009A5ADD"/>
    <w:rsid w:val="009B502A"/>
    <w:rsid w:val="009D6F43"/>
    <w:rsid w:val="00A03947"/>
    <w:rsid w:val="00A1558F"/>
    <w:rsid w:val="00A16858"/>
    <w:rsid w:val="00A213D8"/>
    <w:rsid w:val="00A22E8B"/>
    <w:rsid w:val="00A23F19"/>
    <w:rsid w:val="00A27260"/>
    <w:rsid w:val="00A33D2B"/>
    <w:rsid w:val="00A37ED1"/>
    <w:rsid w:val="00A40982"/>
    <w:rsid w:val="00A510D1"/>
    <w:rsid w:val="00A53133"/>
    <w:rsid w:val="00A5605F"/>
    <w:rsid w:val="00A607BD"/>
    <w:rsid w:val="00A63AD9"/>
    <w:rsid w:val="00A7151E"/>
    <w:rsid w:val="00A7263D"/>
    <w:rsid w:val="00A75435"/>
    <w:rsid w:val="00A7579F"/>
    <w:rsid w:val="00A80B7B"/>
    <w:rsid w:val="00A80D9B"/>
    <w:rsid w:val="00A96846"/>
    <w:rsid w:val="00AA198B"/>
    <w:rsid w:val="00AB2AE4"/>
    <w:rsid w:val="00AC51B4"/>
    <w:rsid w:val="00AC574D"/>
    <w:rsid w:val="00AD5BB4"/>
    <w:rsid w:val="00AF5728"/>
    <w:rsid w:val="00B1172B"/>
    <w:rsid w:val="00B21DC6"/>
    <w:rsid w:val="00B22A86"/>
    <w:rsid w:val="00B25379"/>
    <w:rsid w:val="00B40E04"/>
    <w:rsid w:val="00B51D75"/>
    <w:rsid w:val="00B5226C"/>
    <w:rsid w:val="00B75D0E"/>
    <w:rsid w:val="00B80851"/>
    <w:rsid w:val="00B818EA"/>
    <w:rsid w:val="00B87CAF"/>
    <w:rsid w:val="00B9234F"/>
    <w:rsid w:val="00B93E7C"/>
    <w:rsid w:val="00B941C2"/>
    <w:rsid w:val="00BB383C"/>
    <w:rsid w:val="00BC0C4E"/>
    <w:rsid w:val="00BC2B43"/>
    <w:rsid w:val="00BE09B1"/>
    <w:rsid w:val="00BF3D4B"/>
    <w:rsid w:val="00C0568C"/>
    <w:rsid w:val="00C069D1"/>
    <w:rsid w:val="00C076B8"/>
    <w:rsid w:val="00C15951"/>
    <w:rsid w:val="00C172B8"/>
    <w:rsid w:val="00C21489"/>
    <w:rsid w:val="00C2595B"/>
    <w:rsid w:val="00C305C8"/>
    <w:rsid w:val="00C34533"/>
    <w:rsid w:val="00C355CD"/>
    <w:rsid w:val="00C4552F"/>
    <w:rsid w:val="00C54774"/>
    <w:rsid w:val="00C70922"/>
    <w:rsid w:val="00C711B7"/>
    <w:rsid w:val="00C74379"/>
    <w:rsid w:val="00C95200"/>
    <w:rsid w:val="00C957F2"/>
    <w:rsid w:val="00C973B9"/>
    <w:rsid w:val="00CB5C51"/>
    <w:rsid w:val="00CC70B7"/>
    <w:rsid w:val="00CF0931"/>
    <w:rsid w:val="00D01E84"/>
    <w:rsid w:val="00D11F00"/>
    <w:rsid w:val="00D25FD6"/>
    <w:rsid w:val="00D30D56"/>
    <w:rsid w:val="00D35884"/>
    <w:rsid w:val="00D56389"/>
    <w:rsid w:val="00D607F5"/>
    <w:rsid w:val="00D737F3"/>
    <w:rsid w:val="00D73C5D"/>
    <w:rsid w:val="00D77DBA"/>
    <w:rsid w:val="00D77F50"/>
    <w:rsid w:val="00D8071E"/>
    <w:rsid w:val="00D81B6F"/>
    <w:rsid w:val="00D90F9E"/>
    <w:rsid w:val="00DB02BE"/>
    <w:rsid w:val="00DB31FB"/>
    <w:rsid w:val="00DB3B43"/>
    <w:rsid w:val="00DB4E79"/>
    <w:rsid w:val="00DC0EB5"/>
    <w:rsid w:val="00DC7BDF"/>
    <w:rsid w:val="00DD508B"/>
    <w:rsid w:val="00DF3B28"/>
    <w:rsid w:val="00E00E89"/>
    <w:rsid w:val="00E0490A"/>
    <w:rsid w:val="00E11D01"/>
    <w:rsid w:val="00E171F5"/>
    <w:rsid w:val="00E21562"/>
    <w:rsid w:val="00E26DD8"/>
    <w:rsid w:val="00E40712"/>
    <w:rsid w:val="00E47F91"/>
    <w:rsid w:val="00E64039"/>
    <w:rsid w:val="00E67624"/>
    <w:rsid w:val="00E7029B"/>
    <w:rsid w:val="00E85007"/>
    <w:rsid w:val="00EA0E14"/>
    <w:rsid w:val="00EA2CAA"/>
    <w:rsid w:val="00EA6279"/>
    <w:rsid w:val="00EB7561"/>
    <w:rsid w:val="00EC3AFC"/>
    <w:rsid w:val="00ED33D8"/>
    <w:rsid w:val="00ED553A"/>
    <w:rsid w:val="00ED560F"/>
    <w:rsid w:val="00EE6784"/>
    <w:rsid w:val="00EF315F"/>
    <w:rsid w:val="00F112B0"/>
    <w:rsid w:val="00F11552"/>
    <w:rsid w:val="00F13A4F"/>
    <w:rsid w:val="00F272A7"/>
    <w:rsid w:val="00F40761"/>
    <w:rsid w:val="00F41C8A"/>
    <w:rsid w:val="00F53C93"/>
    <w:rsid w:val="00F6401A"/>
    <w:rsid w:val="00F64980"/>
    <w:rsid w:val="00F67C3E"/>
    <w:rsid w:val="00F71E72"/>
    <w:rsid w:val="00F73DC4"/>
    <w:rsid w:val="00F81A18"/>
    <w:rsid w:val="00F81F24"/>
    <w:rsid w:val="00F849BE"/>
    <w:rsid w:val="00F8520E"/>
    <w:rsid w:val="00F86FD7"/>
    <w:rsid w:val="00FA0649"/>
    <w:rsid w:val="00FA6C14"/>
    <w:rsid w:val="00FB20A0"/>
    <w:rsid w:val="00FB70F3"/>
    <w:rsid w:val="00FC360F"/>
    <w:rsid w:val="00FD0342"/>
    <w:rsid w:val="00FE747B"/>
    <w:rsid w:val="00FF2917"/>
    <w:rsid w:val="00FF743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1B6E506B"/>
  <w15:docId w15:val="{8BA26AEE-42FA-4971-ACE1-E12B34C5A5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0490A"/>
  </w:style>
  <w:style w:type="paragraph" w:styleId="Heading1">
    <w:name w:val="heading 1"/>
    <w:basedOn w:val="Normal"/>
    <w:link w:val="Heading1Char"/>
    <w:uiPriority w:val="9"/>
    <w:qFormat/>
    <w:rsid w:val="00E64039"/>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
    <w:name w:val="Body"/>
    <w:rsid w:val="0079335A"/>
    <w:pPr>
      <w:pBdr>
        <w:top w:val="nil"/>
        <w:left w:val="nil"/>
        <w:bottom w:val="nil"/>
        <w:right w:val="nil"/>
        <w:between w:val="nil"/>
        <w:bar w:val="nil"/>
      </w:pBdr>
      <w:spacing w:line="276" w:lineRule="auto"/>
    </w:pPr>
    <w:rPr>
      <w:rFonts w:ascii="Helvetica Neue" w:eastAsia="Arial Unicode MS" w:hAnsi="Helvetica Neue" w:cs="Arial Unicode MS"/>
      <w:color w:val="000000"/>
      <w:sz w:val="21"/>
      <w:szCs w:val="21"/>
      <w:u w:color="000000"/>
      <w:bdr w:val="nil"/>
      <w:lang w:val="en-US" w:eastAsia="en-GB"/>
    </w:rPr>
  </w:style>
  <w:style w:type="paragraph" w:customStyle="1" w:styleId="BodyA">
    <w:name w:val="Body A"/>
    <w:rsid w:val="0079335A"/>
    <w:pPr>
      <w:pBdr>
        <w:top w:val="nil"/>
        <w:left w:val="nil"/>
        <w:bottom w:val="nil"/>
        <w:right w:val="nil"/>
        <w:between w:val="nil"/>
        <w:bar w:val="nil"/>
      </w:pBdr>
      <w:spacing w:line="276" w:lineRule="auto"/>
    </w:pPr>
    <w:rPr>
      <w:rFonts w:ascii="Helvetica Neue" w:eastAsia="Arial Unicode MS" w:hAnsi="Helvetica Neue" w:cs="Arial Unicode MS"/>
      <w:color w:val="000000"/>
      <w:u w:color="000000"/>
      <w:bdr w:val="nil"/>
      <w:lang w:val="en-US" w:eastAsia="en-GB"/>
    </w:rPr>
  </w:style>
  <w:style w:type="table" w:customStyle="1" w:styleId="MediumShading2-Accent51">
    <w:name w:val="Medium Shading 2 - Accent 51"/>
    <w:basedOn w:val="TableNormal"/>
    <w:next w:val="MediumShading2-Accent5"/>
    <w:uiPriority w:val="64"/>
    <w:rsid w:val="0079335A"/>
    <w:pPr>
      <w:spacing w:after="0" w:line="240" w:lineRule="auto"/>
    </w:pPr>
    <w:rPr>
      <w:rFonts w:eastAsia="Times New Roman"/>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FF644E"/>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FF644E"/>
      </w:tcPr>
    </w:tblStylePr>
    <w:tblStylePr w:type="lastCol">
      <w:rPr>
        <w:b/>
        <w:bCs/>
        <w:color w:val="FFFFFF"/>
      </w:rPr>
      <w:tblPr/>
      <w:tcPr>
        <w:tcBorders>
          <w:left w:val="nil"/>
          <w:right w:val="nil"/>
          <w:insideH w:val="nil"/>
          <w:insideV w:val="nil"/>
        </w:tcBorders>
        <w:shd w:val="clear" w:color="auto" w:fill="FF644E"/>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semiHidden/>
    <w:unhideWhenUsed/>
    <w:rsid w:val="0079335A"/>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472C4"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472C4" w:themeFill="accent5"/>
      </w:tcPr>
    </w:tblStylePr>
    <w:tblStylePr w:type="lastCol">
      <w:rPr>
        <w:b/>
        <w:bCs/>
        <w:color w:val="FFFFFF" w:themeColor="background1"/>
      </w:rPr>
      <w:tblPr/>
      <w:tcPr>
        <w:tcBorders>
          <w:left w:val="nil"/>
          <w:right w:val="nil"/>
          <w:insideH w:val="nil"/>
          <w:insideV w:val="nil"/>
        </w:tcBorders>
        <w:shd w:val="clear" w:color="auto" w:fill="4472C4"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MediumShading2-Accent52">
    <w:name w:val="Medium Shading 2 - Accent 52"/>
    <w:basedOn w:val="TableNormal"/>
    <w:next w:val="MediumShading2-Accent5"/>
    <w:uiPriority w:val="64"/>
    <w:rsid w:val="0079335A"/>
    <w:pPr>
      <w:spacing w:after="0" w:line="240" w:lineRule="auto"/>
    </w:pPr>
    <w:rPr>
      <w:rFonts w:eastAsia="Times New Roman"/>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FF644E"/>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FF644E"/>
      </w:tcPr>
    </w:tblStylePr>
    <w:tblStylePr w:type="lastCol">
      <w:rPr>
        <w:b/>
        <w:bCs/>
        <w:color w:val="FFFFFF"/>
      </w:rPr>
      <w:tblPr/>
      <w:tcPr>
        <w:tcBorders>
          <w:left w:val="nil"/>
          <w:right w:val="nil"/>
          <w:insideH w:val="nil"/>
          <w:insideV w:val="nil"/>
        </w:tcBorders>
        <w:shd w:val="clear" w:color="auto" w:fill="FF644E"/>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numbering" w:customStyle="1" w:styleId="ImportedStyle2">
    <w:name w:val="Imported Style 2"/>
    <w:rsid w:val="0079335A"/>
    <w:pPr>
      <w:numPr>
        <w:numId w:val="4"/>
      </w:numPr>
    </w:pPr>
  </w:style>
  <w:style w:type="paragraph" w:styleId="Header">
    <w:name w:val="header"/>
    <w:basedOn w:val="Normal"/>
    <w:link w:val="HeaderChar"/>
    <w:uiPriority w:val="99"/>
    <w:unhideWhenUsed/>
    <w:rsid w:val="0079335A"/>
    <w:pPr>
      <w:tabs>
        <w:tab w:val="center" w:pos="4513"/>
        <w:tab w:val="right" w:pos="9026"/>
      </w:tabs>
      <w:spacing w:after="0" w:line="240" w:lineRule="auto"/>
    </w:pPr>
  </w:style>
  <w:style w:type="character" w:customStyle="1" w:styleId="HeaderChar">
    <w:name w:val="Header Char"/>
    <w:basedOn w:val="DefaultParagraphFont"/>
    <w:link w:val="Header"/>
    <w:uiPriority w:val="99"/>
    <w:rsid w:val="0079335A"/>
  </w:style>
  <w:style w:type="paragraph" w:styleId="Footer">
    <w:name w:val="footer"/>
    <w:basedOn w:val="Normal"/>
    <w:link w:val="FooterChar"/>
    <w:uiPriority w:val="99"/>
    <w:unhideWhenUsed/>
    <w:rsid w:val="0079335A"/>
    <w:pPr>
      <w:tabs>
        <w:tab w:val="center" w:pos="4513"/>
        <w:tab w:val="right" w:pos="9026"/>
      </w:tabs>
      <w:spacing w:after="0" w:line="240" w:lineRule="auto"/>
    </w:pPr>
  </w:style>
  <w:style w:type="character" w:customStyle="1" w:styleId="FooterChar">
    <w:name w:val="Footer Char"/>
    <w:basedOn w:val="DefaultParagraphFont"/>
    <w:link w:val="Footer"/>
    <w:uiPriority w:val="99"/>
    <w:rsid w:val="0079335A"/>
  </w:style>
  <w:style w:type="paragraph" w:styleId="BalloonText">
    <w:name w:val="Balloon Text"/>
    <w:basedOn w:val="Normal"/>
    <w:link w:val="BalloonTextChar"/>
    <w:uiPriority w:val="99"/>
    <w:semiHidden/>
    <w:unhideWhenUsed/>
    <w:rsid w:val="007A582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A5829"/>
    <w:rPr>
      <w:rFonts w:ascii="Segoe UI" w:hAnsi="Segoe UI" w:cs="Segoe UI"/>
      <w:sz w:val="18"/>
      <w:szCs w:val="18"/>
    </w:rPr>
  </w:style>
  <w:style w:type="character" w:styleId="CommentReference">
    <w:name w:val="annotation reference"/>
    <w:basedOn w:val="DefaultParagraphFont"/>
    <w:uiPriority w:val="99"/>
    <w:semiHidden/>
    <w:unhideWhenUsed/>
    <w:rsid w:val="00727E1A"/>
    <w:rPr>
      <w:sz w:val="16"/>
      <w:szCs w:val="16"/>
    </w:rPr>
  </w:style>
  <w:style w:type="paragraph" w:styleId="CommentText">
    <w:name w:val="annotation text"/>
    <w:basedOn w:val="Normal"/>
    <w:link w:val="CommentTextChar"/>
    <w:uiPriority w:val="99"/>
    <w:unhideWhenUsed/>
    <w:rsid w:val="00727E1A"/>
    <w:pPr>
      <w:spacing w:line="240" w:lineRule="auto"/>
    </w:pPr>
    <w:rPr>
      <w:sz w:val="20"/>
      <w:szCs w:val="20"/>
    </w:rPr>
  </w:style>
  <w:style w:type="character" w:customStyle="1" w:styleId="CommentTextChar">
    <w:name w:val="Comment Text Char"/>
    <w:basedOn w:val="DefaultParagraphFont"/>
    <w:link w:val="CommentText"/>
    <w:uiPriority w:val="99"/>
    <w:rsid w:val="00727E1A"/>
    <w:rPr>
      <w:sz w:val="20"/>
      <w:szCs w:val="20"/>
    </w:rPr>
  </w:style>
  <w:style w:type="paragraph" w:styleId="CommentSubject">
    <w:name w:val="annotation subject"/>
    <w:basedOn w:val="CommentText"/>
    <w:next w:val="CommentText"/>
    <w:link w:val="CommentSubjectChar"/>
    <w:uiPriority w:val="99"/>
    <w:semiHidden/>
    <w:unhideWhenUsed/>
    <w:rsid w:val="00727E1A"/>
    <w:rPr>
      <w:b/>
      <w:bCs/>
    </w:rPr>
  </w:style>
  <w:style w:type="character" w:customStyle="1" w:styleId="CommentSubjectChar">
    <w:name w:val="Comment Subject Char"/>
    <w:basedOn w:val="CommentTextChar"/>
    <w:link w:val="CommentSubject"/>
    <w:uiPriority w:val="99"/>
    <w:semiHidden/>
    <w:rsid w:val="00727E1A"/>
    <w:rPr>
      <w:b/>
      <w:bCs/>
      <w:sz w:val="20"/>
      <w:szCs w:val="20"/>
    </w:rPr>
  </w:style>
  <w:style w:type="paragraph" w:styleId="ListParagraph">
    <w:name w:val="List Paragraph"/>
    <w:basedOn w:val="Normal"/>
    <w:uiPriority w:val="34"/>
    <w:qFormat/>
    <w:rsid w:val="00787A9E"/>
    <w:pPr>
      <w:ind w:left="720"/>
      <w:contextualSpacing/>
    </w:pPr>
  </w:style>
  <w:style w:type="table" w:styleId="TableGrid">
    <w:name w:val="Table Grid"/>
    <w:basedOn w:val="TableNormal"/>
    <w:uiPriority w:val="39"/>
    <w:rsid w:val="00E8500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otnoteReference">
    <w:name w:val="footnote reference"/>
    <w:basedOn w:val="DefaultParagraphFont"/>
    <w:uiPriority w:val="99"/>
    <w:semiHidden/>
    <w:unhideWhenUsed/>
    <w:rsid w:val="005B3D17"/>
    <w:rPr>
      <w:vertAlign w:val="superscript"/>
    </w:rPr>
  </w:style>
  <w:style w:type="paragraph" w:styleId="NormalWeb">
    <w:name w:val="Normal (Web)"/>
    <w:basedOn w:val="Normal"/>
    <w:uiPriority w:val="99"/>
    <w:semiHidden/>
    <w:unhideWhenUsed/>
    <w:rsid w:val="009160A3"/>
    <w:pPr>
      <w:spacing w:before="100" w:beforeAutospacing="1" w:after="100" w:afterAutospacing="1" w:line="240" w:lineRule="auto"/>
    </w:pPr>
    <w:rPr>
      <w:rFonts w:ascii="Times New Roman" w:eastAsiaTheme="minorEastAsia" w:hAnsi="Times New Roman" w:cs="Times New Roman"/>
      <w:sz w:val="24"/>
      <w:szCs w:val="24"/>
    </w:rPr>
  </w:style>
  <w:style w:type="paragraph" w:styleId="Revision">
    <w:name w:val="Revision"/>
    <w:hidden/>
    <w:uiPriority w:val="99"/>
    <w:semiHidden/>
    <w:rsid w:val="0081667A"/>
    <w:pPr>
      <w:spacing w:after="0" w:line="240" w:lineRule="auto"/>
    </w:pPr>
  </w:style>
  <w:style w:type="character" w:customStyle="1" w:styleId="Heading1Char">
    <w:name w:val="Heading 1 Char"/>
    <w:basedOn w:val="DefaultParagraphFont"/>
    <w:link w:val="Heading1"/>
    <w:uiPriority w:val="9"/>
    <w:rsid w:val="00E64039"/>
    <w:rPr>
      <w:rFonts w:ascii="Times New Roman" w:eastAsia="Times New Roman" w:hAnsi="Times New Roman" w:cs="Times New Roman"/>
      <w:b/>
      <w:bCs/>
      <w:kern w:val="36"/>
      <w:sz w:val="48"/>
      <w:szCs w:val="48"/>
    </w:rPr>
  </w:style>
  <w:style w:type="character" w:styleId="Hyperlink">
    <w:name w:val="Hyperlink"/>
    <w:basedOn w:val="DefaultParagraphFont"/>
    <w:uiPriority w:val="99"/>
    <w:semiHidden/>
    <w:unhideWhenUsed/>
    <w:rsid w:val="00E64039"/>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57866098">
      <w:bodyDiv w:val="1"/>
      <w:marLeft w:val="0"/>
      <w:marRight w:val="0"/>
      <w:marTop w:val="0"/>
      <w:marBottom w:val="0"/>
      <w:divBdr>
        <w:top w:val="none" w:sz="0" w:space="0" w:color="auto"/>
        <w:left w:val="none" w:sz="0" w:space="0" w:color="auto"/>
        <w:bottom w:val="none" w:sz="0" w:space="0" w:color="auto"/>
        <w:right w:val="none" w:sz="0" w:space="0" w:color="auto"/>
      </w:divBdr>
      <w:divsChild>
        <w:div w:id="1492524605">
          <w:marLeft w:val="0"/>
          <w:marRight w:val="0"/>
          <w:marTop w:val="0"/>
          <w:marBottom w:val="0"/>
          <w:divBdr>
            <w:top w:val="none" w:sz="0" w:space="0" w:color="auto"/>
            <w:left w:val="none" w:sz="0" w:space="0" w:color="auto"/>
            <w:bottom w:val="none" w:sz="0" w:space="0" w:color="auto"/>
            <w:right w:val="none" w:sz="0" w:space="0" w:color="auto"/>
          </w:divBdr>
        </w:div>
        <w:div w:id="533857107">
          <w:marLeft w:val="0"/>
          <w:marRight w:val="0"/>
          <w:marTop w:val="0"/>
          <w:marBottom w:val="0"/>
          <w:divBdr>
            <w:top w:val="none" w:sz="0" w:space="0" w:color="auto"/>
            <w:left w:val="none" w:sz="0" w:space="0" w:color="auto"/>
            <w:bottom w:val="single" w:sz="6" w:space="0" w:color="C0C0C0"/>
            <w:right w:val="none" w:sz="0" w:space="0" w:color="auto"/>
          </w:divBdr>
          <w:divsChild>
            <w:div w:id="691690950">
              <w:marLeft w:val="0"/>
              <w:marRight w:val="0"/>
              <w:marTop w:val="0"/>
              <w:marBottom w:val="0"/>
              <w:divBdr>
                <w:top w:val="none" w:sz="0" w:space="0" w:color="auto"/>
                <w:left w:val="none" w:sz="0" w:space="0" w:color="auto"/>
                <w:bottom w:val="none" w:sz="0" w:space="0" w:color="auto"/>
                <w:right w:val="none" w:sz="0" w:space="0" w:color="auto"/>
              </w:divBdr>
              <w:divsChild>
                <w:div w:id="304287589">
                  <w:marLeft w:val="0"/>
                  <w:marRight w:val="0"/>
                  <w:marTop w:val="0"/>
                  <w:marBottom w:val="0"/>
                  <w:divBdr>
                    <w:top w:val="none" w:sz="0" w:space="0" w:color="auto"/>
                    <w:left w:val="none" w:sz="0" w:space="0" w:color="auto"/>
                    <w:bottom w:val="none" w:sz="0" w:space="0" w:color="auto"/>
                    <w:right w:val="none" w:sz="0" w:space="0" w:color="auto"/>
                  </w:divBdr>
                </w:div>
                <w:div w:id="696468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5263607">
      <w:bodyDiv w:val="1"/>
      <w:marLeft w:val="0"/>
      <w:marRight w:val="0"/>
      <w:marTop w:val="0"/>
      <w:marBottom w:val="0"/>
      <w:divBdr>
        <w:top w:val="none" w:sz="0" w:space="0" w:color="auto"/>
        <w:left w:val="none" w:sz="0" w:space="0" w:color="auto"/>
        <w:bottom w:val="none" w:sz="0" w:space="0" w:color="auto"/>
        <w:right w:val="none" w:sz="0" w:space="0" w:color="auto"/>
      </w:divBdr>
      <w:divsChild>
        <w:div w:id="364986445">
          <w:marLeft w:val="0"/>
          <w:marRight w:val="0"/>
          <w:marTop w:val="0"/>
          <w:marBottom w:val="0"/>
          <w:divBdr>
            <w:top w:val="none" w:sz="0" w:space="0" w:color="auto"/>
            <w:left w:val="none" w:sz="0" w:space="0" w:color="auto"/>
            <w:bottom w:val="none" w:sz="0" w:space="0" w:color="auto"/>
            <w:right w:val="none" w:sz="0" w:space="0" w:color="auto"/>
          </w:divBdr>
        </w:div>
        <w:div w:id="1715960280">
          <w:marLeft w:val="0"/>
          <w:marRight w:val="0"/>
          <w:marTop w:val="0"/>
          <w:marBottom w:val="0"/>
          <w:divBdr>
            <w:top w:val="none" w:sz="0" w:space="0" w:color="auto"/>
            <w:left w:val="none" w:sz="0" w:space="0" w:color="auto"/>
            <w:bottom w:val="single" w:sz="6" w:space="0" w:color="C0C0C0"/>
            <w:right w:val="none" w:sz="0" w:space="0" w:color="auto"/>
          </w:divBdr>
          <w:divsChild>
            <w:div w:id="1178304173">
              <w:marLeft w:val="0"/>
              <w:marRight w:val="0"/>
              <w:marTop w:val="0"/>
              <w:marBottom w:val="0"/>
              <w:divBdr>
                <w:top w:val="none" w:sz="0" w:space="0" w:color="auto"/>
                <w:left w:val="none" w:sz="0" w:space="0" w:color="auto"/>
                <w:bottom w:val="none" w:sz="0" w:space="0" w:color="auto"/>
                <w:right w:val="none" w:sz="0" w:space="0" w:color="auto"/>
              </w:divBdr>
              <w:divsChild>
                <w:div w:id="119344105">
                  <w:marLeft w:val="0"/>
                  <w:marRight w:val="0"/>
                  <w:marTop w:val="0"/>
                  <w:marBottom w:val="0"/>
                  <w:divBdr>
                    <w:top w:val="none" w:sz="0" w:space="0" w:color="auto"/>
                    <w:left w:val="none" w:sz="0" w:space="0" w:color="auto"/>
                    <w:bottom w:val="none" w:sz="0" w:space="0" w:color="auto"/>
                    <w:right w:val="none" w:sz="0" w:space="0" w:color="auto"/>
                  </w:divBdr>
                </w:div>
                <w:div w:id="131484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7623485">
      <w:bodyDiv w:val="1"/>
      <w:marLeft w:val="0"/>
      <w:marRight w:val="0"/>
      <w:marTop w:val="0"/>
      <w:marBottom w:val="0"/>
      <w:divBdr>
        <w:top w:val="none" w:sz="0" w:space="0" w:color="auto"/>
        <w:left w:val="none" w:sz="0" w:space="0" w:color="auto"/>
        <w:bottom w:val="none" w:sz="0" w:space="0" w:color="auto"/>
        <w:right w:val="none" w:sz="0" w:space="0" w:color="auto"/>
      </w:divBdr>
    </w:div>
    <w:div w:id="1851336479">
      <w:bodyDiv w:val="1"/>
      <w:marLeft w:val="0"/>
      <w:marRight w:val="0"/>
      <w:marTop w:val="0"/>
      <w:marBottom w:val="0"/>
      <w:divBdr>
        <w:top w:val="none" w:sz="0" w:space="0" w:color="auto"/>
        <w:left w:val="none" w:sz="0" w:space="0" w:color="auto"/>
        <w:bottom w:val="none" w:sz="0" w:space="0" w:color="auto"/>
        <w:right w:val="none" w:sz="0" w:space="0" w:color="auto"/>
      </w:divBdr>
      <w:divsChild>
        <w:div w:id="1179931394">
          <w:marLeft w:val="0"/>
          <w:marRight w:val="0"/>
          <w:marTop w:val="0"/>
          <w:marBottom w:val="0"/>
          <w:divBdr>
            <w:top w:val="none" w:sz="0" w:space="0" w:color="auto"/>
            <w:left w:val="none" w:sz="0" w:space="0" w:color="auto"/>
            <w:bottom w:val="none" w:sz="0" w:space="0" w:color="auto"/>
            <w:right w:val="none" w:sz="0" w:space="0" w:color="auto"/>
          </w:divBdr>
        </w:div>
        <w:div w:id="2001078570">
          <w:marLeft w:val="0"/>
          <w:marRight w:val="0"/>
          <w:marTop w:val="0"/>
          <w:marBottom w:val="0"/>
          <w:divBdr>
            <w:top w:val="none" w:sz="0" w:space="0" w:color="auto"/>
            <w:left w:val="none" w:sz="0" w:space="0" w:color="auto"/>
            <w:bottom w:val="single" w:sz="6" w:space="0" w:color="C0C0C0"/>
            <w:right w:val="none" w:sz="0" w:space="0" w:color="auto"/>
          </w:divBdr>
          <w:divsChild>
            <w:div w:id="261257604">
              <w:marLeft w:val="0"/>
              <w:marRight w:val="0"/>
              <w:marTop w:val="0"/>
              <w:marBottom w:val="0"/>
              <w:divBdr>
                <w:top w:val="none" w:sz="0" w:space="0" w:color="auto"/>
                <w:left w:val="none" w:sz="0" w:space="0" w:color="auto"/>
                <w:bottom w:val="none" w:sz="0" w:space="0" w:color="auto"/>
                <w:right w:val="none" w:sz="0" w:space="0" w:color="auto"/>
              </w:divBdr>
              <w:divsChild>
                <w:div w:id="1909804896">
                  <w:marLeft w:val="0"/>
                  <w:marRight w:val="0"/>
                  <w:marTop w:val="0"/>
                  <w:marBottom w:val="0"/>
                  <w:divBdr>
                    <w:top w:val="none" w:sz="0" w:space="0" w:color="auto"/>
                    <w:left w:val="none" w:sz="0" w:space="0" w:color="auto"/>
                    <w:bottom w:val="none" w:sz="0" w:space="0" w:color="auto"/>
                    <w:right w:val="none" w:sz="0" w:space="0" w:color="auto"/>
                  </w:divBdr>
                </w:div>
                <w:div w:id="922296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comments.xml.rels><?xml version="1.0" encoding="UTF-8" standalone="yes"?>
<Relationships xmlns="http://schemas.openxmlformats.org/package/2006/relationships"><Relationship Id="rId3" Type="http://schemas.openxmlformats.org/officeDocument/2006/relationships/hyperlink" Target="https://doi.org/10.1371/journal.pone.0122916" TargetMode="External"/><Relationship Id="rId2" Type="http://schemas.openxmlformats.org/officeDocument/2006/relationships/hyperlink" Target="https://doi.org/10.1371/journal.pone.0122916" TargetMode="External"/><Relationship Id="rId1" Type="http://schemas.openxmlformats.org/officeDocument/2006/relationships/image" Target="media/image5.png"/></Relationship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fontTable" Target="fontTable.xml"/><Relationship Id="rId3" Type="http://schemas.openxmlformats.org/officeDocument/2006/relationships/styles" Target="styles.xml"/><Relationship Id="rId21" Type="http://schemas.microsoft.com/office/2016/09/relationships/commentsIds" Target="commentsIds.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5" Type="http://schemas.openxmlformats.org/officeDocument/2006/relationships/webSettings" Target="webSettings.xml"/><Relationship Id="rId15" Type="http://schemas.openxmlformats.org/officeDocument/2006/relationships/image" Target="media/image4.png"/><Relationship Id="rId10" Type="http://schemas.openxmlformats.org/officeDocument/2006/relationships/comments" Target="comments.xml"/><Relationship Id="rId19" Type="http://schemas.microsoft.com/office/2011/relationships/people" Target="peop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700"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C5D1BCEC-D16E-465E-9321-F74F2F0DF8C1}">
  <we:reference id="wa102920437" version="1.3.1.1" store="en-GB"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118B67-23DE-4C10-9515-D85E2C8EE5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TotalTime>
  <Pages>1</Pages>
  <Words>17371</Words>
  <Characters>99016</Characters>
  <Application>Microsoft Office Word</Application>
  <DocSecurity>0</DocSecurity>
  <Lines>825</Lines>
  <Paragraphs>232</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116155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Elizabeth Hughes</dc:creator>
  <cp:keywords/>
  <dc:description/>
  <cp:lastModifiedBy>Elizabeth Hughes</cp:lastModifiedBy>
  <cp:revision>4</cp:revision>
  <cp:lastPrinted>2019-02-25T14:30:00Z</cp:lastPrinted>
  <dcterms:created xsi:type="dcterms:W3CDTF">2019-05-01T07:21:00Z</dcterms:created>
  <dcterms:modified xsi:type="dcterms:W3CDTF">2019-05-01T08:34:00Z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a94310cc-299d-3e51-9bcf-b550cdf4c859</vt:lpwstr>
  </property>
  <property fmtid="{D5CDD505-2E9C-101B-9397-08002B2CF9AE}" pid="4" name="Mendeley Citation Style_1">
    <vt:lpwstr>http://www.zotero.org/styles/nature</vt:lpwstr>
  </property>
  <property fmtid="{D5CDD505-2E9C-101B-9397-08002B2CF9AE}" pid="5" name="Mendeley Recent Style Id 0_1">
    <vt:lpwstr>http://www.zotero.org/styles/apa</vt:lpwstr>
  </property>
  <property fmtid="{D5CDD505-2E9C-101B-9397-08002B2CF9AE}" pid="6" name="Mendeley Recent Style Name 0_1">
    <vt:lpwstr>American Psychological Association 6th edition</vt:lpwstr>
  </property>
  <property fmtid="{D5CDD505-2E9C-101B-9397-08002B2CF9AE}" pid="7" name="Mendeley Recent Style Id 1_1">
    <vt:lpwstr>http://www.zotero.org/styles/american-sociological-association</vt:lpwstr>
  </property>
  <property fmtid="{D5CDD505-2E9C-101B-9397-08002B2CF9AE}" pid="8" name="Mendeley Recent Style Name 1_1">
    <vt:lpwstr>American Sociological Association</vt:lpwstr>
  </property>
  <property fmtid="{D5CDD505-2E9C-101B-9397-08002B2CF9AE}" pid="9" name="Mendeley Recent Style Id 2_1">
    <vt:lpwstr>http://www.zotero.org/styles/chicago-author-date</vt:lpwstr>
  </property>
  <property fmtid="{D5CDD505-2E9C-101B-9397-08002B2CF9AE}" pid="10" name="Mendeley Recent Style Name 2_1">
    <vt:lpwstr>Chicago Manual of Style 17th edition (author-date)</vt:lpwstr>
  </property>
  <property fmtid="{D5CDD505-2E9C-101B-9397-08002B2CF9AE}" pid="11" name="Mendeley Recent Style Id 3_1">
    <vt:lpwstr>http://www.zotero.org/styles/harvard-cite-them-right</vt:lpwstr>
  </property>
  <property fmtid="{D5CDD505-2E9C-101B-9397-08002B2CF9AE}" pid="12" name="Mendeley Recent Style Name 3_1">
    <vt:lpwstr>Cite Them Right 10th edition - Harvard</vt:lpwstr>
  </property>
  <property fmtid="{D5CDD505-2E9C-101B-9397-08002B2CF9AE}" pid="13" name="Mendeley Recent Style Id 4_1">
    <vt:lpwstr>http://www.zotero.org/styles/ieee</vt:lpwstr>
  </property>
  <property fmtid="{D5CDD505-2E9C-101B-9397-08002B2CF9AE}" pid="14" name="Mendeley Recent Style Name 4_1">
    <vt:lpwstr>IEEE</vt:lpwstr>
  </property>
  <property fmtid="{D5CDD505-2E9C-101B-9397-08002B2CF9AE}" pid="15" name="Mendeley Recent Style Id 5_1">
    <vt:lpwstr>http://www.zotero.org/styles/modern-humanities-research-association</vt:lpwstr>
  </property>
  <property fmtid="{D5CDD505-2E9C-101B-9397-08002B2CF9AE}" pid="16" name="Mendeley Recent Style Name 5_1">
    <vt:lpwstr>Modern Humanities Research Association 3rd edition (note with bibliography)</vt:lpwstr>
  </property>
  <property fmtid="{D5CDD505-2E9C-101B-9397-08002B2CF9AE}" pid="17" name="Mendeley Recent Style Id 6_1">
    <vt:lpwstr>http://www.zotero.org/styles/modern-language-association</vt:lpwstr>
  </property>
  <property fmtid="{D5CDD505-2E9C-101B-9397-08002B2CF9AE}" pid="18" name="Mendeley Recent Style Name 6_1">
    <vt:lpwstr>Modern Language Association 8th edition</vt:lpwstr>
  </property>
  <property fmtid="{D5CDD505-2E9C-101B-9397-08002B2CF9AE}" pid="19" name="Mendeley Recent Style Id 7_1">
    <vt:lpwstr>http://www.zotero.org/styles/national-library-of-medicine</vt:lpwstr>
  </property>
  <property fmtid="{D5CDD505-2E9C-101B-9397-08002B2CF9AE}" pid="20" name="Mendeley Recent Style Name 7_1">
    <vt:lpwstr>National Library of Medicine</vt:lpwstr>
  </property>
  <property fmtid="{D5CDD505-2E9C-101B-9397-08002B2CF9AE}" pid="21" name="Mendeley Recent Style Id 8_1">
    <vt:lpwstr>http://www.zotero.org/styles/nature</vt:lpwstr>
  </property>
  <property fmtid="{D5CDD505-2E9C-101B-9397-08002B2CF9AE}" pid="22" name="Mendeley Recent Style Name 8_1">
    <vt:lpwstr>Nature</vt:lpwstr>
  </property>
  <property fmtid="{D5CDD505-2E9C-101B-9397-08002B2CF9AE}" pid="23" name="Mendeley Recent Style Id 9_1">
    <vt:lpwstr>http://www.zotero.org/styles/vancouver</vt:lpwstr>
  </property>
  <property fmtid="{D5CDD505-2E9C-101B-9397-08002B2CF9AE}" pid="24" name="Mendeley Recent Style Name 9_1">
    <vt:lpwstr>Vancouver</vt:lpwstr>
  </property>
</Properties>
</file>